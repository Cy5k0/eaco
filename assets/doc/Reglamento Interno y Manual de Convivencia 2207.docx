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993E6" w14:textId="77777777" w:rsidR="000C4D4F" w:rsidRDefault="000C4D4F">
      <w:pPr>
        <w:pStyle w:val="Normal1"/>
        <w:widowControl w:val="0"/>
        <w:pBdr>
          <w:top w:val="nil"/>
          <w:left w:val="nil"/>
          <w:bottom w:val="nil"/>
          <w:right w:val="nil"/>
          <w:between w:val="nil"/>
        </w:pBdr>
        <w:spacing w:after="0"/>
      </w:pPr>
    </w:p>
    <w:p w14:paraId="265BA105" w14:textId="77777777" w:rsidR="000C4D4F" w:rsidRDefault="00EB507A">
      <w:pPr>
        <w:pStyle w:val="Normal1"/>
        <w:jc w:val="center"/>
        <w:rPr>
          <w:b/>
          <w:sz w:val="60"/>
          <w:szCs w:val="60"/>
        </w:rPr>
      </w:pPr>
      <w:r>
        <w:rPr>
          <w:rFonts w:ascii="Arial" w:eastAsia="Arial" w:hAnsi="Arial" w:cs="Arial"/>
          <w:b/>
          <w:color w:val="000000"/>
          <w:sz w:val="60"/>
          <w:szCs w:val="60"/>
          <w:u w:val="single"/>
        </w:rPr>
        <w:t>REGLAMENTO INTERNO Y</w:t>
      </w:r>
      <w:r>
        <w:rPr>
          <w:rFonts w:ascii="Arial" w:eastAsia="Arial" w:hAnsi="Arial" w:cs="Arial"/>
          <w:b/>
          <w:color w:val="000000"/>
          <w:sz w:val="60"/>
          <w:szCs w:val="60"/>
          <w:u w:val="single"/>
        </w:rPr>
        <w:tab/>
      </w:r>
    </w:p>
    <w:p w14:paraId="243D0037" w14:textId="77777777" w:rsidR="000C4D4F" w:rsidRDefault="00EB507A">
      <w:pPr>
        <w:pStyle w:val="Normal1"/>
        <w:jc w:val="center"/>
        <w:rPr>
          <w:rFonts w:ascii="Arial" w:eastAsia="Arial" w:hAnsi="Arial" w:cs="Arial"/>
          <w:b/>
          <w:color w:val="000000"/>
          <w:sz w:val="60"/>
          <w:szCs w:val="60"/>
          <w:u w:val="single"/>
        </w:rPr>
      </w:pPr>
      <w:r>
        <w:rPr>
          <w:rFonts w:ascii="Arial" w:eastAsia="Arial" w:hAnsi="Arial" w:cs="Arial"/>
          <w:b/>
          <w:color w:val="000000"/>
          <w:sz w:val="60"/>
          <w:szCs w:val="60"/>
          <w:u w:val="single"/>
        </w:rPr>
        <w:t>MANUAL DE CONVIVENCIA ESCOLAR</w:t>
      </w:r>
    </w:p>
    <w:p w14:paraId="533E136F" w14:textId="77777777" w:rsidR="000C4D4F" w:rsidRDefault="00EB507A">
      <w:pPr>
        <w:pStyle w:val="Normal1"/>
        <w:jc w:val="center"/>
        <w:rPr>
          <w:rFonts w:ascii="Arial" w:eastAsia="Arial" w:hAnsi="Arial" w:cs="Arial"/>
          <w:b/>
          <w:color w:val="000000"/>
          <w:sz w:val="60"/>
          <w:szCs w:val="60"/>
          <w:u w:val="single"/>
        </w:rPr>
      </w:pPr>
      <w:r>
        <w:rPr>
          <w:rFonts w:ascii="Arial" w:eastAsia="Arial" w:hAnsi="Arial" w:cs="Arial"/>
          <w:b/>
          <w:color w:val="000000"/>
          <w:sz w:val="60"/>
          <w:szCs w:val="60"/>
          <w:u w:val="single"/>
        </w:rPr>
        <w:t>AÑO 2025.</w:t>
      </w:r>
    </w:p>
    <w:p w14:paraId="0F7C7C88" w14:textId="77777777" w:rsidR="000C4D4F" w:rsidRDefault="000C4D4F">
      <w:pPr>
        <w:pStyle w:val="Ttulo3"/>
        <w:spacing w:before="98"/>
        <w:ind w:right="418"/>
        <w:rPr>
          <w:rFonts w:ascii="Calibri" w:eastAsia="Calibri" w:hAnsi="Calibri" w:cs="Calibri"/>
          <w:color w:val="000000"/>
          <w:sz w:val="22"/>
          <w:szCs w:val="22"/>
        </w:rPr>
      </w:pPr>
    </w:p>
    <w:p w14:paraId="35C2181E" w14:textId="77777777" w:rsidR="000C4D4F" w:rsidRDefault="00EB507A">
      <w:pPr>
        <w:pStyle w:val="Normal1"/>
      </w:pPr>
      <w:r>
        <w:rPr>
          <w:noProof/>
          <w:lang w:val="es-ES"/>
        </w:rPr>
        <w:drawing>
          <wp:anchor distT="0" distB="0" distL="114300" distR="114300" simplePos="0" relativeHeight="251658240" behindDoc="0" locked="0" layoutInCell="1" allowOverlap="1" wp14:anchorId="13A35131" wp14:editId="7B6E7A39">
            <wp:simplePos x="0" y="0"/>
            <wp:positionH relativeFrom="column">
              <wp:posOffset>628015</wp:posOffset>
            </wp:positionH>
            <wp:positionV relativeFrom="paragraph">
              <wp:posOffset>123825</wp:posOffset>
            </wp:positionV>
            <wp:extent cx="4764405" cy="1118235"/>
            <wp:effectExtent l="0" t="0" r="0" b="0"/>
            <wp:wrapSquare wrapText="bothSides" distT="0" distB="0" distL="114300" distR="114300"/>
            <wp:docPr id="1852062725" name="image13.png" descr="C:\Users\Psicologo\Desktop\EDUCACIÓN ARTÍSTICA MUNICIPAL (1) (2) (1).png"/>
            <wp:cNvGraphicFramePr/>
            <a:graphic xmlns:a="http://schemas.openxmlformats.org/drawingml/2006/main">
              <a:graphicData uri="http://schemas.openxmlformats.org/drawingml/2006/picture">
                <pic:pic xmlns:pic="http://schemas.openxmlformats.org/drawingml/2006/picture">
                  <pic:nvPicPr>
                    <pic:cNvPr id="0" name="image13.png" descr="C:\Users\Psicologo\Desktop\EDUCACIÓN ARTÍSTICA MUNICIPAL (1) (2) (1).png"/>
                    <pic:cNvPicPr preferRelativeResize="0"/>
                  </pic:nvPicPr>
                  <pic:blipFill>
                    <a:blip r:embed="rId8"/>
                    <a:srcRect b="74262"/>
                    <a:stretch>
                      <a:fillRect/>
                    </a:stretch>
                  </pic:blipFill>
                  <pic:spPr>
                    <a:xfrm>
                      <a:off x="0" y="0"/>
                      <a:ext cx="4764405" cy="1118235"/>
                    </a:xfrm>
                    <a:prstGeom prst="rect">
                      <a:avLst/>
                    </a:prstGeom>
                    <a:ln/>
                  </pic:spPr>
                </pic:pic>
              </a:graphicData>
            </a:graphic>
          </wp:anchor>
        </w:drawing>
      </w:r>
    </w:p>
    <w:p w14:paraId="7223FEE7" w14:textId="77777777" w:rsidR="000C4D4F" w:rsidRDefault="000C4D4F">
      <w:pPr>
        <w:pStyle w:val="Normal1"/>
      </w:pPr>
    </w:p>
    <w:p w14:paraId="69F6D31C" w14:textId="77777777" w:rsidR="000C4D4F" w:rsidRDefault="000C4D4F">
      <w:pPr>
        <w:pStyle w:val="Normal1"/>
      </w:pPr>
    </w:p>
    <w:p w14:paraId="3D0DC84B" w14:textId="77777777" w:rsidR="000C4D4F" w:rsidRDefault="000C4D4F">
      <w:pPr>
        <w:pStyle w:val="Ttulo3"/>
        <w:spacing w:before="98"/>
        <w:ind w:right="51"/>
        <w:rPr>
          <w:rFonts w:ascii="Calibri" w:eastAsia="Calibri" w:hAnsi="Calibri" w:cs="Calibri"/>
          <w:b/>
          <w:color w:val="000000"/>
          <w:sz w:val="23"/>
          <w:szCs w:val="23"/>
        </w:rPr>
      </w:pPr>
    </w:p>
    <w:p w14:paraId="54C9A708" w14:textId="77777777" w:rsidR="000C4D4F" w:rsidRDefault="00EB507A">
      <w:pPr>
        <w:pStyle w:val="Ttulo3"/>
        <w:spacing w:before="98"/>
        <w:ind w:right="51"/>
        <w:rPr>
          <w:rFonts w:ascii="Calibri" w:eastAsia="Calibri" w:hAnsi="Calibri" w:cs="Calibri"/>
          <w:b/>
          <w:color w:val="000000"/>
          <w:sz w:val="23"/>
          <w:szCs w:val="23"/>
        </w:rPr>
      </w:pPr>
      <w:r>
        <w:rPr>
          <w:noProof/>
          <w:lang w:val="es-ES"/>
        </w:rPr>
        <w:drawing>
          <wp:anchor distT="0" distB="0" distL="114300" distR="114300" simplePos="0" relativeHeight="251659264" behindDoc="0" locked="0" layoutInCell="1" allowOverlap="1" wp14:anchorId="5853CA1A" wp14:editId="217D28C8">
            <wp:simplePos x="0" y="0"/>
            <wp:positionH relativeFrom="column">
              <wp:posOffset>628015</wp:posOffset>
            </wp:positionH>
            <wp:positionV relativeFrom="paragraph">
              <wp:posOffset>51435</wp:posOffset>
            </wp:positionV>
            <wp:extent cx="4764405" cy="2606040"/>
            <wp:effectExtent l="0" t="0" r="0" b="0"/>
            <wp:wrapSquare wrapText="bothSides" distT="0" distB="0" distL="114300" distR="114300"/>
            <wp:docPr id="1852062722" name="image3.png" descr="C:\Users\Psicologo\Desktop\EDUCACIÓN ARTÍSTICA MUNICIPAL (1) (2) (1).png"/>
            <wp:cNvGraphicFramePr/>
            <a:graphic xmlns:a="http://schemas.openxmlformats.org/drawingml/2006/main">
              <a:graphicData uri="http://schemas.openxmlformats.org/drawingml/2006/picture">
                <pic:pic xmlns:pic="http://schemas.openxmlformats.org/drawingml/2006/picture">
                  <pic:nvPicPr>
                    <pic:cNvPr id="0" name="image3.png" descr="C:\Users\Psicologo\Desktop\EDUCACIÓN ARTÍSTICA MUNICIPAL (1) (2) (1).png"/>
                    <pic:cNvPicPr preferRelativeResize="0"/>
                  </pic:nvPicPr>
                  <pic:blipFill>
                    <a:blip r:embed="rId9"/>
                    <a:srcRect t="44337"/>
                    <a:stretch>
                      <a:fillRect/>
                    </a:stretch>
                  </pic:blipFill>
                  <pic:spPr>
                    <a:xfrm>
                      <a:off x="0" y="0"/>
                      <a:ext cx="4764405" cy="2606040"/>
                    </a:xfrm>
                    <a:prstGeom prst="rect">
                      <a:avLst/>
                    </a:prstGeom>
                    <a:ln/>
                  </pic:spPr>
                </pic:pic>
              </a:graphicData>
            </a:graphic>
          </wp:anchor>
        </w:drawing>
      </w:r>
    </w:p>
    <w:p w14:paraId="5719CA2D" w14:textId="77777777" w:rsidR="000C4D4F" w:rsidRDefault="000C4D4F">
      <w:pPr>
        <w:pStyle w:val="Ttulo3"/>
        <w:spacing w:before="98"/>
        <w:ind w:right="51"/>
        <w:rPr>
          <w:rFonts w:ascii="Calibri" w:eastAsia="Calibri" w:hAnsi="Calibri" w:cs="Calibri"/>
          <w:b/>
          <w:color w:val="000000"/>
          <w:sz w:val="23"/>
          <w:szCs w:val="23"/>
        </w:rPr>
      </w:pPr>
    </w:p>
    <w:p w14:paraId="136E0C3F" w14:textId="77777777" w:rsidR="000C4D4F" w:rsidRDefault="000C4D4F">
      <w:pPr>
        <w:pStyle w:val="Ttulo3"/>
        <w:spacing w:before="98"/>
        <w:ind w:right="51"/>
        <w:rPr>
          <w:rFonts w:ascii="Calibri" w:eastAsia="Calibri" w:hAnsi="Calibri" w:cs="Calibri"/>
          <w:b/>
          <w:color w:val="000000"/>
          <w:sz w:val="23"/>
          <w:szCs w:val="23"/>
        </w:rPr>
      </w:pPr>
    </w:p>
    <w:p w14:paraId="7FD895F0" w14:textId="77777777" w:rsidR="000C4D4F" w:rsidRDefault="000C4D4F">
      <w:pPr>
        <w:pStyle w:val="Ttulo3"/>
        <w:spacing w:before="98"/>
        <w:ind w:right="51"/>
        <w:rPr>
          <w:rFonts w:ascii="Calibri" w:eastAsia="Calibri" w:hAnsi="Calibri" w:cs="Calibri"/>
          <w:b/>
          <w:color w:val="000000"/>
          <w:sz w:val="23"/>
          <w:szCs w:val="23"/>
        </w:rPr>
      </w:pPr>
    </w:p>
    <w:p w14:paraId="32FD1C36" w14:textId="77777777" w:rsidR="000C4D4F" w:rsidRDefault="000C4D4F">
      <w:pPr>
        <w:pStyle w:val="Ttulo3"/>
        <w:spacing w:before="98"/>
        <w:ind w:right="51"/>
        <w:rPr>
          <w:rFonts w:ascii="Calibri" w:eastAsia="Calibri" w:hAnsi="Calibri" w:cs="Calibri"/>
          <w:b/>
          <w:color w:val="000000"/>
          <w:sz w:val="23"/>
          <w:szCs w:val="23"/>
        </w:rPr>
      </w:pPr>
    </w:p>
    <w:p w14:paraId="33301F8E" w14:textId="77777777" w:rsidR="000C4D4F" w:rsidRDefault="000C4D4F">
      <w:pPr>
        <w:pStyle w:val="Ttulo3"/>
        <w:spacing w:before="98"/>
        <w:ind w:right="51"/>
        <w:rPr>
          <w:rFonts w:ascii="Calibri" w:eastAsia="Calibri" w:hAnsi="Calibri" w:cs="Calibri"/>
          <w:b/>
          <w:color w:val="000000"/>
          <w:sz w:val="23"/>
          <w:szCs w:val="23"/>
        </w:rPr>
      </w:pPr>
    </w:p>
    <w:p w14:paraId="58375F8E" w14:textId="77777777" w:rsidR="000C4D4F" w:rsidRDefault="000C4D4F">
      <w:pPr>
        <w:pStyle w:val="Ttulo3"/>
        <w:spacing w:before="98"/>
        <w:ind w:right="51"/>
        <w:rPr>
          <w:rFonts w:ascii="Calibri" w:eastAsia="Calibri" w:hAnsi="Calibri" w:cs="Calibri"/>
          <w:b/>
          <w:color w:val="000000"/>
          <w:sz w:val="23"/>
          <w:szCs w:val="23"/>
        </w:rPr>
      </w:pPr>
    </w:p>
    <w:p w14:paraId="5F59A3AD" w14:textId="77777777" w:rsidR="000C4D4F" w:rsidRDefault="000C4D4F">
      <w:pPr>
        <w:pStyle w:val="Ttulo3"/>
        <w:spacing w:before="98"/>
        <w:ind w:right="51"/>
        <w:rPr>
          <w:rFonts w:ascii="Calibri" w:eastAsia="Calibri" w:hAnsi="Calibri" w:cs="Calibri"/>
          <w:b/>
          <w:color w:val="000000"/>
          <w:sz w:val="23"/>
          <w:szCs w:val="23"/>
        </w:rPr>
      </w:pPr>
    </w:p>
    <w:p w14:paraId="0CE8FC91" w14:textId="77777777" w:rsidR="000C4D4F" w:rsidRDefault="000C4D4F">
      <w:pPr>
        <w:pStyle w:val="Ttulo3"/>
        <w:spacing w:before="98"/>
        <w:ind w:right="51"/>
        <w:rPr>
          <w:rFonts w:ascii="Calibri" w:eastAsia="Calibri" w:hAnsi="Calibri" w:cs="Calibri"/>
          <w:b/>
          <w:color w:val="000000"/>
          <w:sz w:val="23"/>
          <w:szCs w:val="23"/>
        </w:rPr>
      </w:pPr>
    </w:p>
    <w:p w14:paraId="612DFC8C" w14:textId="77777777" w:rsidR="000C4D4F" w:rsidRDefault="000C4D4F">
      <w:pPr>
        <w:pStyle w:val="Ttulo3"/>
        <w:spacing w:before="98"/>
        <w:ind w:right="51"/>
        <w:rPr>
          <w:rFonts w:ascii="Calibri" w:eastAsia="Calibri" w:hAnsi="Calibri" w:cs="Calibri"/>
          <w:b/>
          <w:color w:val="000000"/>
          <w:sz w:val="23"/>
          <w:szCs w:val="23"/>
        </w:rPr>
      </w:pPr>
    </w:p>
    <w:p w14:paraId="3C3E77B4" w14:textId="77777777" w:rsidR="000C4D4F" w:rsidRDefault="000C4D4F">
      <w:pPr>
        <w:pStyle w:val="Ttulo3"/>
        <w:spacing w:before="98"/>
        <w:ind w:right="51"/>
        <w:rPr>
          <w:rFonts w:ascii="Calibri" w:eastAsia="Calibri" w:hAnsi="Calibri" w:cs="Calibri"/>
          <w:b/>
          <w:color w:val="000000"/>
          <w:sz w:val="23"/>
          <w:szCs w:val="23"/>
        </w:rPr>
      </w:pPr>
    </w:p>
    <w:p w14:paraId="4382FCFF" w14:textId="77777777" w:rsidR="000C4D4F" w:rsidRDefault="000C4D4F">
      <w:pPr>
        <w:pStyle w:val="Ttulo3"/>
        <w:spacing w:before="98"/>
        <w:ind w:right="51"/>
        <w:rPr>
          <w:rFonts w:ascii="Calibri" w:eastAsia="Calibri" w:hAnsi="Calibri" w:cs="Calibri"/>
          <w:b/>
          <w:color w:val="000000"/>
          <w:sz w:val="23"/>
          <w:szCs w:val="23"/>
        </w:rPr>
      </w:pPr>
    </w:p>
    <w:p w14:paraId="13309CDA" w14:textId="77777777" w:rsidR="000C4D4F" w:rsidRDefault="000C4D4F">
      <w:pPr>
        <w:pStyle w:val="Ttulo3"/>
        <w:spacing w:before="98"/>
        <w:ind w:right="51"/>
        <w:rPr>
          <w:rFonts w:ascii="Calibri" w:eastAsia="Calibri" w:hAnsi="Calibri" w:cs="Calibri"/>
          <w:b/>
          <w:color w:val="000000"/>
          <w:sz w:val="23"/>
          <w:szCs w:val="23"/>
        </w:rPr>
      </w:pPr>
    </w:p>
    <w:p w14:paraId="4AFE2558" w14:textId="77777777" w:rsidR="000C4D4F" w:rsidRDefault="000C4D4F">
      <w:pPr>
        <w:pStyle w:val="Ttulo3"/>
        <w:spacing w:before="98"/>
        <w:ind w:right="51"/>
        <w:rPr>
          <w:rFonts w:ascii="Calibri" w:eastAsia="Calibri" w:hAnsi="Calibri" w:cs="Calibri"/>
          <w:b/>
          <w:color w:val="000000"/>
          <w:sz w:val="23"/>
          <w:szCs w:val="23"/>
        </w:rPr>
      </w:pPr>
    </w:p>
    <w:p w14:paraId="12EB8C1F" w14:textId="77777777" w:rsidR="000C4D4F" w:rsidRDefault="000C4D4F">
      <w:pPr>
        <w:pStyle w:val="Normal1"/>
      </w:pPr>
    </w:p>
    <w:p w14:paraId="716B2AFE" w14:textId="77777777" w:rsidR="000C4D4F" w:rsidRDefault="000C4D4F">
      <w:pPr>
        <w:pStyle w:val="Normal1"/>
      </w:pPr>
    </w:p>
    <w:p w14:paraId="375D5925" w14:textId="77777777" w:rsidR="000C4D4F" w:rsidRDefault="000C4D4F">
      <w:pPr>
        <w:pStyle w:val="Ttulo3"/>
        <w:spacing w:before="98"/>
        <w:ind w:right="51"/>
        <w:rPr>
          <w:rFonts w:ascii="Calibri" w:eastAsia="Calibri" w:hAnsi="Calibri" w:cs="Calibri"/>
          <w:b/>
          <w:color w:val="000000"/>
          <w:sz w:val="23"/>
          <w:szCs w:val="23"/>
        </w:rPr>
      </w:pPr>
    </w:p>
    <w:p w14:paraId="757F30EE" w14:textId="77777777" w:rsidR="000C4D4F" w:rsidRDefault="000C4D4F">
      <w:pPr>
        <w:pStyle w:val="Normal1"/>
      </w:pPr>
    </w:p>
    <w:p w14:paraId="2B850A08" w14:textId="77777777" w:rsidR="000C4D4F" w:rsidRDefault="00EB507A">
      <w:pPr>
        <w:pStyle w:val="Normal1"/>
        <w:jc w:val="center"/>
        <w:rPr>
          <w:b/>
          <w:sz w:val="23"/>
          <w:szCs w:val="23"/>
        </w:rPr>
      </w:pPr>
      <w:r>
        <w:rPr>
          <w:b/>
          <w:sz w:val="23"/>
          <w:szCs w:val="23"/>
        </w:rPr>
        <w:lastRenderedPageBreak/>
        <w:t>ÍNDICE</w:t>
      </w:r>
    </w:p>
    <w:tbl>
      <w:tblPr>
        <w:tblStyle w:val="a"/>
        <w:tblW w:w="8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7"/>
        <w:gridCol w:w="853"/>
      </w:tblGrid>
      <w:tr w:rsidR="000C4D4F" w14:paraId="30D26DCC" w14:textId="77777777">
        <w:trPr>
          <w:cantSplit/>
          <w:tblHeader/>
        </w:trPr>
        <w:tc>
          <w:tcPr>
            <w:tcW w:w="7867" w:type="dxa"/>
          </w:tcPr>
          <w:p w14:paraId="29DE9A37" w14:textId="77777777" w:rsidR="000C4D4F" w:rsidRDefault="000C4D4F">
            <w:pPr>
              <w:pStyle w:val="Normal1"/>
              <w:jc w:val="center"/>
              <w:rPr>
                <w:rFonts w:ascii="Arial" w:eastAsia="Arial" w:hAnsi="Arial" w:cs="Arial"/>
                <w:b/>
                <w:color w:val="000000"/>
                <w:sz w:val="23"/>
                <w:szCs w:val="23"/>
                <w:u w:val="single"/>
              </w:rPr>
            </w:pPr>
          </w:p>
        </w:tc>
        <w:tc>
          <w:tcPr>
            <w:tcW w:w="853" w:type="dxa"/>
          </w:tcPr>
          <w:p w14:paraId="5BCF0A7E" w14:textId="77777777" w:rsidR="000C4D4F" w:rsidRDefault="000C4D4F">
            <w:pPr>
              <w:pStyle w:val="Normal1"/>
              <w:jc w:val="center"/>
              <w:rPr>
                <w:rFonts w:ascii="Arial" w:eastAsia="Arial" w:hAnsi="Arial" w:cs="Arial"/>
                <w:b/>
                <w:color w:val="000000"/>
                <w:sz w:val="23"/>
                <w:szCs w:val="23"/>
                <w:u w:val="single"/>
              </w:rPr>
            </w:pPr>
          </w:p>
        </w:tc>
      </w:tr>
      <w:tr w:rsidR="000C4D4F" w14:paraId="70366376" w14:textId="77777777">
        <w:trPr>
          <w:cantSplit/>
          <w:tblHeader/>
        </w:trPr>
        <w:tc>
          <w:tcPr>
            <w:tcW w:w="7867" w:type="dxa"/>
          </w:tcPr>
          <w:p w14:paraId="13CB05C7" w14:textId="77777777" w:rsidR="000C4D4F" w:rsidRDefault="00EB507A">
            <w:pPr>
              <w:pStyle w:val="Normal1"/>
              <w:rPr>
                <w:b/>
              </w:rPr>
            </w:pPr>
            <w:r>
              <w:rPr>
                <w:b/>
              </w:rPr>
              <w:t>IDENTIFICACIÓN DEL ESTABLECIMIENTO</w:t>
            </w:r>
          </w:p>
        </w:tc>
        <w:tc>
          <w:tcPr>
            <w:tcW w:w="853" w:type="dxa"/>
          </w:tcPr>
          <w:p w14:paraId="6EA94E86" w14:textId="77777777" w:rsidR="000C4D4F" w:rsidRDefault="00EB507A">
            <w:pPr>
              <w:pStyle w:val="Normal1"/>
            </w:pPr>
            <w:r>
              <w:t>4</w:t>
            </w:r>
          </w:p>
        </w:tc>
      </w:tr>
      <w:tr w:rsidR="000C4D4F" w14:paraId="7483BDE2" w14:textId="77777777">
        <w:trPr>
          <w:cantSplit/>
          <w:tblHeader/>
        </w:trPr>
        <w:tc>
          <w:tcPr>
            <w:tcW w:w="7867" w:type="dxa"/>
          </w:tcPr>
          <w:p w14:paraId="71929E93" w14:textId="77777777" w:rsidR="000C4D4F" w:rsidRDefault="00EB507A">
            <w:pPr>
              <w:pStyle w:val="Ttulo3"/>
              <w:spacing w:before="98"/>
              <w:ind w:right="51"/>
              <w:rPr>
                <w:rFonts w:ascii="Calibri" w:eastAsia="Calibri" w:hAnsi="Calibri" w:cs="Calibri"/>
                <w:b/>
                <w:color w:val="000000"/>
                <w:sz w:val="22"/>
                <w:szCs w:val="22"/>
              </w:rPr>
            </w:pPr>
            <w:r>
              <w:rPr>
                <w:rFonts w:ascii="Calibri" w:eastAsia="Calibri" w:hAnsi="Calibri" w:cs="Calibri"/>
                <w:b/>
                <w:color w:val="000000"/>
                <w:sz w:val="22"/>
                <w:szCs w:val="22"/>
              </w:rPr>
              <w:t>PREÁMBULO</w:t>
            </w:r>
          </w:p>
        </w:tc>
        <w:tc>
          <w:tcPr>
            <w:tcW w:w="853" w:type="dxa"/>
          </w:tcPr>
          <w:p w14:paraId="20DA5F38" w14:textId="77777777" w:rsidR="000C4D4F" w:rsidRDefault="00EB507A">
            <w:pPr>
              <w:pStyle w:val="Normal1"/>
            </w:pPr>
            <w:r>
              <w:t>5</w:t>
            </w:r>
          </w:p>
        </w:tc>
      </w:tr>
      <w:tr w:rsidR="000C4D4F" w14:paraId="6851B069" w14:textId="77777777">
        <w:trPr>
          <w:cantSplit/>
          <w:tblHeader/>
        </w:trPr>
        <w:tc>
          <w:tcPr>
            <w:tcW w:w="7867" w:type="dxa"/>
          </w:tcPr>
          <w:p w14:paraId="7D187F6F" w14:textId="77777777" w:rsidR="000C4D4F" w:rsidRPr="001C4123" w:rsidRDefault="00EB507A">
            <w:pPr>
              <w:pStyle w:val="Normal1"/>
              <w:tabs>
                <w:tab w:val="left" w:pos="852"/>
                <w:tab w:val="left" w:pos="5508"/>
              </w:tabs>
              <w:ind w:left="426" w:right="-91" w:hanging="426"/>
              <w:rPr>
                <w:b/>
                <w:lang w:val="es-CL"/>
              </w:rPr>
            </w:pPr>
            <w:r w:rsidRPr="001C4123">
              <w:rPr>
                <w:b/>
                <w:lang w:val="es-CL"/>
              </w:rPr>
              <w:t xml:space="preserve">OBJETIVO DEL REGLAMENTO INTERNO </w:t>
            </w:r>
            <w:proofErr w:type="gramStart"/>
            <w:r w:rsidRPr="001C4123">
              <w:rPr>
                <w:b/>
                <w:lang w:val="es-CL"/>
              </w:rPr>
              <w:t>Y  MANUAL</w:t>
            </w:r>
            <w:proofErr w:type="gramEnd"/>
            <w:r w:rsidRPr="001C4123">
              <w:rPr>
                <w:b/>
                <w:lang w:val="es-CL"/>
              </w:rPr>
              <w:t xml:space="preserve"> DE CONVIVENCIA ESCOLAR</w:t>
            </w:r>
          </w:p>
        </w:tc>
        <w:tc>
          <w:tcPr>
            <w:tcW w:w="853" w:type="dxa"/>
          </w:tcPr>
          <w:p w14:paraId="2FDDBABD" w14:textId="77777777" w:rsidR="000C4D4F" w:rsidRDefault="00EB507A">
            <w:pPr>
              <w:pStyle w:val="Normal1"/>
            </w:pPr>
            <w:r>
              <w:t>6</w:t>
            </w:r>
          </w:p>
        </w:tc>
      </w:tr>
      <w:tr w:rsidR="000C4D4F" w14:paraId="540F0DFB" w14:textId="77777777">
        <w:trPr>
          <w:cantSplit/>
          <w:tblHeader/>
        </w:trPr>
        <w:tc>
          <w:tcPr>
            <w:tcW w:w="7867" w:type="dxa"/>
          </w:tcPr>
          <w:p w14:paraId="20E99E7D" w14:textId="77777777" w:rsidR="000C4D4F" w:rsidRDefault="00EB507A">
            <w:pPr>
              <w:pStyle w:val="Normal1"/>
              <w:rPr>
                <w:b/>
              </w:rPr>
            </w:pPr>
            <w:r>
              <w:rPr>
                <w:b/>
              </w:rPr>
              <w:t>FUNDAMENTOS LEGALES DEL REGLAMENTOINTERNO</w:t>
            </w:r>
          </w:p>
        </w:tc>
        <w:tc>
          <w:tcPr>
            <w:tcW w:w="853" w:type="dxa"/>
          </w:tcPr>
          <w:p w14:paraId="3D71DBEE" w14:textId="77777777" w:rsidR="000C4D4F" w:rsidRDefault="00EB507A">
            <w:pPr>
              <w:pStyle w:val="Normal1"/>
            </w:pPr>
            <w:r>
              <w:t>7</w:t>
            </w:r>
          </w:p>
        </w:tc>
      </w:tr>
      <w:tr w:rsidR="000C4D4F" w14:paraId="5BD985B5" w14:textId="77777777">
        <w:trPr>
          <w:cantSplit/>
          <w:tblHeader/>
        </w:trPr>
        <w:tc>
          <w:tcPr>
            <w:tcW w:w="7867" w:type="dxa"/>
          </w:tcPr>
          <w:p w14:paraId="60982BD3" w14:textId="77777777" w:rsidR="000C4D4F" w:rsidRDefault="00EB507A">
            <w:pPr>
              <w:pStyle w:val="Normal1"/>
              <w:rPr>
                <w:b/>
              </w:rPr>
            </w:pPr>
            <w:r>
              <w:rPr>
                <w:b/>
              </w:rPr>
              <w:t>ANTECEDENTES HISTORICOS</w:t>
            </w:r>
          </w:p>
        </w:tc>
        <w:tc>
          <w:tcPr>
            <w:tcW w:w="853" w:type="dxa"/>
          </w:tcPr>
          <w:p w14:paraId="48D62F18" w14:textId="77777777" w:rsidR="000C4D4F" w:rsidRDefault="00EB507A">
            <w:pPr>
              <w:pStyle w:val="Normal1"/>
            </w:pPr>
            <w:r>
              <w:t>8</w:t>
            </w:r>
          </w:p>
        </w:tc>
      </w:tr>
      <w:tr w:rsidR="000C4D4F" w14:paraId="613A2FCC" w14:textId="77777777">
        <w:trPr>
          <w:cantSplit/>
          <w:tblHeader/>
        </w:trPr>
        <w:tc>
          <w:tcPr>
            <w:tcW w:w="7867" w:type="dxa"/>
          </w:tcPr>
          <w:p w14:paraId="42EB505D" w14:textId="77777777" w:rsidR="000C4D4F" w:rsidRDefault="00EB507A">
            <w:pPr>
              <w:pStyle w:val="Normal1"/>
              <w:rPr>
                <w:b/>
              </w:rPr>
            </w:pPr>
            <w:r>
              <w:rPr>
                <w:b/>
              </w:rPr>
              <w:t>VISIÓN y MISIÓN</w:t>
            </w:r>
          </w:p>
        </w:tc>
        <w:tc>
          <w:tcPr>
            <w:tcW w:w="853" w:type="dxa"/>
          </w:tcPr>
          <w:p w14:paraId="5876D0EE" w14:textId="77777777" w:rsidR="000C4D4F" w:rsidRDefault="00EB507A">
            <w:pPr>
              <w:pStyle w:val="Normal1"/>
            </w:pPr>
            <w:r>
              <w:t>9</w:t>
            </w:r>
          </w:p>
        </w:tc>
      </w:tr>
      <w:tr w:rsidR="000C4D4F" w14:paraId="2E09C385" w14:textId="77777777">
        <w:trPr>
          <w:cantSplit/>
          <w:tblHeader/>
        </w:trPr>
        <w:tc>
          <w:tcPr>
            <w:tcW w:w="7867" w:type="dxa"/>
          </w:tcPr>
          <w:p w14:paraId="1048902F" w14:textId="77777777" w:rsidR="000C4D4F" w:rsidRDefault="00EB507A">
            <w:pPr>
              <w:pStyle w:val="Normal1"/>
              <w:rPr>
                <w:b/>
              </w:rPr>
            </w:pPr>
            <w:r>
              <w:rPr>
                <w:b/>
              </w:rPr>
              <w:t>ORGANIGRAMA</w:t>
            </w:r>
          </w:p>
        </w:tc>
        <w:tc>
          <w:tcPr>
            <w:tcW w:w="853" w:type="dxa"/>
          </w:tcPr>
          <w:p w14:paraId="4AD02434" w14:textId="77777777" w:rsidR="000C4D4F" w:rsidRDefault="00EB507A">
            <w:pPr>
              <w:pStyle w:val="Normal1"/>
            </w:pPr>
            <w:r>
              <w:t>10</w:t>
            </w:r>
          </w:p>
        </w:tc>
      </w:tr>
      <w:tr w:rsidR="000C4D4F" w14:paraId="35BE0C74" w14:textId="77777777">
        <w:trPr>
          <w:cantSplit/>
          <w:tblHeader/>
        </w:trPr>
        <w:tc>
          <w:tcPr>
            <w:tcW w:w="7867" w:type="dxa"/>
          </w:tcPr>
          <w:p w14:paraId="479E9CFB" w14:textId="77777777" w:rsidR="000C4D4F" w:rsidRPr="001C4123" w:rsidRDefault="00EB507A">
            <w:pPr>
              <w:pStyle w:val="Normal1"/>
              <w:rPr>
                <w:b/>
                <w:lang w:val="es-CL"/>
              </w:rPr>
            </w:pPr>
            <w:r w:rsidRPr="001C4123">
              <w:rPr>
                <w:b/>
                <w:lang w:val="es-CL"/>
              </w:rPr>
              <w:t>DOCENTES, ASISTENTES DE LA EDUCACION Y PROFESIONALES DE APOYO</w:t>
            </w:r>
          </w:p>
        </w:tc>
        <w:tc>
          <w:tcPr>
            <w:tcW w:w="853" w:type="dxa"/>
          </w:tcPr>
          <w:p w14:paraId="2AF936F5" w14:textId="77777777" w:rsidR="000C4D4F" w:rsidRDefault="00EB507A">
            <w:pPr>
              <w:pStyle w:val="Normal1"/>
            </w:pPr>
            <w:r>
              <w:t>11</w:t>
            </w:r>
          </w:p>
        </w:tc>
      </w:tr>
      <w:tr w:rsidR="000C4D4F" w14:paraId="49B118C0" w14:textId="77777777">
        <w:trPr>
          <w:cantSplit/>
          <w:tblHeader/>
        </w:trPr>
        <w:tc>
          <w:tcPr>
            <w:tcW w:w="7867" w:type="dxa"/>
          </w:tcPr>
          <w:p w14:paraId="56F08180" w14:textId="77777777" w:rsidR="000C4D4F" w:rsidRPr="001C4123" w:rsidRDefault="00EB507A">
            <w:pPr>
              <w:pStyle w:val="Normal1"/>
              <w:tabs>
                <w:tab w:val="left" w:pos="5508"/>
              </w:tabs>
              <w:rPr>
                <w:b/>
                <w:color w:val="000000"/>
                <w:lang w:val="es-CL"/>
              </w:rPr>
            </w:pPr>
            <w:r w:rsidRPr="001C4123">
              <w:rPr>
                <w:b/>
                <w:color w:val="000000"/>
                <w:lang w:val="es-CL"/>
              </w:rPr>
              <w:t>DE LOS CARGOS: FUNCIONES Y ROLES</w:t>
            </w:r>
          </w:p>
        </w:tc>
        <w:tc>
          <w:tcPr>
            <w:tcW w:w="853" w:type="dxa"/>
          </w:tcPr>
          <w:p w14:paraId="63A4F0A7" w14:textId="77777777" w:rsidR="000C4D4F" w:rsidRDefault="00EB507A">
            <w:pPr>
              <w:pStyle w:val="Normal1"/>
            </w:pPr>
            <w:r>
              <w:t>13</w:t>
            </w:r>
          </w:p>
        </w:tc>
      </w:tr>
      <w:tr w:rsidR="000C4D4F" w14:paraId="39789472" w14:textId="77777777">
        <w:trPr>
          <w:cantSplit/>
          <w:tblHeader/>
        </w:trPr>
        <w:tc>
          <w:tcPr>
            <w:tcW w:w="7867" w:type="dxa"/>
          </w:tcPr>
          <w:p w14:paraId="2A0F4EAD" w14:textId="77777777" w:rsidR="000C4D4F" w:rsidRPr="001C4123" w:rsidRDefault="00EB507A">
            <w:pPr>
              <w:pStyle w:val="Normal1"/>
              <w:tabs>
                <w:tab w:val="left" w:pos="5508"/>
              </w:tabs>
              <w:rPr>
                <w:b/>
                <w:lang w:val="es-CL"/>
              </w:rPr>
            </w:pPr>
            <w:r w:rsidRPr="001C4123">
              <w:rPr>
                <w:b/>
                <w:lang w:val="es-CL"/>
              </w:rPr>
              <w:t xml:space="preserve">DERECHOS DE LA COMUNIDAD EDUCATIVA </w:t>
            </w:r>
          </w:p>
        </w:tc>
        <w:tc>
          <w:tcPr>
            <w:tcW w:w="853" w:type="dxa"/>
          </w:tcPr>
          <w:p w14:paraId="2849FCEB" w14:textId="77777777" w:rsidR="000C4D4F" w:rsidRDefault="00EB507A">
            <w:pPr>
              <w:pStyle w:val="Normal1"/>
            </w:pPr>
            <w:r>
              <w:t>18</w:t>
            </w:r>
          </w:p>
        </w:tc>
      </w:tr>
      <w:tr w:rsidR="000C4D4F" w14:paraId="49FBD5EE" w14:textId="77777777">
        <w:trPr>
          <w:cantSplit/>
          <w:tblHeader/>
        </w:trPr>
        <w:tc>
          <w:tcPr>
            <w:tcW w:w="7867" w:type="dxa"/>
          </w:tcPr>
          <w:p w14:paraId="61E3A16B" w14:textId="77777777" w:rsidR="000C4D4F" w:rsidRDefault="00EB507A">
            <w:pPr>
              <w:pStyle w:val="Normal1"/>
              <w:tabs>
                <w:tab w:val="left" w:pos="5508"/>
              </w:tabs>
              <w:rPr>
                <w:b/>
              </w:rPr>
            </w:pPr>
            <w:r>
              <w:rPr>
                <w:b/>
              </w:rPr>
              <w:t>DERECHOS DE LOS ESTUDUANTES</w:t>
            </w:r>
          </w:p>
        </w:tc>
        <w:tc>
          <w:tcPr>
            <w:tcW w:w="853" w:type="dxa"/>
          </w:tcPr>
          <w:p w14:paraId="74B47510" w14:textId="77777777" w:rsidR="000C4D4F" w:rsidRDefault="00EB507A">
            <w:pPr>
              <w:pStyle w:val="Normal1"/>
            </w:pPr>
            <w:r>
              <w:t>18</w:t>
            </w:r>
          </w:p>
        </w:tc>
      </w:tr>
      <w:tr w:rsidR="000C4D4F" w14:paraId="2B2EDA57" w14:textId="77777777">
        <w:trPr>
          <w:cantSplit/>
          <w:tblHeader/>
        </w:trPr>
        <w:tc>
          <w:tcPr>
            <w:tcW w:w="7867" w:type="dxa"/>
          </w:tcPr>
          <w:p w14:paraId="5D4AF3AF" w14:textId="77777777" w:rsidR="000C4D4F" w:rsidRDefault="00EB507A">
            <w:pPr>
              <w:pStyle w:val="Normal1"/>
              <w:tabs>
                <w:tab w:val="left" w:pos="5508"/>
              </w:tabs>
              <w:rPr>
                <w:b/>
              </w:rPr>
            </w:pPr>
            <w:r>
              <w:rPr>
                <w:b/>
              </w:rPr>
              <w:t>DEBERES DE LOS ESTUDIANTES</w:t>
            </w:r>
          </w:p>
        </w:tc>
        <w:tc>
          <w:tcPr>
            <w:tcW w:w="853" w:type="dxa"/>
          </w:tcPr>
          <w:p w14:paraId="1F7373D1" w14:textId="77777777" w:rsidR="000C4D4F" w:rsidRDefault="00EB507A">
            <w:pPr>
              <w:pStyle w:val="Normal1"/>
            </w:pPr>
            <w:r>
              <w:t>19</w:t>
            </w:r>
          </w:p>
        </w:tc>
      </w:tr>
      <w:tr w:rsidR="000C4D4F" w14:paraId="701EF753" w14:textId="77777777">
        <w:trPr>
          <w:cantSplit/>
          <w:tblHeader/>
        </w:trPr>
        <w:tc>
          <w:tcPr>
            <w:tcW w:w="7867" w:type="dxa"/>
          </w:tcPr>
          <w:p w14:paraId="3F7B0509" w14:textId="77777777" w:rsidR="000C4D4F" w:rsidRDefault="00EB507A">
            <w:pPr>
              <w:pStyle w:val="Normal1"/>
              <w:tabs>
                <w:tab w:val="left" w:pos="5508"/>
              </w:tabs>
              <w:rPr>
                <w:b/>
              </w:rPr>
            </w:pPr>
            <w:r>
              <w:rPr>
                <w:b/>
              </w:rPr>
              <w:t>DERECHOS DE LOS APODERADOS</w:t>
            </w:r>
          </w:p>
        </w:tc>
        <w:tc>
          <w:tcPr>
            <w:tcW w:w="853" w:type="dxa"/>
          </w:tcPr>
          <w:p w14:paraId="6D7D0468" w14:textId="77777777" w:rsidR="000C4D4F" w:rsidRDefault="00EB507A">
            <w:pPr>
              <w:pStyle w:val="Normal1"/>
            </w:pPr>
            <w:r>
              <w:t>20</w:t>
            </w:r>
          </w:p>
        </w:tc>
      </w:tr>
      <w:tr w:rsidR="000C4D4F" w14:paraId="789EFEC2" w14:textId="77777777">
        <w:trPr>
          <w:cantSplit/>
          <w:tblHeader/>
        </w:trPr>
        <w:tc>
          <w:tcPr>
            <w:tcW w:w="7867" w:type="dxa"/>
          </w:tcPr>
          <w:p w14:paraId="6F031A91" w14:textId="77777777" w:rsidR="000C4D4F" w:rsidRDefault="00EB507A">
            <w:pPr>
              <w:pStyle w:val="Normal1"/>
              <w:rPr>
                <w:b/>
              </w:rPr>
            </w:pPr>
            <w:r>
              <w:rPr>
                <w:b/>
              </w:rPr>
              <w:t>DEBERES DE LOS APODERADOS</w:t>
            </w:r>
          </w:p>
        </w:tc>
        <w:tc>
          <w:tcPr>
            <w:tcW w:w="853" w:type="dxa"/>
          </w:tcPr>
          <w:p w14:paraId="651F30C6" w14:textId="77777777" w:rsidR="000C4D4F" w:rsidRDefault="00EB507A">
            <w:pPr>
              <w:pStyle w:val="Normal1"/>
            </w:pPr>
            <w:r>
              <w:t>21</w:t>
            </w:r>
          </w:p>
        </w:tc>
      </w:tr>
      <w:tr w:rsidR="000C4D4F" w14:paraId="3A744886" w14:textId="77777777">
        <w:trPr>
          <w:cantSplit/>
          <w:tblHeader/>
        </w:trPr>
        <w:tc>
          <w:tcPr>
            <w:tcW w:w="7867" w:type="dxa"/>
          </w:tcPr>
          <w:p w14:paraId="06A048B9" w14:textId="77777777" w:rsidR="000C4D4F" w:rsidRPr="001C4123" w:rsidRDefault="00EB507A">
            <w:pPr>
              <w:pStyle w:val="Normal1"/>
              <w:tabs>
                <w:tab w:val="left" w:pos="5508"/>
              </w:tabs>
              <w:rPr>
                <w:b/>
                <w:lang w:val="es-CL"/>
              </w:rPr>
            </w:pPr>
            <w:r w:rsidRPr="001C4123">
              <w:rPr>
                <w:b/>
                <w:lang w:val="es-CL"/>
              </w:rPr>
              <w:t xml:space="preserve">DERECHOS DE LOS FUNCIONARIOS DEL ESTABLECIMIENTO </w:t>
            </w:r>
          </w:p>
        </w:tc>
        <w:tc>
          <w:tcPr>
            <w:tcW w:w="853" w:type="dxa"/>
          </w:tcPr>
          <w:p w14:paraId="4E129894" w14:textId="77777777" w:rsidR="000C4D4F" w:rsidRDefault="00EB507A">
            <w:pPr>
              <w:pStyle w:val="Normal1"/>
            </w:pPr>
            <w:r>
              <w:t>21</w:t>
            </w:r>
          </w:p>
        </w:tc>
      </w:tr>
      <w:tr w:rsidR="000C4D4F" w14:paraId="055DD9C3" w14:textId="77777777">
        <w:trPr>
          <w:cantSplit/>
          <w:tblHeader/>
        </w:trPr>
        <w:tc>
          <w:tcPr>
            <w:tcW w:w="7867" w:type="dxa"/>
          </w:tcPr>
          <w:p w14:paraId="1A0EFF98" w14:textId="77777777" w:rsidR="000C4D4F" w:rsidRPr="001C4123" w:rsidRDefault="00EB507A">
            <w:pPr>
              <w:pStyle w:val="Normal1"/>
              <w:rPr>
                <w:b/>
                <w:lang w:val="es-CL"/>
              </w:rPr>
            </w:pPr>
            <w:r w:rsidRPr="001C4123">
              <w:rPr>
                <w:b/>
                <w:lang w:val="es-CL"/>
              </w:rPr>
              <w:t>DEBERES DE LOS FUNCIONARIOS DEL ESTABLECIMIENTO</w:t>
            </w:r>
          </w:p>
        </w:tc>
        <w:tc>
          <w:tcPr>
            <w:tcW w:w="853" w:type="dxa"/>
          </w:tcPr>
          <w:p w14:paraId="4C702590" w14:textId="77777777" w:rsidR="000C4D4F" w:rsidRDefault="00EB507A">
            <w:pPr>
              <w:pStyle w:val="Normal1"/>
            </w:pPr>
            <w:r>
              <w:t>22</w:t>
            </w:r>
          </w:p>
        </w:tc>
      </w:tr>
      <w:tr w:rsidR="000C4D4F" w14:paraId="1B0780D7" w14:textId="77777777">
        <w:trPr>
          <w:cantSplit/>
          <w:tblHeader/>
        </w:trPr>
        <w:tc>
          <w:tcPr>
            <w:tcW w:w="7867" w:type="dxa"/>
          </w:tcPr>
          <w:p w14:paraId="7C77B626" w14:textId="77777777" w:rsidR="000C4D4F" w:rsidRPr="001C4123" w:rsidRDefault="00EB507A">
            <w:pPr>
              <w:pStyle w:val="Normal1"/>
              <w:rPr>
                <w:b/>
                <w:lang w:val="es-CL"/>
              </w:rPr>
            </w:pPr>
            <w:r w:rsidRPr="001C4123">
              <w:rPr>
                <w:b/>
                <w:lang w:val="es-CL"/>
              </w:rPr>
              <w:t>NORMAS TÉCNICO ADMINISTRATIVAS SOBRE ESTRUCTURA Y FUNCIONAMIENTO GENERAL DEL ESTABLECIMIENTO</w:t>
            </w:r>
          </w:p>
        </w:tc>
        <w:tc>
          <w:tcPr>
            <w:tcW w:w="853" w:type="dxa"/>
          </w:tcPr>
          <w:p w14:paraId="1793C55F" w14:textId="77777777" w:rsidR="000C4D4F" w:rsidRDefault="00EB507A">
            <w:pPr>
              <w:pStyle w:val="Normal1"/>
            </w:pPr>
            <w:r>
              <w:t>23</w:t>
            </w:r>
          </w:p>
        </w:tc>
      </w:tr>
      <w:tr w:rsidR="000C4D4F" w14:paraId="6006C822" w14:textId="77777777">
        <w:trPr>
          <w:cantSplit/>
          <w:tblHeader/>
        </w:trPr>
        <w:tc>
          <w:tcPr>
            <w:tcW w:w="7867" w:type="dxa"/>
          </w:tcPr>
          <w:p w14:paraId="09E67BD8" w14:textId="77777777" w:rsidR="000C4D4F" w:rsidRDefault="00EB507A">
            <w:pPr>
              <w:pStyle w:val="Normal1"/>
              <w:rPr>
                <w:b/>
              </w:rPr>
            </w:pPr>
            <w:r>
              <w:rPr>
                <w:b/>
              </w:rPr>
              <w:t>REGIMEN DE JORNADA ESCOLAR</w:t>
            </w:r>
          </w:p>
        </w:tc>
        <w:tc>
          <w:tcPr>
            <w:tcW w:w="853" w:type="dxa"/>
          </w:tcPr>
          <w:p w14:paraId="6A29C8BC" w14:textId="77777777" w:rsidR="000C4D4F" w:rsidRDefault="00EB507A">
            <w:pPr>
              <w:pStyle w:val="Normal1"/>
            </w:pPr>
            <w:r>
              <w:t>24</w:t>
            </w:r>
          </w:p>
        </w:tc>
      </w:tr>
      <w:tr w:rsidR="000C4D4F" w14:paraId="11A3B0A6" w14:textId="77777777">
        <w:trPr>
          <w:cantSplit/>
          <w:tblHeader/>
        </w:trPr>
        <w:tc>
          <w:tcPr>
            <w:tcW w:w="7867" w:type="dxa"/>
          </w:tcPr>
          <w:p w14:paraId="7F38B982" w14:textId="77777777" w:rsidR="000C4D4F" w:rsidRPr="001C4123" w:rsidRDefault="00EB507A">
            <w:pPr>
              <w:pStyle w:val="Normal1"/>
              <w:rPr>
                <w:b/>
                <w:lang w:val="es-CL"/>
              </w:rPr>
            </w:pPr>
            <w:r w:rsidRPr="001C4123">
              <w:rPr>
                <w:b/>
                <w:lang w:val="es-CL"/>
              </w:rPr>
              <w:t>PROCEDIMIENTO DE SUSPENSIÓN DE CLASES</w:t>
            </w:r>
          </w:p>
        </w:tc>
        <w:tc>
          <w:tcPr>
            <w:tcW w:w="853" w:type="dxa"/>
          </w:tcPr>
          <w:p w14:paraId="3E31A56A" w14:textId="77777777" w:rsidR="000C4D4F" w:rsidRDefault="00EB507A">
            <w:pPr>
              <w:pStyle w:val="Normal1"/>
            </w:pPr>
            <w:r>
              <w:t>24</w:t>
            </w:r>
          </w:p>
        </w:tc>
      </w:tr>
      <w:tr w:rsidR="000C4D4F" w14:paraId="2B45EF43" w14:textId="77777777">
        <w:trPr>
          <w:cantSplit/>
          <w:tblHeader/>
        </w:trPr>
        <w:tc>
          <w:tcPr>
            <w:tcW w:w="7867" w:type="dxa"/>
          </w:tcPr>
          <w:p w14:paraId="4FBC7B50" w14:textId="77777777" w:rsidR="000C4D4F" w:rsidRPr="001C4123" w:rsidRDefault="00EB507A">
            <w:pPr>
              <w:pStyle w:val="Normal1"/>
              <w:rPr>
                <w:b/>
                <w:lang w:val="es-CL"/>
              </w:rPr>
            </w:pPr>
            <w:r w:rsidRPr="001C4123">
              <w:rPr>
                <w:b/>
                <w:lang w:val="es-CL"/>
              </w:rPr>
              <w:t>DE LAS ASISTENCIAS A CLASES Y PUNTUALIDAD</w:t>
            </w:r>
          </w:p>
        </w:tc>
        <w:tc>
          <w:tcPr>
            <w:tcW w:w="853" w:type="dxa"/>
          </w:tcPr>
          <w:p w14:paraId="0CD38FF2" w14:textId="77777777" w:rsidR="000C4D4F" w:rsidRDefault="00EB507A">
            <w:pPr>
              <w:pStyle w:val="Normal1"/>
            </w:pPr>
            <w:r>
              <w:t>25</w:t>
            </w:r>
          </w:p>
        </w:tc>
      </w:tr>
      <w:tr w:rsidR="000C4D4F" w14:paraId="04754CBD" w14:textId="77777777">
        <w:trPr>
          <w:cantSplit/>
          <w:tblHeader/>
        </w:trPr>
        <w:tc>
          <w:tcPr>
            <w:tcW w:w="7867" w:type="dxa"/>
          </w:tcPr>
          <w:p w14:paraId="34F8A798" w14:textId="77777777" w:rsidR="000C4D4F" w:rsidRPr="001C4123" w:rsidRDefault="00EB507A">
            <w:pPr>
              <w:pStyle w:val="Normal1"/>
              <w:rPr>
                <w:b/>
                <w:lang w:val="es-CL"/>
              </w:rPr>
            </w:pPr>
            <w:r w:rsidRPr="001C4123">
              <w:rPr>
                <w:b/>
                <w:lang w:val="es-CL"/>
              </w:rPr>
              <w:t>DEL RETIRO DE ESTUDIANTES DURANTE LA JORNADA ESCOLAR</w:t>
            </w:r>
          </w:p>
        </w:tc>
        <w:tc>
          <w:tcPr>
            <w:tcW w:w="853" w:type="dxa"/>
          </w:tcPr>
          <w:p w14:paraId="42424C48" w14:textId="77777777" w:rsidR="000C4D4F" w:rsidRDefault="00EB507A">
            <w:pPr>
              <w:pStyle w:val="Normal1"/>
            </w:pPr>
            <w:r>
              <w:t>25</w:t>
            </w:r>
          </w:p>
        </w:tc>
      </w:tr>
      <w:tr w:rsidR="000C4D4F" w14:paraId="6A50F60C" w14:textId="77777777">
        <w:trPr>
          <w:cantSplit/>
          <w:tblHeader/>
        </w:trPr>
        <w:tc>
          <w:tcPr>
            <w:tcW w:w="7867" w:type="dxa"/>
          </w:tcPr>
          <w:p w14:paraId="230D9553" w14:textId="77777777" w:rsidR="000C4D4F" w:rsidRPr="001C4123" w:rsidRDefault="00EB507A">
            <w:pPr>
              <w:pStyle w:val="Normal1"/>
              <w:tabs>
                <w:tab w:val="left" w:pos="5508"/>
              </w:tabs>
              <w:rPr>
                <w:b/>
                <w:lang w:val="es-CL"/>
              </w:rPr>
            </w:pPr>
            <w:r w:rsidRPr="001C4123">
              <w:rPr>
                <w:b/>
                <w:lang w:val="es-CL"/>
              </w:rPr>
              <w:t>MECANISMOS DE COMUNICACIÓN CON PADRES/ APODERADOS Y FUNCIONARIOS.</w:t>
            </w:r>
          </w:p>
        </w:tc>
        <w:tc>
          <w:tcPr>
            <w:tcW w:w="853" w:type="dxa"/>
          </w:tcPr>
          <w:p w14:paraId="5B266080" w14:textId="77777777" w:rsidR="000C4D4F" w:rsidRDefault="00EB507A">
            <w:pPr>
              <w:pStyle w:val="Normal1"/>
            </w:pPr>
            <w:r>
              <w:t>25</w:t>
            </w:r>
          </w:p>
        </w:tc>
      </w:tr>
      <w:tr w:rsidR="000C4D4F" w14:paraId="0E881269" w14:textId="77777777">
        <w:trPr>
          <w:cantSplit/>
          <w:tblHeader/>
        </w:trPr>
        <w:tc>
          <w:tcPr>
            <w:tcW w:w="7867" w:type="dxa"/>
          </w:tcPr>
          <w:p w14:paraId="3EFC2B9C" w14:textId="77777777" w:rsidR="000C4D4F" w:rsidRPr="001C4123" w:rsidRDefault="00EB507A">
            <w:pPr>
              <w:pStyle w:val="Normal1"/>
              <w:rPr>
                <w:b/>
                <w:lang w:val="es-CL"/>
              </w:rPr>
            </w:pPr>
            <w:r w:rsidRPr="001C4123">
              <w:rPr>
                <w:b/>
                <w:sz w:val="23"/>
                <w:szCs w:val="23"/>
                <w:lang w:val="es-CL"/>
              </w:rPr>
              <w:t>REGULACIONES REFERIDAS A LOS PREOCESOS DE ADMISIÓN</w:t>
            </w:r>
          </w:p>
        </w:tc>
        <w:tc>
          <w:tcPr>
            <w:tcW w:w="853" w:type="dxa"/>
          </w:tcPr>
          <w:p w14:paraId="6B21E62C" w14:textId="77777777" w:rsidR="000C4D4F" w:rsidRDefault="00EB507A">
            <w:pPr>
              <w:pStyle w:val="Normal1"/>
            </w:pPr>
            <w:r>
              <w:t>26</w:t>
            </w:r>
          </w:p>
        </w:tc>
      </w:tr>
      <w:tr w:rsidR="000C4D4F" w14:paraId="3DCF2EE6" w14:textId="77777777">
        <w:trPr>
          <w:cantSplit/>
          <w:tblHeader/>
        </w:trPr>
        <w:tc>
          <w:tcPr>
            <w:tcW w:w="7867" w:type="dxa"/>
          </w:tcPr>
          <w:p w14:paraId="1536F354" w14:textId="77777777" w:rsidR="000C4D4F" w:rsidRPr="001C4123" w:rsidRDefault="00EB507A">
            <w:pPr>
              <w:pStyle w:val="Normal1"/>
              <w:tabs>
                <w:tab w:val="left" w:pos="1280"/>
                <w:tab w:val="left" w:pos="1281"/>
              </w:tabs>
              <w:spacing w:before="10" w:line="360" w:lineRule="auto"/>
              <w:rPr>
                <w:b/>
                <w:lang w:val="es-CL"/>
              </w:rPr>
            </w:pPr>
            <w:r w:rsidRPr="001C4123">
              <w:rPr>
                <w:b/>
                <w:lang w:val="es-CL"/>
              </w:rPr>
              <w:t xml:space="preserve">REGULACIONES SOBRE EL USO DEL UNIFORME ESCOLAR </w:t>
            </w:r>
          </w:p>
        </w:tc>
        <w:tc>
          <w:tcPr>
            <w:tcW w:w="853" w:type="dxa"/>
          </w:tcPr>
          <w:p w14:paraId="7821A54B" w14:textId="77777777" w:rsidR="000C4D4F" w:rsidRDefault="00EB507A">
            <w:pPr>
              <w:pStyle w:val="Normal1"/>
            </w:pPr>
            <w:r>
              <w:t>29</w:t>
            </w:r>
          </w:p>
        </w:tc>
      </w:tr>
      <w:tr w:rsidR="000C4D4F" w14:paraId="165C46F5" w14:textId="77777777">
        <w:trPr>
          <w:cantSplit/>
          <w:tblHeader/>
        </w:trPr>
        <w:tc>
          <w:tcPr>
            <w:tcW w:w="7867" w:type="dxa"/>
          </w:tcPr>
          <w:p w14:paraId="504702BF" w14:textId="77777777" w:rsidR="000C4D4F" w:rsidRPr="001C4123" w:rsidRDefault="00EB507A">
            <w:pPr>
              <w:pStyle w:val="Normal1"/>
              <w:rPr>
                <w:b/>
                <w:lang w:val="es-CL"/>
              </w:rPr>
            </w:pPr>
            <w:r w:rsidRPr="001C4123">
              <w:rPr>
                <w:b/>
                <w:lang w:val="es-CL"/>
              </w:rPr>
              <w:t>REGULACIONES REFERIDAS AL AMBITO DE LA SEGURIDAD Y RESGUARDO DE DERECHOS</w:t>
            </w:r>
          </w:p>
        </w:tc>
        <w:tc>
          <w:tcPr>
            <w:tcW w:w="853" w:type="dxa"/>
          </w:tcPr>
          <w:p w14:paraId="4F414761" w14:textId="77777777" w:rsidR="000C4D4F" w:rsidRDefault="00EB507A">
            <w:pPr>
              <w:pStyle w:val="Normal1"/>
            </w:pPr>
            <w:r>
              <w:t>31</w:t>
            </w:r>
          </w:p>
        </w:tc>
      </w:tr>
      <w:tr w:rsidR="000C4D4F" w14:paraId="7B6DC561" w14:textId="77777777">
        <w:trPr>
          <w:cantSplit/>
          <w:tblHeader/>
        </w:trPr>
        <w:tc>
          <w:tcPr>
            <w:tcW w:w="7867" w:type="dxa"/>
          </w:tcPr>
          <w:p w14:paraId="6D1ADC00" w14:textId="77777777" w:rsidR="000C4D4F" w:rsidRPr="001C4123" w:rsidRDefault="00EB507A">
            <w:pPr>
              <w:pStyle w:val="Normal1"/>
              <w:tabs>
                <w:tab w:val="left" w:pos="5508"/>
              </w:tabs>
              <w:rPr>
                <w:b/>
                <w:lang w:val="es-CL"/>
              </w:rPr>
            </w:pPr>
            <w:r w:rsidRPr="001C4123">
              <w:rPr>
                <w:b/>
                <w:lang w:val="es-CL"/>
              </w:rPr>
              <w:t>PARTICIPACIÓN DE LA COMUNIDAD EDUCATIVA</w:t>
            </w:r>
          </w:p>
        </w:tc>
        <w:tc>
          <w:tcPr>
            <w:tcW w:w="853" w:type="dxa"/>
          </w:tcPr>
          <w:p w14:paraId="3A76D247" w14:textId="77777777" w:rsidR="000C4D4F" w:rsidRDefault="00EB507A">
            <w:pPr>
              <w:pStyle w:val="Normal1"/>
            </w:pPr>
            <w:r>
              <w:t>32</w:t>
            </w:r>
          </w:p>
        </w:tc>
      </w:tr>
      <w:tr w:rsidR="000C4D4F" w14:paraId="42DD4BAE" w14:textId="77777777">
        <w:trPr>
          <w:cantSplit/>
          <w:tblHeader/>
        </w:trPr>
        <w:tc>
          <w:tcPr>
            <w:tcW w:w="7867" w:type="dxa"/>
          </w:tcPr>
          <w:p w14:paraId="3D3A2767" w14:textId="77777777" w:rsidR="000C4D4F" w:rsidRDefault="00EB507A">
            <w:pPr>
              <w:pStyle w:val="Normal1"/>
              <w:rPr>
                <w:b/>
              </w:rPr>
            </w:pPr>
            <w:r>
              <w:rPr>
                <w:b/>
              </w:rPr>
              <w:t>CONSEJO ESCOLAR</w:t>
            </w:r>
          </w:p>
        </w:tc>
        <w:tc>
          <w:tcPr>
            <w:tcW w:w="853" w:type="dxa"/>
          </w:tcPr>
          <w:p w14:paraId="7B067C59" w14:textId="77777777" w:rsidR="000C4D4F" w:rsidRDefault="00EB507A">
            <w:pPr>
              <w:pStyle w:val="Normal1"/>
            </w:pPr>
            <w:r>
              <w:t>32</w:t>
            </w:r>
          </w:p>
        </w:tc>
      </w:tr>
      <w:tr w:rsidR="000C4D4F" w14:paraId="2B077637" w14:textId="77777777">
        <w:trPr>
          <w:cantSplit/>
          <w:tblHeader/>
        </w:trPr>
        <w:tc>
          <w:tcPr>
            <w:tcW w:w="7867" w:type="dxa"/>
          </w:tcPr>
          <w:p w14:paraId="3EAD3B09" w14:textId="77777777" w:rsidR="000C4D4F" w:rsidRDefault="00EB507A">
            <w:pPr>
              <w:pStyle w:val="Normal1"/>
              <w:rPr>
                <w:b/>
              </w:rPr>
            </w:pPr>
            <w:r>
              <w:rPr>
                <w:b/>
              </w:rPr>
              <w:t xml:space="preserve">COMITÉ DE SEGURIDAD ESCOLAR </w:t>
            </w:r>
          </w:p>
        </w:tc>
        <w:tc>
          <w:tcPr>
            <w:tcW w:w="853" w:type="dxa"/>
          </w:tcPr>
          <w:p w14:paraId="16BEA688" w14:textId="77777777" w:rsidR="000C4D4F" w:rsidRDefault="00EB507A">
            <w:pPr>
              <w:pStyle w:val="Normal1"/>
            </w:pPr>
            <w:r>
              <w:t>33</w:t>
            </w:r>
          </w:p>
        </w:tc>
      </w:tr>
      <w:tr w:rsidR="000C4D4F" w14:paraId="5DC18E54" w14:textId="77777777">
        <w:trPr>
          <w:cantSplit/>
          <w:tblHeader/>
        </w:trPr>
        <w:tc>
          <w:tcPr>
            <w:tcW w:w="7867" w:type="dxa"/>
          </w:tcPr>
          <w:p w14:paraId="584EE868" w14:textId="77777777" w:rsidR="000C4D4F" w:rsidRDefault="00EB507A">
            <w:pPr>
              <w:pStyle w:val="Normal1"/>
              <w:rPr>
                <w:b/>
              </w:rPr>
            </w:pPr>
            <w:r>
              <w:rPr>
                <w:b/>
              </w:rPr>
              <w:t>CENTRO DE ALUMNOS</w:t>
            </w:r>
          </w:p>
        </w:tc>
        <w:tc>
          <w:tcPr>
            <w:tcW w:w="853" w:type="dxa"/>
          </w:tcPr>
          <w:p w14:paraId="6636C21C" w14:textId="77777777" w:rsidR="000C4D4F" w:rsidRDefault="00EB507A">
            <w:pPr>
              <w:pStyle w:val="Normal1"/>
            </w:pPr>
            <w:r>
              <w:t>33</w:t>
            </w:r>
          </w:p>
        </w:tc>
      </w:tr>
      <w:tr w:rsidR="000C4D4F" w14:paraId="6236F82A" w14:textId="77777777">
        <w:trPr>
          <w:cantSplit/>
          <w:tblHeader/>
        </w:trPr>
        <w:tc>
          <w:tcPr>
            <w:tcW w:w="7867" w:type="dxa"/>
          </w:tcPr>
          <w:p w14:paraId="657E0468" w14:textId="77777777" w:rsidR="000C4D4F" w:rsidRDefault="00EB507A">
            <w:pPr>
              <w:pStyle w:val="Normal1"/>
              <w:rPr>
                <w:b/>
              </w:rPr>
            </w:pPr>
            <w:r>
              <w:rPr>
                <w:b/>
              </w:rPr>
              <w:t>CONSEJO DE PROFESORES</w:t>
            </w:r>
          </w:p>
        </w:tc>
        <w:tc>
          <w:tcPr>
            <w:tcW w:w="853" w:type="dxa"/>
          </w:tcPr>
          <w:p w14:paraId="2E7BE618" w14:textId="77777777" w:rsidR="000C4D4F" w:rsidRDefault="00EB507A">
            <w:pPr>
              <w:pStyle w:val="Normal1"/>
            </w:pPr>
            <w:r>
              <w:t>36</w:t>
            </w:r>
          </w:p>
        </w:tc>
      </w:tr>
      <w:tr w:rsidR="000C4D4F" w14:paraId="7229DFC1" w14:textId="77777777">
        <w:trPr>
          <w:cantSplit/>
          <w:tblHeader/>
        </w:trPr>
        <w:tc>
          <w:tcPr>
            <w:tcW w:w="7867" w:type="dxa"/>
          </w:tcPr>
          <w:p w14:paraId="71DB4E1A" w14:textId="77777777" w:rsidR="000C4D4F" w:rsidRDefault="00EB507A">
            <w:pPr>
              <w:pStyle w:val="Normal1"/>
              <w:rPr>
                <w:b/>
              </w:rPr>
            </w:pPr>
            <w:r>
              <w:rPr>
                <w:b/>
              </w:rPr>
              <w:t>CENTRO DE PADRES</w:t>
            </w:r>
          </w:p>
        </w:tc>
        <w:tc>
          <w:tcPr>
            <w:tcW w:w="853" w:type="dxa"/>
          </w:tcPr>
          <w:p w14:paraId="05503C67" w14:textId="77777777" w:rsidR="000C4D4F" w:rsidRDefault="00EB507A">
            <w:pPr>
              <w:pStyle w:val="Normal1"/>
            </w:pPr>
            <w:r>
              <w:t>39</w:t>
            </w:r>
          </w:p>
        </w:tc>
      </w:tr>
      <w:tr w:rsidR="000C4D4F" w14:paraId="5C29851D" w14:textId="77777777">
        <w:trPr>
          <w:cantSplit/>
          <w:tblHeader/>
        </w:trPr>
        <w:tc>
          <w:tcPr>
            <w:tcW w:w="7867" w:type="dxa"/>
          </w:tcPr>
          <w:p w14:paraId="4B79F2FD" w14:textId="77777777" w:rsidR="000C4D4F" w:rsidRPr="001C4123" w:rsidRDefault="00EB507A">
            <w:pPr>
              <w:pStyle w:val="Normal1"/>
              <w:rPr>
                <w:b/>
                <w:lang w:val="es-CL"/>
              </w:rPr>
            </w:pPr>
            <w:r w:rsidRPr="001C4123">
              <w:rPr>
                <w:b/>
                <w:lang w:val="es-CL"/>
              </w:rPr>
              <w:t>REGULACIONES REFERIDAS AL ÁMBITO DE LA CONVIVENCIA ESCOLAR</w:t>
            </w:r>
          </w:p>
        </w:tc>
        <w:tc>
          <w:tcPr>
            <w:tcW w:w="853" w:type="dxa"/>
          </w:tcPr>
          <w:p w14:paraId="206BA1C3" w14:textId="77777777" w:rsidR="000C4D4F" w:rsidRDefault="00EB507A">
            <w:pPr>
              <w:pStyle w:val="Normal1"/>
            </w:pPr>
            <w:r>
              <w:t>42</w:t>
            </w:r>
          </w:p>
        </w:tc>
      </w:tr>
      <w:tr w:rsidR="000C4D4F" w14:paraId="5E9ECD68" w14:textId="77777777">
        <w:trPr>
          <w:cantSplit/>
          <w:tblHeader/>
        </w:trPr>
        <w:tc>
          <w:tcPr>
            <w:tcW w:w="7867" w:type="dxa"/>
          </w:tcPr>
          <w:p w14:paraId="3FE48A1E" w14:textId="77777777" w:rsidR="000C4D4F" w:rsidRPr="001C4123" w:rsidRDefault="00EB507A">
            <w:pPr>
              <w:pStyle w:val="Normal1"/>
              <w:rPr>
                <w:b/>
                <w:lang w:val="es-CL"/>
              </w:rPr>
            </w:pPr>
            <w:r w:rsidRPr="001C4123">
              <w:rPr>
                <w:b/>
                <w:lang w:val="es-CL"/>
              </w:rPr>
              <w:t>DESCRIPCIÓN DE FALTAS A LA BUENA CONVIVENCIA ESCOLAR MEDIDAS DISCIPLINARIA Y PROCEDIMIENTOS</w:t>
            </w:r>
          </w:p>
        </w:tc>
        <w:tc>
          <w:tcPr>
            <w:tcW w:w="853" w:type="dxa"/>
          </w:tcPr>
          <w:p w14:paraId="3D937FE8" w14:textId="77777777" w:rsidR="000C4D4F" w:rsidRDefault="00EB507A">
            <w:pPr>
              <w:pStyle w:val="Normal1"/>
            </w:pPr>
            <w:r>
              <w:t>48</w:t>
            </w:r>
          </w:p>
        </w:tc>
      </w:tr>
      <w:tr w:rsidR="000C4D4F" w14:paraId="73979A75" w14:textId="77777777">
        <w:trPr>
          <w:cantSplit/>
          <w:tblHeader/>
        </w:trPr>
        <w:tc>
          <w:tcPr>
            <w:tcW w:w="7867" w:type="dxa"/>
          </w:tcPr>
          <w:p w14:paraId="0D3AFEBA" w14:textId="77777777" w:rsidR="000C4D4F" w:rsidRPr="001C4123" w:rsidRDefault="00EB507A">
            <w:pPr>
              <w:pStyle w:val="Normal1"/>
              <w:widowControl/>
              <w:pBdr>
                <w:top w:val="nil"/>
                <w:left w:val="nil"/>
                <w:bottom w:val="nil"/>
                <w:right w:val="nil"/>
                <w:between w:val="nil"/>
              </w:pBdr>
              <w:tabs>
                <w:tab w:val="left" w:pos="5508"/>
              </w:tabs>
              <w:spacing w:after="200" w:line="276" w:lineRule="auto"/>
              <w:rPr>
                <w:b/>
                <w:color w:val="000000"/>
                <w:sz w:val="22"/>
                <w:szCs w:val="22"/>
                <w:lang w:val="es-CL"/>
              </w:rPr>
            </w:pPr>
            <w:r w:rsidRPr="001C4123">
              <w:rPr>
                <w:b/>
                <w:color w:val="000000"/>
                <w:sz w:val="22"/>
                <w:szCs w:val="22"/>
                <w:lang w:val="es-CL"/>
              </w:rPr>
              <w:t>PROCEDIMIENTO DE GESTIÓN COLABORATIVA DE CONFLICTOS</w:t>
            </w:r>
          </w:p>
        </w:tc>
        <w:tc>
          <w:tcPr>
            <w:tcW w:w="853" w:type="dxa"/>
          </w:tcPr>
          <w:p w14:paraId="2B4AE749" w14:textId="77777777" w:rsidR="000C4D4F" w:rsidRDefault="00EB507A">
            <w:pPr>
              <w:pStyle w:val="Normal1"/>
            </w:pPr>
            <w:r>
              <w:t>53</w:t>
            </w:r>
          </w:p>
        </w:tc>
      </w:tr>
      <w:tr w:rsidR="000C4D4F" w14:paraId="48A60D79" w14:textId="77777777">
        <w:trPr>
          <w:cantSplit/>
          <w:tblHeader/>
        </w:trPr>
        <w:tc>
          <w:tcPr>
            <w:tcW w:w="7867" w:type="dxa"/>
          </w:tcPr>
          <w:p w14:paraId="1A0D6A86" w14:textId="77777777" w:rsidR="000C4D4F" w:rsidRPr="001C4123" w:rsidRDefault="00EB507A">
            <w:pPr>
              <w:pStyle w:val="Normal1"/>
              <w:rPr>
                <w:b/>
                <w:lang w:val="es-CL"/>
              </w:rPr>
            </w:pPr>
            <w:r w:rsidRPr="001C4123">
              <w:rPr>
                <w:b/>
                <w:lang w:val="es-CL"/>
              </w:rPr>
              <w:t>APROBACIÓN, MODIFICACIONES, ACTUALIZACIÓN DEL REGLAMENTO INTERNO</w:t>
            </w:r>
          </w:p>
        </w:tc>
        <w:tc>
          <w:tcPr>
            <w:tcW w:w="853" w:type="dxa"/>
          </w:tcPr>
          <w:p w14:paraId="0FBC5F70" w14:textId="77777777" w:rsidR="000C4D4F" w:rsidRDefault="00EB507A">
            <w:pPr>
              <w:pStyle w:val="Normal1"/>
            </w:pPr>
            <w:r>
              <w:t>55</w:t>
            </w:r>
          </w:p>
        </w:tc>
      </w:tr>
      <w:tr w:rsidR="000C4D4F" w14:paraId="2E51DE26" w14:textId="77777777">
        <w:trPr>
          <w:cantSplit/>
          <w:tblHeader/>
        </w:trPr>
        <w:tc>
          <w:tcPr>
            <w:tcW w:w="7867" w:type="dxa"/>
          </w:tcPr>
          <w:p w14:paraId="255FC73B" w14:textId="77777777" w:rsidR="000C4D4F" w:rsidRDefault="00EB507A">
            <w:pPr>
              <w:pStyle w:val="Normal1"/>
              <w:rPr>
                <w:b/>
              </w:rPr>
            </w:pPr>
            <w:r>
              <w:rPr>
                <w:b/>
              </w:rPr>
              <w:t>PROTOCOLOS</w:t>
            </w:r>
          </w:p>
        </w:tc>
        <w:tc>
          <w:tcPr>
            <w:tcW w:w="853" w:type="dxa"/>
          </w:tcPr>
          <w:p w14:paraId="666AE7F7" w14:textId="77777777" w:rsidR="000C4D4F" w:rsidRDefault="00EB507A">
            <w:pPr>
              <w:pStyle w:val="Normal1"/>
            </w:pPr>
            <w:r>
              <w:t>56</w:t>
            </w:r>
          </w:p>
        </w:tc>
      </w:tr>
      <w:tr w:rsidR="000C4D4F" w14:paraId="00A870DA" w14:textId="77777777">
        <w:trPr>
          <w:cantSplit/>
          <w:tblHeader/>
        </w:trPr>
        <w:tc>
          <w:tcPr>
            <w:tcW w:w="7867" w:type="dxa"/>
          </w:tcPr>
          <w:p w14:paraId="15C43578"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PROTOCOLO DE ACTUACIÓN FRENTE A LA DETECCIÓN DE SITUACIONES DE VULNERACIÓN DE DERECHOS DE ESTUDIANTES</w:t>
            </w:r>
          </w:p>
        </w:tc>
        <w:tc>
          <w:tcPr>
            <w:tcW w:w="853" w:type="dxa"/>
          </w:tcPr>
          <w:p w14:paraId="2343F205" w14:textId="77777777" w:rsidR="000C4D4F" w:rsidRDefault="00EB507A">
            <w:pPr>
              <w:pStyle w:val="Normal1"/>
            </w:pPr>
            <w:r>
              <w:t>57</w:t>
            </w:r>
          </w:p>
        </w:tc>
      </w:tr>
      <w:tr w:rsidR="000C4D4F" w14:paraId="27F87674" w14:textId="77777777">
        <w:trPr>
          <w:cantSplit/>
          <w:tblHeader/>
        </w:trPr>
        <w:tc>
          <w:tcPr>
            <w:tcW w:w="7867" w:type="dxa"/>
          </w:tcPr>
          <w:p w14:paraId="58FE162A"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PROTOCOLO FRENTE A AGRESIONES SEXUALES Y HECHOS DE CONNOTACIÓN SEXUAL QUE ATENTEN CONTRA LA INTEGRIDAD DE LOS ESTUDIANTES</w:t>
            </w:r>
          </w:p>
        </w:tc>
        <w:tc>
          <w:tcPr>
            <w:tcW w:w="853" w:type="dxa"/>
          </w:tcPr>
          <w:p w14:paraId="26A5213A" w14:textId="77777777" w:rsidR="000C4D4F" w:rsidRDefault="00EB507A">
            <w:pPr>
              <w:pStyle w:val="Normal1"/>
            </w:pPr>
            <w:r>
              <w:t>62</w:t>
            </w:r>
          </w:p>
        </w:tc>
      </w:tr>
      <w:tr w:rsidR="000C4D4F" w14:paraId="38CBEBE9" w14:textId="77777777">
        <w:trPr>
          <w:cantSplit/>
          <w:tblHeader/>
        </w:trPr>
        <w:tc>
          <w:tcPr>
            <w:tcW w:w="7867" w:type="dxa"/>
          </w:tcPr>
          <w:p w14:paraId="01E50574"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lastRenderedPageBreak/>
              <w:t>PROTOCOLO DE ACTUACION FRENTE A SITUACIONES DE MALTRATO, ACOSO ESCOLAR O VIOLENCIA ENTRE MIEMBROS DE LA COMUNIDAD EDUCATIVA</w:t>
            </w:r>
          </w:p>
        </w:tc>
        <w:tc>
          <w:tcPr>
            <w:tcW w:w="853" w:type="dxa"/>
          </w:tcPr>
          <w:p w14:paraId="4A0EE74A" w14:textId="77777777" w:rsidR="000C4D4F" w:rsidRDefault="00EB507A">
            <w:pPr>
              <w:pStyle w:val="Normal1"/>
            </w:pPr>
            <w:r>
              <w:t>65</w:t>
            </w:r>
          </w:p>
        </w:tc>
      </w:tr>
      <w:tr w:rsidR="000C4D4F" w14:paraId="3C041CAE" w14:textId="77777777">
        <w:trPr>
          <w:cantSplit/>
          <w:tblHeader/>
        </w:trPr>
        <w:tc>
          <w:tcPr>
            <w:tcW w:w="7867" w:type="dxa"/>
          </w:tcPr>
          <w:p w14:paraId="022614F4" w14:textId="77777777" w:rsidR="000C4D4F" w:rsidRPr="001C4123" w:rsidRDefault="00EB507A">
            <w:pPr>
              <w:pStyle w:val="Normal1"/>
              <w:widowControl/>
              <w:pBdr>
                <w:top w:val="nil"/>
                <w:left w:val="nil"/>
                <w:bottom w:val="nil"/>
                <w:right w:val="nil"/>
                <w:between w:val="nil"/>
              </w:pBdr>
              <w:tabs>
                <w:tab w:val="left" w:pos="0"/>
                <w:tab w:val="left" w:pos="5508"/>
              </w:tabs>
              <w:spacing w:line="276" w:lineRule="auto"/>
              <w:rPr>
                <w:b/>
                <w:color w:val="000000"/>
                <w:sz w:val="22"/>
                <w:szCs w:val="22"/>
                <w:lang w:val="es-CL"/>
              </w:rPr>
            </w:pPr>
            <w:r w:rsidRPr="001C4123">
              <w:rPr>
                <w:b/>
                <w:color w:val="000000"/>
                <w:sz w:val="22"/>
                <w:szCs w:val="22"/>
                <w:lang w:val="es-CL"/>
              </w:rPr>
              <w:t xml:space="preserve">                  3.1   PROCEDIMIENTO DE APLICACIÓN EN CASO DE AGRESIÓN ENTRE PARES </w:t>
            </w:r>
          </w:p>
          <w:p w14:paraId="09FE76D0" w14:textId="77777777" w:rsidR="000C4D4F" w:rsidRPr="001C4123" w:rsidRDefault="00EB507A">
            <w:pPr>
              <w:pStyle w:val="Normal1"/>
              <w:widowControl/>
              <w:pBdr>
                <w:top w:val="nil"/>
                <w:left w:val="nil"/>
                <w:bottom w:val="nil"/>
                <w:right w:val="nil"/>
                <w:between w:val="nil"/>
              </w:pBdr>
              <w:tabs>
                <w:tab w:val="left" w:pos="0"/>
                <w:tab w:val="left" w:pos="5508"/>
              </w:tabs>
              <w:spacing w:after="200" w:line="276" w:lineRule="auto"/>
              <w:rPr>
                <w:b/>
                <w:color w:val="FF0000"/>
                <w:sz w:val="22"/>
                <w:szCs w:val="22"/>
                <w:lang w:val="es-CL"/>
              </w:rPr>
            </w:pPr>
            <w:r w:rsidRPr="001C4123">
              <w:rPr>
                <w:b/>
                <w:color w:val="000000"/>
                <w:sz w:val="22"/>
                <w:szCs w:val="22"/>
                <w:lang w:val="es-CL"/>
              </w:rPr>
              <w:t xml:space="preserve">PROTOCOLO DE PREVENCIÓN Y ACCIÓN ANTE EL </w:t>
            </w:r>
            <w:proofErr w:type="gramStart"/>
            <w:r w:rsidRPr="001C4123">
              <w:rPr>
                <w:b/>
                <w:color w:val="000000"/>
                <w:sz w:val="22"/>
                <w:szCs w:val="22"/>
                <w:lang w:val="es-CL"/>
              </w:rPr>
              <w:t>BULLYING</w:t>
            </w:r>
            <w:proofErr w:type="gramEnd"/>
          </w:p>
        </w:tc>
        <w:tc>
          <w:tcPr>
            <w:tcW w:w="853" w:type="dxa"/>
          </w:tcPr>
          <w:p w14:paraId="0220B673" w14:textId="77777777" w:rsidR="000C4D4F" w:rsidRDefault="00EB507A">
            <w:pPr>
              <w:pStyle w:val="Normal1"/>
            </w:pPr>
            <w:r>
              <w:t>67</w:t>
            </w:r>
          </w:p>
        </w:tc>
      </w:tr>
      <w:tr w:rsidR="000C4D4F" w14:paraId="7FA119E4" w14:textId="77777777">
        <w:trPr>
          <w:cantSplit/>
          <w:tblHeader/>
        </w:trPr>
        <w:tc>
          <w:tcPr>
            <w:tcW w:w="7867" w:type="dxa"/>
          </w:tcPr>
          <w:p w14:paraId="04CD11AB"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PROTOCOLO DE ACTUACION PARA ABORDAR SITUACIONES RELACIONADAS A DROGAS Y ALCOHOL EN EL ESTABLECIMIENTO</w:t>
            </w:r>
          </w:p>
        </w:tc>
        <w:tc>
          <w:tcPr>
            <w:tcW w:w="853" w:type="dxa"/>
          </w:tcPr>
          <w:p w14:paraId="4A2B7129" w14:textId="77777777" w:rsidR="000C4D4F" w:rsidRDefault="00EB507A">
            <w:pPr>
              <w:pStyle w:val="Normal1"/>
            </w:pPr>
            <w:r>
              <w:t>84</w:t>
            </w:r>
          </w:p>
        </w:tc>
      </w:tr>
      <w:tr w:rsidR="000C4D4F" w14:paraId="10CB6C78" w14:textId="77777777">
        <w:trPr>
          <w:cantSplit/>
          <w:tblHeader/>
        </w:trPr>
        <w:tc>
          <w:tcPr>
            <w:tcW w:w="7867" w:type="dxa"/>
          </w:tcPr>
          <w:p w14:paraId="626B4486"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PROTOCOLO DE PREVENCIÓN Y ACCIÓN ANTE LOS ACCIDENTES ESCOLARES</w:t>
            </w:r>
          </w:p>
        </w:tc>
        <w:tc>
          <w:tcPr>
            <w:tcW w:w="853" w:type="dxa"/>
          </w:tcPr>
          <w:p w14:paraId="4830BCE5" w14:textId="77777777" w:rsidR="000C4D4F" w:rsidRDefault="00EB507A">
            <w:pPr>
              <w:pStyle w:val="Normal1"/>
            </w:pPr>
            <w:r>
              <w:t>88</w:t>
            </w:r>
          </w:p>
        </w:tc>
      </w:tr>
      <w:tr w:rsidR="000C4D4F" w14:paraId="49B4A22B" w14:textId="77777777">
        <w:trPr>
          <w:cantSplit/>
          <w:tblHeader/>
        </w:trPr>
        <w:tc>
          <w:tcPr>
            <w:tcW w:w="7867" w:type="dxa"/>
          </w:tcPr>
          <w:p w14:paraId="670CF1D0" w14:textId="77777777" w:rsidR="000C4D4F" w:rsidRPr="001C4123" w:rsidRDefault="00EB507A">
            <w:pPr>
              <w:pStyle w:val="Normal1"/>
              <w:widowControl/>
              <w:numPr>
                <w:ilvl w:val="0"/>
                <w:numId w:val="56"/>
              </w:numPr>
              <w:pBdr>
                <w:top w:val="nil"/>
                <w:left w:val="nil"/>
                <w:bottom w:val="nil"/>
                <w:right w:val="nil"/>
                <w:between w:val="nil"/>
              </w:pBdr>
              <w:tabs>
                <w:tab w:val="left" w:pos="0"/>
                <w:tab w:val="left" w:pos="5508"/>
              </w:tabs>
              <w:spacing w:after="200" w:line="276" w:lineRule="auto"/>
              <w:rPr>
                <w:b/>
                <w:color w:val="000000"/>
                <w:sz w:val="22"/>
                <w:szCs w:val="22"/>
                <w:lang w:val="es-CL"/>
              </w:rPr>
            </w:pPr>
            <w:r w:rsidRPr="001C4123">
              <w:rPr>
                <w:b/>
                <w:color w:val="000000"/>
                <w:sz w:val="22"/>
                <w:szCs w:val="22"/>
                <w:lang w:val="es-CL"/>
              </w:rPr>
              <w:t xml:space="preserve">PROTOCOLO CONDICIÓN DE EMBARAZO Y MATERNIDAD LEY </w:t>
            </w:r>
            <w:proofErr w:type="spellStart"/>
            <w:r w:rsidRPr="001C4123">
              <w:rPr>
                <w:b/>
                <w:color w:val="000000"/>
                <w:sz w:val="22"/>
                <w:szCs w:val="22"/>
                <w:lang w:val="es-CL"/>
              </w:rPr>
              <w:t>N°</w:t>
            </w:r>
            <w:proofErr w:type="spellEnd"/>
            <w:r w:rsidRPr="001C4123">
              <w:rPr>
                <w:b/>
                <w:color w:val="000000"/>
                <w:sz w:val="22"/>
                <w:szCs w:val="22"/>
                <w:lang w:val="es-CL"/>
              </w:rPr>
              <w:t xml:space="preserve"> 20.370</w:t>
            </w:r>
          </w:p>
        </w:tc>
        <w:tc>
          <w:tcPr>
            <w:tcW w:w="853" w:type="dxa"/>
          </w:tcPr>
          <w:p w14:paraId="76A59792" w14:textId="77777777" w:rsidR="000C4D4F" w:rsidRDefault="00EB507A">
            <w:pPr>
              <w:pStyle w:val="Normal1"/>
            </w:pPr>
            <w:r>
              <w:t>91</w:t>
            </w:r>
          </w:p>
        </w:tc>
      </w:tr>
      <w:tr w:rsidR="000C4D4F" w14:paraId="7B68BC23" w14:textId="77777777">
        <w:trPr>
          <w:cantSplit/>
          <w:tblHeader/>
        </w:trPr>
        <w:tc>
          <w:tcPr>
            <w:tcW w:w="7867" w:type="dxa"/>
          </w:tcPr>
          <w:p w14:paraId="31BE1547"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PROTOCOLO DE SALIDAS PEDAGOGICAS Y GIRAS DE ESTUDIO</w:t>
            </w:r>
          </w:p>
        </w:tc>
        <w:tc>
          <w:tcPr>
            <w:tcW w:w="853" w:type="dxa"/>
          </w:tcPr>
          <w:p w14:paraId="64430D79" w14:textId="77777777" w:rsidR="000C4D4F" w:rsidRDefault="00EB507A">
            <w:pPr>
              <w:pStyle w:val="Normal1"/>
            </w:pPr>
            <w:r>
              <w:t>94</w:t>
            </w:r>
          </w:p>
        </w:tc>
      </w:tr>
      <w:tr w:rsidR="000C4D4F" w14:paraId="63D2D787" w14:textId="77777777">
        <w:trPr>
          <w:cantSplit/>
          <w:tblHeader/>
        </w:trPr>
        <w:tc>
          <w:tcPr>
            <w:tcW w:w="7867" w:type="dxa"/>
          </w:tcPr>
          <w:p w14:paraId="7C067B1B" w14:textId="77777777" w:rsidR="000C4D4F" w:rsidRDefault="00EB507A">
            <w:pPr>
              <w:pStyle w:val="Normal1"/>
              <w:widowControl/>
              <w:numPr>
                <w:ilvl w:val="0"/>
                <w:numId w:val="56"/>
              </w:numPr>
              <w:pBdr>
                <w:top w:val="nil"/>
                <w:left w:val="nil"/>
                <w:bottom w:val="nil"/>
                <w:right w:val="nil"/>
                <w:between w:val="nil"/>
              </w:pBdr>
              <w:tabs>
                <w:tab w:val="left" w:pos="0"/>
                <w:tab w:val="left" w:pos="5508"/>
              </w:tabs>
              <w:spacing w:after="200" w:line="276" w:lineRule="auto"/>
              <w:rPr>
                <w:b/>
                <w:color w:val="000000"/>
                <w:sz w:val="22"/>
                <w:szCs w:val="22"/>
              </w:rPr>
            </w:pPr>
            <w:r>
              <w:rPr>
                <w:b/>
                <w:smallCaps/>
                <w:color w:val="000000"/>
                <w:sz w:val="22"/>
                <w:szCs w:val="22"/>
              </w:rPr>
              <w:t>PROTOCOLOS DE CONDICIONALIDAD</w:t>
            </w:r>
          </w:p>
        </w:tc>
        <w:tc>
          <w:tcPr>
            <w:tcW w:w="853" w:type="dxa"/>
          </w:tcPr>
          <w:p w14:paraId="1FADA655" w14:textId="77777777" w:rsidR="000C4D4F" w:rsidRDefault="00EB507A">
            <w:pPr>
              <w:pStyle w:val="Normal1"/>
            </w:pPr>
            <w:r>
              <w:t>102</w:t>
            </w:r>
          </w:p>
        </w:tc>
      </w:tr>
      <w:tr w:rsidR="000C4D4F" w14:paraId="6B2C4F81" w14:textId="77777777">
        <w:trPr>
          <w:cantSplit/>
          <w:tblHeader/>
        </w:trPr>
        <w:tc>
          <w:tcPr>
            <w:tcW w:w="7867" w:type="dxa"/>
          </w:tcPr>
          <w:p w14:paraId="2AA34F47" w14:textId="77777777" w:rsidR="000C4D4F" w:rsidRPr="001C4123" w:rsidRDefault="00EB507A">
            <w:pPr>
              <w:pStyle w:val="Normal1"/>
              <w:widowControl/>
              <w:numPr>
                <w:ilvl w:val="0"/>
                <w:numId w:val="56"/>
              </w:numPr>
              <w:pBdr>
                <w:top w:val="nil"/>
                <w:left w:val="nil"/>
                <w:bottom w:val="nil"/>
                <w:right w:val="nil"/>
                <w:between w:val="nil"/>
              </w:pBdr>
              <w:tabs>
                <w:tab w:val="left" w:pos="0"/>
                <w:tab w:val="left" w:pos="5508"/>
              </w:tabs>
              <w:spacing w:after="200" w:line="276" w:lineRule="auto"/>
              <w:rPr>
                <w:b/>
                <w:color w:val="000000"/>
                <w:sz w:val="22"/>
                <w:szCs w:val="22"/>
                <w:lang w:val="es-CL"/>
              </w:rPr>
            </w:pPr>
            <w:r w:rsidRPr="001C4123">
              <w:rPr>
                <w:b/>
                <w:color w:val="000000"/>
                <w:sz w:val="22"/>
                <w:szCs w:val="22"/>
                <w:lang w:val="es-CL"/>
              </w:rPr>
              <w:t>CANCELACIÓN DE MATRÍCULA Y/O EXPULSIÓN</w:t>
            </w:r>
          </w:p>
        </w:tc>
        <w:tc>
          <w:tcPr>
            <w:tcW w:w="853" w:type="dxa"/>
          </w:tcPr>
          <w:p w14:paraId="56252C96" w14:textId="77777777" w:rsidR="000C4D4F" w:rsidRDefault="00EB507A">
            <w:pPr>
              <w:pStyle w:val="Normal1"/>
            </w:pPr>
            <w:r>
              <w:t>103</w:t>
            </w:r>
          </w:p>
        </w:tc>
      </w:tr>
      <w:tr w:rsidR="000C4D4F" w14:paraId="1A97A2E7" w14:textId="77777777">
        <w:trPr>
          <w:cantSplit/>
          <w:tblHeader/>
        </w:trPr>
        <w:tc>
          <w:tcPr>
            <w:tcW w:w="7867" w:type="dxa"/>
          </w:tcPr>
          <w:p w14:paraId="1DF2FFFA"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PROTOCOLO DE PREVENCIÓN Y ACCIÓN ANTE LA VIOLENCIA INTRAFAMILIAR</w:t>
            </w:r>
          </w:p>
        </w:tc>
        <w:tc>
          <w:tcPr>
            <w:tcW w:w="853" w:type="dxa"/>
          </w:tcPr>
          <w:p w14:paraId="0E52D3E5" w14:textId="77777777" w:rsidR="000C4D4F" w:rsidRDefault="00EB507A">
            <w:pPr>
              <w:pStyle w:val="Normal1"/>
            </w:pPr>
            <w:r>
              <w:t>106</w:t>
            </w:r>
          </w:p>
        </w:tc>
      </w:tr>
      <w:tr w:rsidR="000C4D4F" w14:paraId="59518637" w14:textId="77777777">
        <w:trPr>
          <w:cantSplit/>
          <w:tblHeader/>
        </w:trPr>
        <w:tc>
          <w:tcPr>
            <w:tcW w:w="7867" w:type="dxa"/>
          </w:tcPr>
          <w:p w14:paraId="46513FED"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PROTOCOLO DE INTERVENCIÓN EN CRISIS</w:t>
            </w:r>
          </w:p>
        </w:tc>
        <w:tc>
          <w:tcPr>
            <w:tcW w:w="853" w:type="dxa"/>
          </w:tcPr>
          <w:p w14:paraId="360E2FEE" w14:textId="77777777" w:rsidR="000C4D4F" w:rsidRDefault="00EB507A">
            <w:pPr>
              <w:pStyle w:val="Normal1"/>
            </w:pPr>
            <w:r>
              <w:t>115</w:t>
            </w:r>
          </w:p>
        </w:tc>
      </w:tr>
      <w:tr w:rsidR="000C4D4F" w14:paraId="3378E9E0" w14:textId="77777777">
        <w:trPr>
          <w:cantSplit/>
          <w:tblHeader/>
        </w:trPr>
        <w:tc>
          <w:tcPr>
            <w:tcW w:w="7867" w:type="dxa"/>
          </w:tcPr>
          <w:p w14:paraId="2796D422"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 xml:space="preserve">PROTOCOLO DE PREVENCIÓN Y ACCIÓN ANTE EL CIBER- </w:t>
            </w:r>
            <w:proofErr w:type="gramStart"/>
            <w:r w:rsidRPr="001C4123">
              <w:rPr>
                <w:b/>
                <w:color w:val="000000"/>
                <w:sz w:val="22"/>
                <w:szCs w:val="22"/>
                <w:lang w:val="es-CL"/>
              </w:rPr>
              <w:t>BULLYING</w:t>
            </w:r>
            <w:proofErr w:type="gramEnd"/>
          </w:p>
        </w:tc>
        <w:tc>
          <w:tcPr>
            <w:tcW w:w="853" w:type="dxa"/>
          </w:tcPr>
          <w:p w14:paraId="6054E242" w14:textId="77777777" w:rsidR="000C4D4F" w:rsidRDefault="00EB507A">
            <w:pPr>
              <w:pStyle w:val="Normal1"/>
            </w:pPr>
            <w:r>
              <w:t>118</w:t>
            </w:r>
          </w:p>
        </w:tc>
      </w:tr>
      <w:tr w:rsidR="000C4D4F" w14:paraId="083F3B8D" w14:textId="77777777">
        <w:trPr>
          <w:cantSplit/>
          <w:tblHeader/>
        </w:trPr>
        <w:tc>
          <w:tcPr>
            <w:tcW w:w="7867" w:type="dxa"/>
          </w:tcPr>
          <w:p w14:paraId="40B0FF6E"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PROTOCOLO POR DENUNCIA A UN FUNCIONARIO DE ABUSO SEXUAL O TOCACIONES INDEBIDAS</w:t>
            </w:r>
          </w:p>
        </w:tc>
        <w:tc>
          <w:tcPr>
            <w:tcW w:w="853" w:type="dxa"/>
          </w:tcPr>
          <w:p w14:paraId="6143FC9F" w14:textId="77777777" w:rsidR="000C4D4F" w:rsidRDefault="00EB507A">
            <w:pPr>
              <w:pStyle w:val="Normal1"/>
            </w:pPr>
            <w:r>
              <w:t>125</w:t>
            </w:r>
          </w:p>
        </w:tc>
      </w:tr>
      <w:tr w:rsidR="000C4D4F" w14:paraId="6C17D0F4" w14:textId="77777777">
        <w:trPr>
          <w:cantSplit/>
          <w:tblHeader/>
        </w:trPr>
        <w:tc>
          <w:tcPr>
            <w:tcW w:w="7867" w:type="dxa"/>
          </w:tcPr>
          <w:p w14:paraId="7CDC5740"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proofErr w:type="gramStart"/>
            <w:r w:rsidRPr="001C4123">
              <w:rPr>
                <w:b/>
                <w:color w:val="000000"/>
                <w:sz w:val="22"/>
                <w:szCs w:val="22"/>
                <w:lang w:val="es-CL"/>
              </w:rPr>
              <w:t>PROTOCOLO A SEGUIR</w:t>
            </w:r>
            <w:proofErr w:type="gramEnd"/>
            <w:r w:rsidRPr="001C4123">
              <w:rPr>
                <w:b/>
                <w:color w:val="000000"/>
                <w:sz w:val="22"/>
                <w:szCs w:val="22"/>
                <w:lang w:val="es-CL"/>
              </w:rPr>
              <w:t xml:space="preserve"> PARA LAS AUSENCIAS A REUNIONES</w:t>
            </w:r>
          </w:p>
        </w:tc>
        <w:tc>
          <w:tcPr>
            <w:tcW w:w="853" w:type="dxa"/>
          </w:tcPr>
          <w:p w14:paraId="2C0C39F2" w14:textId="77777777" w:rsidR="000C4D4F" w:rsidRDefault="00EB507A">
            <w:pPr>
              <w:pStyle w:val="Normal1"/>
            </w:pPr>
            <w:r>
              <w:t>126</w:t>
            </w:r>
          </w:p>
        </w:tc>
      </w:tr>
      <w:tr w:rsidR="000C4D4F" w14:paraId="013C5C40" w14:textId="77777777">
        <w:trPr>
          <w:cantSplit/>
          <w:tblHeader/>
        </w:trPr>
        <w:tc>
          <w:tcPr>
            <w:tcW w:w="7867" w:type="dxa"/>
          </w:tcPr>
          <w:p w14:paraId="68B80AE3"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smallCaps/>
                <w:color w:val="000000"/>
                <w:sz w:val="22"/>
                <w:szCs w:val="22"/>
                <w:lang w:val="es-CL"/>
              </w:rPr>
              <w:t>PROTOCOLO ESTÍMULOS</w:t>
            </w:r>
            <w:r w:rsidRPr="001C4123">
              <w:rPr>
                <w:b/>
                <w:color w:val="000000"/>
                <w:sz w:val="22"/>
                <w:szCs w:val="22"/>
                <w:lang w:val="es-CL"/>
              </w:rPr>
              <w:t xml:space="preserve"> Y PREMIOS PARA CON LOS ALUMNOS</w:t>
            </w:r>
          </w:p>
        </w:tc>
        <w:tc>
          <w:tcPr>
            <w:tcW w:w="853" w:type="dxa"/>
          </w:tcPr>
          <w:p w14:paraId="7786962E" w14:textId="77777777" w:rsidR="000C4D4F" w:rsidRDefault="00EB507A">
            <w:pPr>
              <w:pStyle w:val="Normal1"/>
            </w:pPr>
            <w:r>
              <w:t>126</w:t>
            </w:r>
          </w:p>
        </w:tc>
      </w:tr>
      <w:tr w:rsidR="000C4D4F" w14:paraId="3F84F767" w14:textId="77777777">
        <w:trPr>
          <w:cantSplit/>
          <w:tblHeader/>
        </w:trPr>
        <w:tc>
          <w:tcPr>
            <w:tcW w:w="7867" w:type="dxa"/>
          </w:tcPr>
          <w:p w14:paraId="03ABA858"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PROTOCOLO DE PREVENCIÓN Y USO DE IMPLEMENTOS DEPORTIVOS PREVENCIÓN Y SEGURIDAD ESCOLAR SUBSECTOR DE EDUCACIÓN FÍSICA Y ACTIVIDADES DEPORTIVAS EXTRAPROGRAMÁTICAS</w:t>
            </w:r>
          </w:p>
        </w:tc>
        <w:tc>
          <w:tcPr>
            <w:tcW w:w="853" w:type="dxa"/>
          </w:tcPr>
          <w:p w14:paraId="6B65E812" w14:textId="77777777" w:rsidR="000C4D4F" w:rsidRDefault="00EB507A">
            <w:pPr>
              <w:pStyle w:val="Normal1"/>
            </w:pPr>
            <w:r>
              <w:t>128</w:t>
            </w:r>
          </w:p>
        </w:tc>
      </w:tr>
      <w:tr w:rsidR="000C4D4F" w14:paraId="60084668" w14:textId="77777777">
        <w:trPr>
          <w:cantSplit/>
          <w:tblHeader/>
        </w:trPr>
        <w:tc>
          <w:tcPr>
            <w:tcW w:w="7867" w:type="dxa"/>
          </w:tcPr>
          <w:p w14:paraId="6B14048E" w14:textId="77777777" w:rsidR="000C4D4F"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rPr>
            </w:pPr>
            <w:r>
              <w:rPr>
                <w:b/>
                <w:color w:val="000000"/>
                <w:sz w:val="22"/>
                <w:szCs w:val="22"/>
              </w:rPr>
              <w:t>PROTOCOLO DE ATRASOS</w:t>
            </w:r>
          </w:p>
        </w:tc>
        <w:tc>
          <w:tcPr>
            <w:tcW w:w="853" w:type="dxa"/>
          </w:tcPr>
          <w:p w14:paraId="79FFA921" w14:textId="77777777" w:rsidR="000C4D4F" w:rsidRDefault="00EB507A">
            <w:pPr>
              <w:pStyle w:val="Normal1"/>
            </w:pPr>
            <w:r>
              <w:t>130</w:t>
            </w:r>
          </w:p>
        </w:tc>
      </w:tr>
      <w:tr w:rsidR="000C4D4F" w14:paraId="6F587407" w14:textId="77777777">
        <w:trPr>
          <w:cantSplit/>
          <w:tblHeader/>
        </w:trPr>
        <w:tc>
          <w:tcPr>
            <w:tcW w:w="7867" w:type="dxa"/>
          </w:tcPr>
          <w:p w14:paraId="3881E184" w14:textId="77777777" w:rsidR="000C4D4F" w:rsidRPr="001C4123" w:rsidRDefault="00EB507A">
            <w:pPr>
              <w:pStyle w:val="Normal1"/>
              <w:widowControl/>
              <w:numPr>
                <w:ilvl w:val="0"/>
                <w:numId w:val="56"/>
              </w:numPr>
              <w:pBdr>
                <w:top w:val="nil"/>
                <w:left w:val="nil"/>
                <w:bottom w:val="nil"/>
                <w:right w:val="nil"/>
                <w:between w:val="nil"/>
              </w:pBdr>
              <w:spacing w:after="200" w:line="276" w:lineRule="auto"/>
              <w:rPr>
                <w:b/>
                <w:color w:val="000000"/>
                <w:sz w:val="22"/>
                <w:szCs w:val="22"/>
                <w:lang w:val="es-CL"/>
              </w:rPr>
            </w:pPr>
            <w:r w:rsidRPr="001C4123">
              <w:rPr>
                <w:b/>
                <w:color w:val="000000"/>
                <w:sz w:val="22"/>
                <w:szCs w:val="22"/>
                <w:lang w:val="es-CL"/>
              </w:rPr>
              <w:t>PLAN INTEGRAL DE EMERGENCIA Y SEGURIDAD ESCOLAR</w:t>
            </w:r>
          </w:p>
        </w:tc>
        <w:tc>
          <w:tcPr>
            <w:tcW w:w="853" w:type="dxa"/>
          </w:tcPr>
          <w:p w14:paraId="69B567B5" w14:textId="77777777" w:rsidR="000C4D4F" w:rsidRDefault="00EB507A">
            <w:pPr>
              <w:pStyle w:val="Normal1"/>
            </w:pPr>
            <w:r>
              <w:t>131</w:t>
            </w:r>
          </w:p>
        </w:tc>
      </w:tr>
      <w:tr w:rsidR="000C4D4F" w14:paraId="0C64E4CF" w14:textId="77777777">
        <w:trPr>
          <w:cantSplit/>
          <w:tblHeader/>
        </w:trPr>
        <w:tc>
          <w:tcPr>
            <w:tcW w:w="7867" w:type="dxa"/>
          </w:tcPr>
          <w:p w14:paraId="2F681240" w14:textId="77777777" w:rsidR="000C4D4F" w:rsidRPr="001C4123" w:rsidRDefault="00EB507A">
            <w:pPr>
              <w:pStyle w:val="Normal1"/>
              <w:jc w:val="center"/>
              <w:rPr>
                <w:b/>
                <w:color w:val="000000"/>
                <w:u w:val="single"/>
                <w:lang w:val="es-CL"/>
              </w:rPr>
            </w:pPr>
            <w:r w:rsidRPr="001C4123">
              <w:rPr>
                <w:b/>
                <w:lang w:val="es-CL"/>
              </w:rPr>
              <w:t>APARTADO EDUCACIÓN PARVULARIA</w:t>
            </w:r>
          </w:p>
          <w:p w14:paraId="4690F5B2" w14:textId="77777777" w:rsidR="000C4D4F" w:rsidRPr="001C4123" w:rsidRDefault="00EB507A">
            <w:pPr>
              <w:pStyle w:val="Normal1"/>
              <w:widowControl/>
              <w:pBdr>
                <w:top w:val="nil"/>
                <w:left w:val="nil"/>
                <w:bottom w:val="nil"/>
                <w:right w:val="nil"/>
                <w:between w:val="nil"/>
              </w:pBdr>
              <w:spacing w:after="200" w:line="276" w:lineRule="auto"/>
              <w:ind w:left="720"/>
              <w:jc w:val="center"/>
              <w:rPr>
                <w:b/>
                <w:color w:val="000000"/>
                <w:sz w:val="22"/>
                <w:szCs w:val="22"/>
                <w:lang w:val="es-CL"/>
              </w:rPr>
            </w:pPr>
            <w:r w:rsidRPr="001C4123">
              <w:rPr>
                <w:b/>
                <w:color w:val="000000"/>
                <w:sz w:val="22"/>
                <w:szCs w:val="22"/>
                <w:u w:val="single"/>
                <w:lang w:val="es-CL"/>
              </w:rPr>
              <w:t>REGLAMENTO INTERNO Y MANUAL DE CONVIVENCIA ESCOLAR</w:t>
            </w:r>
          </w:p>
        </w:tc>
        <w:tc>
          <w:tcPr>
            <w:tcW w:w="853" w:type="dxa"/>
          </w:tcPr>
          <w:p w14:paraId="422E7C57" w14:textId="77777777" w:rsidR="000C4D4F" w:rsidRDefault="00EB507A">
            <w:pPr>
              <w:pStyle w:val="Normal1"/>
            </w:pPr>
            <w:r>
              <w:t>135</w:t>
            </w:r>
          </w:p>
        </w:tc>
      </w:tr>
      <w:tr w:rsidR="000C4D4F" w14:paraId="051B3260" w14:textId="77777777">
        <w:trPr>
          <w:cantSplit/>
          <w:tblHeader/>
        </w:trPr>
        <w:tc>
          <w:tcPr>
            <w:tcW w:w="7867" w:type="dxa"/>
          </w:tcPr>
          <w:p w14:paraId="15AA8C74" w14:textId="77777777" w:rsidR="000C4D4F" w:rsidRPr="001C4123" w:rsidRDefault="00EB507A">
            <w:pPr>
              <w:pStyle w:val="Ttulo1"/>
              <w:ind w:left="1396" w:right="1396"/>
              <w:rPr>
                <w:rFonts w:ascii="Calibri" w:eastAsia="Calibri" w:hAnsi="Calibri" w:cs="Calibri"/>
                <w:sz w:val="22"/>
                <w:szCs w:val="22"/>
                <w:lang w:val="es-CL"/>
              </w:rPr>
            </w:pPr>
            <w:r w:rsidRPr="001C4123">
              <w:rPr>
                <w:rFonts w:ascii="Calibri" w:eastAsia="Calibri" w:hAnsi="Calibri" w:cs="Calibri"/>
                <w:sz w:val="22"/>
                <w:szCs w:val="22"/>
                <w:lang w:val="es-CL"/>
              </w:rPr>
              <w:t xml:space="preserve">REGLAMENTO </w:t>
            </w:r>
            <w:proofErr w:type="gramStart"/>
            <w:r w:rsidRPr="001C4123">
              <w:rPr>
                <w:rFonts w:ascii="Calibri" w:eastAsia="Calibri" w:hAnsi="Calibri" w:cs="Calibri"/>
                <w:sz w:val="22"/>
                <w:szCs w:val="22"/>
                <w:lang w:val="es-CL"/>
              </w:rPr>
              <w:t>PARA  PRÉSTAMO</w:t>
            </w:r>
            <w:proofErr w:type="gramEnd"/>
            <w:r w:rsidRPr="001C4123">
              <w:rPr>
                <w:rFonts w:ascii="Calibri" w:eastAsia="Calibri" w:hAnsi="Calibri" w:cs="Calibri"/>
                <w:sz w:val="22"/>
                <w:szCs w:val="22"/>
                <w:lang w:val="es-CL"/>
              </w:rPr>
              <w:t xml:space="preserve"> Y USO DE EQUIPOS ELECTRONICOS</w:t>
            </w:r>
          </w:p>
          <w:p w14:paraId="4ADAFAE8" w14:textId="77777777" w:rsidR="000C4D4F" w:rsidRPr="001C4123" w:rsidRDefault="00EB507A">
            <w:pPr>
              <w:pStyle w:val="Normal1"/>
              <w:jc w:val="center"/>
              <w:rPr>
                <w:b/>
                <w:lang w:val="es-CL"/>
              </w:rPr>
            </w:pPr>
            <w:r w:rsidRPr="001C4123">
              <w:rPr>
                <w:b/>
                <w:lang w:val="es-CL"/>
              </w:rPr>
              <w:t>EN PERIODO DE EMERGENCIA SANITARIA COVID-19</w:t>
            </w:r>
          </w:p>
        </w:tc>
        <w:tc>
          <w:tcPr>
            <w:tcW w:w="853" w:type="dxa"/>
          </w:tcPr>
          <w:p w14:paraId="4DD87C09" w14:textId="77777777" w:rsidR="000C4D4F" w:rsidRDefault="00EB507A">
            <w:pPr>
              <w:pStyle w:val="Normal1"/>
            </w:pPr>
            <w:r>
              <w:t>159</w:t>
            </w:r>
          </w:p>
        </w:tc>
      </w:tr>
      <w:tr w:rsidR="000C4D4F" w14:paraId="5C6A14C0" w14:textId="77777777">
        <w:trPr>
          <w:cantSplit/>
          <w:tblHeader/>
        </w:trPr>
        <w:tc>
          <w:tcPr>
            <w:tcW w:w="7867" w:type="dxa"/>
          </w:tcPr>
          <w:p w14:paraId="7F683CD3" w14:textId="77777777" w:rsidR="000C4D4F" w:rsidRPr="001C4123" w:rsidRDefault="00EB507A">
            <w:pPr>
              <w:pStyle w:val="Normal1"/>
              <w:spacing w:before="27" w:line="249" w:lineRule="auto"/>
              <w:ind w:right="323"/>
              <w:rPr>
                <w:b/>
                <w:lang w:val="es-CL"/>
              </w:rPr>
            </w:pPr>
            <w:r w:rsidRPr="001C4123">
              <w:rPr>
                <w:b/>
                <w:lang w:val="es-CL"/>
              </w:rPr>
              <w:t>Recomendaciones para la Prevención del COVID-19</w:t>
            </w:r>
          </w:p>
        </w:tc>
        <w:tc>
          <w:tcPr>
            <w:tcW w:w="853" w:type="dxa"/>
          </w:tcPr>
          <w:p w14:paraId="5CF27472" w14:textId="77777777" w:rsidR="000C4D4F" w:rsidRDefault="00EB507A">
            <w:pPr>
              <w:pStyle w:val="Normal1"/>
            </w:pPr>
            <w:r>
              <w:t>164</w:t>
            </w:r>
          </w:p>
        </w:tc>
      </w:tr>
      <w:tr w:rsidR="000C4D4F" w14:paraId="2FD3A800" w14:textId="77777777">
        <w:trPr>
          <w:cantSplit/>
          <w:tblHeader/>
        </w:trPr>
        <w:tc>
          <w:tcPr>
            <w:tcW w:w="7867" w:type="dxa"/>
          </w:tcPr>
          <w:p w14:paraId="6CAAF3B2" w14:textId="77777777" w:rsidR="000C4D4F" w:rsidRDefault="00EB507A">
            <w:pPr>
              <w:pStyle w:val="Normal1"/>
              <w:rPr>
                <w:b/>
              </w:rPr>
            </w:pPr>
            <w:r>
              <w:rPr>
                <w:b/>
              </w:rPr>
              <w:t>MEDIDAS DE PREVENCIÓN GENERAL</w:t>
            </w:r>
          </w:p>
        </w:tc>
        <w:tc>
          <w:tcPr>
            <w:tcW w:w="853" w:type="dxa"/>
          </w:tcPr>
          <w:p w14:paraId="7553EDB8" w14:textId="77777777" w:rsidR="000C4D4F" w:rsidRDefault="00EB507A">
            <w:pPr>
              <w:pStyle w:val="Normal1"/>
            </w:pPr>
            <w:r>
              <w:t>168</w:t>
            </w:r>
          </w:p>
        </w:tc>
      </w:tr>
      <w:tr w:rsidR="000C4D4F" w14:paraId="3DCA76C7" w14:textId="77777777">
        <w:trPr>
          <w:cantSplit/>
          <w:tblHeader/>
        </w:trPr>
        <w:tc>
          <w:tcPr>
            <w:tcW w:w="7867" w:type="dxa"/>
          </w:tcPr>
          <w:p w14:paraId="65E0E116" w14:textId="77777777" w:rsidR="000C4D4F" w:rsidRDefault="000C4D4F">
            <w:pPr>
              <w:pStyle w:val="Normal1"/>
            </w:pPr>
          </w:p>
        </w:tc>
        <w:tc>
          <w:tcPr>
            <w:tcW w:w="853" w:type="dxa"/>
          </w:tcPr>
          <w:p w14:paraId="7F280811" w14:textId="77777777" w:rsidR="000C4D4F" w:rsidRDefault="000C4D4F">
            <w:pPr>
              <w:pStyle w:val="Normal1"/>
            </w:pPr>
          </w:p>
        </w:tc>
      </w:tr>
    </w:tbl>
    <w:p w14:paraId="53E4A668" w14:textId="77777777" w:rsidR="000C4D4F" w:rsidRDefault="000C4D4F">
      <w:pPr>
        <w:pStyle w:val="Normal1"/>
      </w:pPr>
    </w:p>
    <w:p w14:paraId="21724B88" w14:textId="77777777" w:rsidR="000C4D4F" w:rsidRDefault="00EB507A">
      <w:pPr>
        <w:pStyle w:val="Normal1"/>
        <w:jc w:val="center"/>
        <w:rPr>
          <w:b/>
          <w:sz w:val="23"/>
          <w:szCs w:val="23"/>
        </w:rPr>
      </w:pPr>
      <w:r>
        <w:rPr>
          <w:b/>
          <w:sz w:val="23"/>
          <w:szCs w:val="23"/>
        </w:rPr>
        <w:t>IDENTIFICACIÓN DEL ESTABLECIMIENTO</w:t>
      </w:r>
    </w:p>
    <w:tbl>
      <w:tblPr>
        <w:tblStyle w:val="a0"/>
        <w:tblW w:w="923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24"/>
        <w:gridCol w:w="4506"/>
      </w:tblGrid>
      <w:tr w:rsidR="000C4D4F" w14:paraId="5826B677" w14:textId="77777777">
        <w:trPr>
          <w:cantSplit/>
          <w:trHeight w:val="657"/>
          <w:tblHeader/>
        </w:trPr>
        <w:tc>
          <w:tcPr>
            <w:tcW w:w="4724" w:type="dxa"/>
          </w:tcPr>
          <w:p w14:paraId="38C8638B" w14:textId="77777777" w:rsidR="000C4D4F" w:rsidRDefault="00EB507A">
            <w:pPr>
              <w:pStyle w:val="Normal1"/>
              <w:pBdr>
                <w:top w:val="nil"/>
                <w:left w:val="nil"/>
                <w:bottom w:val="nil"/>
                <w:right w:val="nil"/>
                <w:between w:val="nil"/>
              </w:pBdr>
              <w:spacing w:before="2"/>
              <w:ind w:left="679" w:right="675"/>
              <w:jc w:val="center"/>
              <w:rPr>
                <w:b/>
                <w:color w:val="000000"/>
              </w:rPr>
            </w:pPr>
            <w:r>
              <w:rPr>
                <w:b/>
                <w:color w:val="000000"/>
              </w:rPr>
              <w:t>DIRECTOR</w:t>
            </w:r>
          </w:p>
        </w:tc>
        <w:tc>
          <w:tcPr>
            <w:tcW w:w="4506" w:type="dxa"/>
          </w:tcPr>
          <w:p w14:paraId="7A9F9BBE" w14:textId="77777777" w:rsidR="000C4D4F" w:rsidRPr="001C4123" w:rsidRDefault="00EB507A">
            <w:pPr>
              <w:pStyle w:val="Normal1"/>
              <w:pBdr>
                <w:top w:val="nil"/>
                <w:left w:val="nil"/>
                <w:bottom w:val="nil"/>
                <w:right w:val="nil"/>
                <w:between w:val="nil"/>
              </w:pBdr>
              <w:spacing w:before="2"/>
              <w:ind w:left="550" w:right="543"/>
              <w:jc w:val="center"/>
              <w:rPr>
                <w:color w:val="000000"/>
                <w:lang w:val="es-CL"/>
              </w:rPr>
            </w:pPr>
            <w:r w:rsidRPr="001C4123">
              <w:rPr>
                <w:color w:val="000000"/>
                <w:lang w:val="es-CL"/>
              </w:rPr>
              <w:t xml:space="preserve">Sr. Milton Fernando Silva Gómez </w:t>
            </w:r>
          </w:p>
        </w:tc>
      </w:tr>
      <w:tr w:rsidR="000C4D4F" w14:paraId="6A110875" w14:textId="77777777">
        <w:trPr>
          <w:cantSplit/>
          <w:trHeight w:val="618"/>
          <w:tblHeader/>
        </w:trPr>
        <w:tc>
          <w:tcPr>
            <w:tcW w:w="4724" w:type="dxa"/>
          </w:tcPr>
          <w:p w14:paraId="6032E98A" w14:textId="77777777" w:rsidR="000C4D4F" w:rsidRDefault="00EB507A">
            <w:pPr>
              <w:pStyle w:val="Normal1"/>
              <w:pBdr>
                <w:top w:val="nil"/>
                <w:left w:val="nil"/>
                <w:bottom w:val="nil"/>
                <w:right w:val="nil"/>
                <w:between w:val="nil"/>
              </w:pBdr>
              <w:spacing w:before="2"/>
              <w:ind w:left="679" w:right="676"/>
              <w:jc w:val="center"/>
              <w:rPr>
                <w:b/>
                <w:color w:val="000000"/>
              </w:rPr>
            </w:pPr>
            <w:proofErr w:type="spellStart"/>
            <w:r>
              <w:rPr>
                <w:b/>
                <w:color w:val="000000"/>
              </w:rPr>
              <w:t>Dirección</w:t>
            </w:r>
            <w:proofErr w:type="spellEnd"/>
            <w:r>
              <w:rPr>
                <w:b/>
                <w:color w:val="000000"/>
              </w:rPr>
              <w:t xml:space="preserve"> del </w:t>
            </w:r>
            <w:proofErr w:type="spellStart"/>
            <w:r>
              <w:rPr>
                <w:b/>
                <w:color w:val="000000"/>
              </w:rPr>
              <w:t>Establecimiento</w:t>
            </w:r>
            <w:proofErr w:type="spellEnd"/>
          </w:p>
        </w:tc>
        <w:tc>
          <w:tcPr>
            <w:tcW w:w="4506" w:type="dxa"/>
          </w:tcPr>
          <w:p w14:paraId="1C364C12" w14:textId="77777777" w:rsidR="000C4D4F" w:rsidRDefault="00EB507A">
            <w:pPr>
              <w:pStyle w:val="Normal1"/>
              <w:pBdr>
                <w:top w:val="nil"/>
                <w:left w:val="nil"/>
                <w:bottom w:val="nil"/>
                <w:right w:val="nil"/>
                <w:between w:val="nil"/>
              </w:pBdr>
              <w:spacing w:before="2"/>
              <w:ind w:left="549" w:right="543"/>
              <w:jc w:val="center"/>
              <w:rPr>
                <w:color w:val="000000"/>
              </w:rPr>
            </w:pPr>
            <w:r>
              <w:rPr>
                <w:color w:val="000000"/>
              </w:rPr>
              <w:t xml:space="preserve">Avenida </w:t>
            </w:r>
            <w:proofErr w:type="spellStart"/>
            <w:r>
              <w:rPr>
                <w:color w:val="000000"/>
              </w:rPr>
              <w:t>Zenteno</w:t>
            </w:r>
            <w:proofErr w:type="spellEnd"/>
            <w:r>
              <w:rPr>
                <w:color w:val="000000"/>
              </w:rPr>
              <w:t xml:space="preserve"> 2471</w:t>
            </w:r>
          </w:p>
        </w:tc>
      </w:tr>
      <w:tr w:rsidR="000C4D4F" w14:paraId="2704571E" w14:textId="77777777">
        <w:trPr>
          <w:cantSplit/>
          <w:trHeight w:val="619"/>
          <w:tblHeader/>
        </w:trPr>
        <w:tc>
          <w:tcPr>
            <w:tcW w:w="4724" w:type="dxa"/>
          </w:tcPr>
          <w:p w14:paraId="2A7E5A01" w14:textId="77777777" w:rsidR="000C4D4F" w:rsidRDefault="00EB507A">
            <w:pPr>
              <w:pStyle w:val="Normal1"/>
              <w:pBdr>
                <w:top w:val="nil"/>
                <w:left w:val="nil"/>
                <w:bottom w:val="nil"/>
                <w:right w:val="nil"/>
                <w:between w:val="nil"/>
              </w:pBdr>
              <w:spacing w:before="2"/>
              <w:ind w:left="679" w:right="674"/>
              <w:jc w:val="center"/>
              <w:rPr>
                <w:b/>
                <w:color w:val="000000"/>
              </w:rPr>
            </w:pPr>
            <w:r>
              <w:rPr>
                <w:b/>
                <w:color w:val="000000"/>
              </w:rPr>
              <w:t>R.B.D.</w:t>
            </w:r>
          </w:p>
        </w:tc>
        <w:tc>
          <w:tcPr>
            <w:tcW w:w="4506" w:type="dxa"/>
          </w:tcPr>
          <w:p w14:paraId="4C4FA89C" w14:textId="77777777" w:rsidR="000C4D4F" w:rsidRDefault="00EB507A">
            <w:pPr>
              <w:pStyle w:val="Normal1"/>
              <w:pBdr>
                <w:top w:val="nil"/>
                <w:left w:val="nil"/>
                <w:bottom w:val="nil"/>
                <w:right w:val="nil"/>
                <w:between w:val="nil"/>
              </w:pBdr>
              <w:spacing w:before="2"/>
              <w:ind w:left="550" w:right="543"/>
              <w:jc w:val="center"/>
              <w:rPr>
                <w:color w:val="000000"/>
              </w:rPr>
            </w:pPr>
            <w:r>
              <w:rPr>
                <w:color w:val="000000"/>
              </w:rPr>
              <w:t>7349</w:t>
            </w:r>
          </w:p>
        </w:tc>
      </w:tr>
      <w:tr w:rsidR="000C4D4F" w14:paraId="6E2C07EB" w14:textId="77777777">
        <w:trPr>
          <w:cantSplit/>
          <w:trHeight w:val="657"/>
          <w:tblHeader/>
        </w:trPr>
        <w:tc>
          <w:tcPr>
            <w:tcW w:w="4724" w:type="dxa"/>
          </w:tcPr>
          <w:p w14:paraId="6C8EE9B2" w14:textId="77777777" w:rsidR="000C4D4F" w:rsidRDefault="00EB507A">
            <w:pPr>
              <w:pStyle w:val="Normal1"/>
              <w:pBdr>
                <w:top w:val="nil"/>
                <w:left w:val="nil"/>
                <w:bottom w:val="nil"/>
                <w:right w:val="nil"/>
                <w:between w:val="nil"/>
              </w:pBdr>
              <w:spacing w:before="2"/>
              <w:ind w:left="679" w:right="673"/>
              <w:jc w:val="center"/>
              <w:rPr>
                <w:b/>
                <w:color w:val="000000"/>
              </w:rPr>
            </w:pPr>
            <w:proofErr w:type="spellStart"/>
            <w:r>
              <w:rPr>
                <w:b/>
                <w:color w:val="000000"/>
              </w:rPr>
              <w:t>Comuna</w:t>
            </w:r>
            <w:proofErr w:type="spellEnd"/>
          </w:p>
        </w:tc>
        <w:tc>
          <w:tcPr>
            <w:tcW w:w="4506" w:type="dxa"/>
          </w:tcPr>
          <w:p w14:paraId="41A83CA9" w14:textId="77777777" w:rsidR="000C4D4F" w:rsidRDefault="00EB507A">
            <w:pPr>
              <w:pStyle w:val="Normal1"/>
              <w:pBdr>
                <w:top w:val="nil"/>
                <w:left w:val="nil"/>
                <w:bottom w:val="nil"/>
                <w:right w:val="nil"/>
                <w:between w:val="nil"/>
              </w:pBdr>
              <w:spacing w:before="2"/>
              <w:ind w:left="551" w:right="543"/>
              <w:jc w:val="center"/>
              <w:rPr>
                <w:color w:val="000000"/>
              </w:rPr>
            </w:pPr>
            <w:r>
              <w:rPr>
                <w:color w:val="000000"/>
              </w:rPr>
              <w:t>Osorno</w:t>
            </w:r>
          </w:p>
        </w:tc>
      </w:tr>
      <w:tr w:rsidR="000C4D4F" w14:paraId="1AA72142" w14:textId="77777777">
        <w:trPr>
          <w:cantSplit/>
          <w:trHeight w:val="618"/>
          <w:tblHeader/>
        </w:trPr>
        <w:tc>
          <w:tcPr>
            <w:tcW w:w="4724" w:type="dxa"/>
          </w:tcPr>
          <w:p w14:paraId="2A38AB1F" w14:textId="77777777" w:rsidR="000C4D4F" w:rsidRDefault="00EB507A">
            <w:pPr>
              <w:pStyle w:val="Normal1"/>
              <w:pBdr>
                <w:top w:val="nil"/>
                <w:left w:val="nil"/>
                <w:bottom w:val="nil"/>
                <w:right w:val="nil"/>
                <w:between w:val="nil"/>
              </w:pBdr>
              <w:spacing w:before="2"/>
              <w:ind w:left="679" w:right="675"/>
              <w:jc w:val="center"/>
              <w:rPr>
                <w:b/>
                <w:color w:val="000000"/>
              </w:rPr>
            </w:pPr>
            <w:proofErr w:type="spellStart"/>
            <w:r>
              <w:rPr>
                <w:b/>
                <w:color w:val="000000"/>
              </w:rPr>
              <w:t>Fono</w:t>
            </w:r>
            <w:proofErr w:type="spellEnd"/>
          </w:p>
        </w:tc>
        <w:tc>
          <w:tcPr>
            <w:tcW w:w="4506" w:type="dxa"/>
          </w:tcPr>
          <w:p w14:paraId="5B099BB4" w14:textId="77777777" w:rsidR="000C4D4F" w:rsidRDefault="00EB507A">
            <w:pPr>
              <w:pStyle w:val="Normal1"/>
              <w:pBdr>
                <w:top w:val="nil"/>
                <w:left w:val="nil"/>
                <w:bottom w:val="nil"/>
                <w:right w:val="nil"/>
                <w:between w:val="nil"/>
              </w:pBdr>
              <w:spacing w:before="2"/>
              <w:ind w:left="552" w:right="542"/>
              <w:jc w:val="center"/>
              <w:rPr>
                <w:color w:val="000000"/>
              </w:rPr>
            </w:pPr>
            <w:r>
              <w:rPr>
                <w:color w:val="000000"/>
              </w:rPr>
              <w:t>(64) 2-233179</w:t>
            </w:r>
          </w:p>
        </w:tc>
      </w:tr>
      <w:tr w:rsidR="000C4D4F" w14:paraId="3DEFEC1E" w14:textId="77777777">
        <w:trPr>
          <w:cantSplit/>
          <w:trHeight w:val="657"/>
          <w:tblHeader/>
        </w:trPr>
        <w:tc>
          <w:tcPr>
            <w:tcW w:w="4724" w:type="dxa"/>
          </w:tcPr>
          <w:p w14:paraId="18B3A4CA" w14:textId="77777777" w:rsidR="000C4D4F" w:rsidRDefault="00EB507A">
            <w:pPr>
              <w:pStyle w:val="Normal1"/>
              <w:pBdr>
                <w:top w:val="nil"/>
                <w:left w:val="nil"/>
                <w:bottom w:val="nil"/>
                <w:right w:val="nil"/>
                <w:between w:val="nil"/>
              </w:pBdr>
              <w:spacing w:before="2"/>
              <w:ind w:left="679" w:right="673"/>
              <w:jc w:val="center"/>
              <w:rPr>
                <w:b/>
                <w:color w:val="000000"/>
              </w:rPr>
            </w:pPr>
            <w:r>
              <w:rPr>
                <w:b/>
                <w:color w:val="000000"/>
              </w:rPr>
              <w:t>E-mail</w:t>
            </w:r>
          </w:p>
        </w:tc>
        <w:tc>
          <w:tcPr>
            <w:tcW w:w="4506" w:type="dxa"/>
          </w:tcPr>
          <w:p w14:paraId="3EC59B9F" w14:textId="77777777" w:rsidR="000C4D4F" w:rsidRDefault="006F2F48">
            <w:pPr>
              <w:pStyle w:val="Normal1"/>
              <w:pBdr>
                <w:top w:val="nil"/>
                <w:left w:val="nil"/>
                <w:bottom w:val="nil"/>
                <w:right w:val="nil"/>
                <w:between w:val="nil"/>
              </w:pBdr>
              <w:spacing w:before="2"/>
              <w:ind w:left="549" w:right="543"/>
              <w:jc w:val="center"/>
              <w:rPr>
                <w:color w:val="000000"/>
              </w:rPr>
            </w:pPr>
            <w:hyperlink r:id="rId10">
              <w:r w:rsidR="00EB507A">
                <w:rPr>
                  <w:color w:val="000000"/>
                </w:rPr>
                <w:t>escuelaartesycultura@daem.imo.cl</w:t>
              </w:r>
            </w:hyperlink>
          </w:p>
        </w:tc>
      </w:tr>
      <w:tr w:rsidR="000C4D4F" w14:paraId="1E8E8E00" w14:textId="77777777">
        <w:trPr>
          <w:cantSplit/>
          <w:trHeight w:val="618"/>
          <w:tblHeader/>
        </w:trPr>
        <w:tc>
          <w:tcPr>
            <w:tcW w:w="4724" w:type="dxa"/>
          </w:tcPr>
          <w:p w14:paraId="38420E12" w14:textId="77777777" w:rsidR="000C4D4F" w:rsidRPr="001C4123" w:rsidRDefault="00EB507A">
            <w:pPr>
              <w:pStyle w:val="Normal1"/>
              <w:pBdr>
                <w:top w:val="nil"/>
                <w:left w:val="nil"/>
                <w:bottom w:val="nil"/>
                <w:right w:val="nil"/>
                <w:between w:val="nil"/>
              </w:pBdr>
              <w:spacing w:before="2"/>
              <w:ind w:left="1752" w:right="382" w:hanging="1296"/>
              <w:rPr>
                <w:b/>
                <w:color w:val="000000"/>
                <w:lang w:val="es-CL"/>
              </w:rPr>
            </w:pPr>
            <w:r w:rsidRPr="001C4123">
              <w:rPr>
                <w:b/>
                <w:color w:val="000000"/>
                <w:lang w:val="es-CL"/>
              </w:rPr>
              <w:t>Fecha de creación del Establecimiento Educacional</w:t>
            </w:r>
          </w:p>
        </w:tc>
        <w:tc>
          <w:tcPr>
            <w:tcW w:w="4506" w:type="dxa"/>
          </w:tcPr>
          <w:p w14:paraId="592293D7" w14:textId="77777777" w:rsidR="000C4D4F" w:rsidRDefault="00EB507A">
            <w:pPr>
              <w:pStyle w:val="Normal1"/>
              <w:pBdr>
                <w:top w:val="nil"/>
                <w:left w:val="nil"/>
                <w:bottom w:val="nil"/>
                <w:right w:val="nil"/>
                <w:between w:val="nil"/>
              </w:pBdr>
              <w:spacing w:before="2"/>
              <w:ind w:left="549" w:right="543"/>
              <w:jc w:val="center"/>
              <w:rPr>
                <w:color w:val="000000"/>
              </w:rPr>
            </w:pPr>
            <w:r>
              <w:rPr>
                <w:color w:val="000000"/>
              </w:rPr>
              <w:t xml:space="preserve">22 de </w:t>
            </w:r>
            <w:proofErr w:type="spellStart"/>
            <w:r>
              <w:rPr>
                <w:color w:val="000000"/>
              </w:rPr>
              <w:t>septiembre</w:t>
            </w:r>
            <w:proofErr w:type="spellEnd"/>
            <w:r>
              <w:rPr>
                <w:color w:val="000000"/>
              </w:rPr>
              <w:t xml:space="preserve"> de 1970</w:t>
            </w:r>
          </w:p>
        </w:tc>
      </w:tr>
      <w:tr w:rsidR="000C4D4F" w14:paraId="63ACB14D" w14:textId="77777777">
        <w:trPr>
          <w:cantSplit/>
          <w:trHeight w:val="705"/>
          <w:tblHeader/>
        </w:trPr>
        <w:tc>
          <w:tcPr>
            <w:tcW w:w="4724" w:type="dxa"/>
          </w:tcPr>
          <w:p w14:paraId="5DEA693E" w14:textId="77777777" w:rsidR="000C4D4F" w:rsidRPr="001C4123" w:rsidRDefault="00EB507A">
            <w:pPr>
              <w:pStyle w:val="Normal1"/>
              <w:pBdr>
                <w:top w:val="nil"/>
                <w:left w:val="nil"/>
                <w:bottom w:val="nil"/>
                <w:right w:val="nil"/>
                <w:between w:val="nil"/>
              </w:pBdr>
              <w:spacing w:before="2"/>
              <w:ind w:left="1219" w:right="382" w:hanging="552"/>
              <w:rPr>
                <w:b/>
                <w:color w:val="000000"/>
                <w:lang w:val="es-CL"/>
              </w:rPr>
            </w:pPr>
            <w:r w:rsidRPr="001C4123">
              <w:rPr>
                <w:b/>
                <w:color w:val="000000"/>
                <w:lang w:val="es-CL"/>
              </w:rPr>
              <w:t>Decreto Cooperador de la Función Educacional del Estado</w:t>
            </w:r>
          </w:p>
        </w:tc>
        <w:tc>
          <w:tcPr>
            <w:tcW w:w="4506" w:type="dxa"/>
          </w:tcPr>
          <w:p w14:paraId="04D46829" w14:textId="77777777" w:rsidR="000C4D4F" w:rsidRDefault="00EB507A">
            <w:pPr>
              <w:pStyle w:val="Normal1"/>
              <w:pBdr>
                <w:top w:val="nil"/>
                <w:left w:val="nil"/>
                <w:bottom w:val="nil"/>
                <w:right w:val="nil"/>
                <w:between w:val="nil"/>
              </w:pBdr>
              <w:spacing w:before="2"/>
              <w:ind w:left="550" w:right="543"/>
              <w:jc w:val="center"/>
              <w:rPr>
                <w:color w:val="000000"/>
              </w:rPr>
            </w:pPr>
            <w:r>
              <w:rPr>
                <w:color w:val="000000"/>
              </w:rPr>
              <w:t>2290</w:t>
            </w:r>
          </w:p>
        </w:tc>
      </w:tr>
      <w:tr w:rsidR="000C4D4F" w14:paraId="3182635B" w14:textId="77777777">
        <w:trPr>
          <w:cantSplit/>
          <w:trHeight w:val="705"/>
          <w:tblHeader/>
        </w:trPr>
        <w:tc>
          <w:tcPr>
            <w:tcW w:w="4724" w:type="dxa"/>
          </w:tcPr>
          <w:p w14:paraId="731AD0F4" w14:textId="77777777" w:rsidR="000C4D4F" w:rsidRDefault="00EB507A">
            <w:pPr>
              <w:pStyle w:val="Normal1"/>
              <w:pBdr>
                <w:top w:val="nil"/>
                <w:left w:val="nil"/>
                <w:bottom w:val="nil"/>
                <w:right w:val="nil"/>
                <w:between w:val="nil"/>
              </w:pBdr>
              <w:spacing w:before="3"/>
              <w:ind w:left="679" w:right="676"/>
              <w:jc w:val="center"/>
              <w:rPr>
                <w:b/>
                <w:color w:val="000000"/>
              </w:rPr>
            </w:pPr>
            <w:proofErr w:type="spellStart"/>
            <w:r>
              <w:rPr>
                <w:b/>
                <w:color w:val="000000"/>
              </w:rPr>
              <w:t>Dependencia</w:t>
            </w:r>
            <w:proofErr w:type="spellEnd"/>
          </w:p>
        </w:tc>
        <w:tc>
          <w:tcPr>
            <w:tcW w:w="4506" w:type="dxa"/>
          </w:tcPr>
          <w:p w14:paraId="66CF15C0" w14:textId="77777777" w:rsidR="000C4D4F" w:rsidRDefault="00EB507A">
            <w:pPr>
              <w:pStyle w:val="Normal1"/>
              <w:pBdr>
                <w:top w:val="nil"/>
                <w:left w:val="nil"/>
                <w:bottom w:val="nil"/>
                <w:right w:val="nil"/>
                <w:between w:val="nil"/>
              </w:pBdr>
              <w:spacing w:before="3"/>
              <w:ind w:left="550" w:right="543"/>
              <w:jc w:val="center"/>
              <w:rPr>
                <w:color w:val="000000"/>
              </w:rPr>
            </w:pPr>
            <w:r>
              <w:rPr>
                <w:color w:val="000000"/>
              </w:rPr>
              <w:t xml:space="preserve">Municipal - </w:t>
            </w:r>
            <w:proofErr w:type="spellStart"/>
            <w:r>
              <w:rPr>
                <w:color w:val="000000"/>
              </w:rPr>
              <w:t>Daem</w:t>
            </w:r>
            <w:proofErr w:type="spellEnd"/>
          </w:p>
        </w:tc>
      </w:tr>
      <w:tr w:rsidR="000C4D4F" w14:paraId="5AF4D4B5" w14:textId="77777777">
        <w:trPr>
          <w:cantSplit/>
          <w:trHeight w:val="705"/>
          <w:tblHeader/>
        </w:trPr>
        <w:tc>
          <w:tcPr>
            <w:tcW w:w="4724" w:type="dxa"/>
          </w:tcPr>
          <w:p w14:paraId="722A7684" w14:textId="77777777" w:rsidR="000C4D4F" w:rsidRDefault="00EB507A">
            <w:pPr>
              <w:pStyle w:val="Normal1"/>
              <w:pBdr>
                <w:top w:val="nil"/>
                <w:left w:val="nil"/>
                <w:bottom w:val="nil"/>
                <w:right w:val="nil"/>
                <w:between w:val="nil"/>
              </w:pBdr>
              <w:spacing w:before="2"/>
              <w:ind w:left="678" w:right="676"/>
              <w:jc w:val="center"/>
              <w:rPr>
                <w:b/>
                <w:color w:val="000000"/>
              </w:rPr>
            </w:pPr>
            <w:r>
              <w:rPr>
                <w:b/>
                <w:color w:val="000000"/>
              </w:rPr>
              <w:t xml:space="preserve">Nivel y </w:t>
            </w:r>
            <w:proofErr w:type="spellStart"/>
            <w:r>
              <w:rPr>
                <w:b/>
                <w:color w:val="000000"/>
              </w:rPr>
              <w:t>Modalidad</w:t>
            </w:r>
            <w:proofErr w:type="spellEnd"/>
          </w:p>
        </w:tc>
        <w:tc>
          <w:tcPr>
            <w:tcW w:w="4506" w:type="dxa"/>
          </w:tcPr>
          <w:p w14:paraId="6211ABB3" w14:textId="77777777" w:rsidR="000C4D4F" w:rsidRDefault="00EB507A">
            <w:pPr>
              <w:pStyle w:val="Normal1"/>
              <w:pBdr>
                <w:top w:val="nil"/>
                <w:left w:val="nil"/>
                <w:bottom w:val="nil"/>
                <w:right w:val="nil"/>
                <w:between w:val="nil"/>
              </w:pBdr>
              <w:spacing w:before="2"/>
              <w:ind w:left="552" w:right="543"/>
              <w:jc w:val="center"/>
              <w:rPr>
                <w:color w:val="000000"/>
              </w:rPr>
            </w:pPr>
            <w:proofErr w:type="spellStart"/>
            <w:r>
              <w:rPr>
                <w:color w:val="000000"/>
              </w:rPr>
              <w:t>Básica</w:t>
            </w:r>
            <w:proofErr w:type="spellEnd"/>
            <w:r>
              <w:rPr>
                <w:color w:val="000000"/>
              </w:rPr>
              <w:t xml:space="preserve"> </w:t>
            </w:r>
            <w:proofErr w:type="spellStart"/>
            <w:r>
              <w:rPr>
                <w:color w:val="000000"/>
              </w:rPr>
              <w:t>Diurna</w:t>
            </w:r>
            <w:proofErr w:type="spellEnd"/>
          </w:p>
        </w:tc>
      </w:tr>
      <w:tr w:rsidR="000C4D4F" w14:paraId="1400FA62" w14:textId="77777777">
        <w:trPr>
          <w:cantSplit/>
          <w:trHeight w:val="705"/>
          <w:tblHeader/>
        </w:trPr>
        <w:tc>
          <w:tcPr>
            <w:tcW w:w="4724" w:type="dxa"/>
          </w:tcPr>
          <w:p w14:paraId="7D91060E" w14:textId="77777777" w:rsidR="000C4D4F" w:rsidRDefault="00EB507A">
            <w:pPr>
              <w:pStyle w:val="Normal1"/>
              <w:pBdr>
                <w:top w:val="nil"/>
                <w:left w:val="nil"/>
                <w:bottom w:val="nil"/>
                <w:right w:val="nil"/>
                <w:between w:val="nil"/>
              </w:pBdr>
              <w:spacing w:before="5"/>
              <w:ind w:left="679" w:right="670"/>
              <w:jc w:val="center"/>
              <w:rPr>
                <w:b/>
                <w:color w:val="000000"/>
              </w:rPr>
            </w:pPr>
            <w:proofErr w:type="spellStart"/>
            <w:r>
              <w:rPr>
                <w:b/>
                <w:color w:val="000000"/>
              </w:rPr>
              <w:t>Horario</w:t>
            </w:r>
            <w:proofErr w:type="spellEnd"/>
            <w:r>
              <w:rPr>
                <w:b/>
                <w:color w:val="000000"/>
              </w:rPr>
              <w:t xml:space="preserve"> de </w:t>
            </w:r>
            <w:proofErr w:type="spellStart"/>
            <w:r>
              <w:rPr>
                <w:b/>
                <w:color w:val="000000"/>
              </w:rPr>
              <w:t>Funcionamiento</w:t>
            </w:r>
            <w:proofErr w:type="spellEnd"/>
          </w:p>
        </w:tc>
        <w:tc>
          <w:tcPr>
            <w:tcW w:w="4506" w:type="dxa"/>
          </w:tcPr>
          <w:p w14:paraId="3FA25347" w14:textId="77777777" w:rsidR="000C4D4F" w:rsidRPr="001C4123" w:rsidRDefault="00EB507A">
            <w:pPr>
              <w:pStyle w:val="Normal1"/>
              <w:pBdr>
                <w:top w:val="nil"/>
                <w:left w:val="nil"/>
                <w:bottom w:val="nil"/>
                <w:right w:val="nil"/>
                <w:between w:val="nil"/>
              </w:pBdr>
              <w:spacing w:before="1"/>
              <w:ind w:left="551" w:right="543"/>
              <w:rPr>
                <w:color w:val="000000"/>
                <w:lang w:val="es-CL"/>
              </w:rPr>
            </w:pPr>
            <w:r w:rsidRPr="001C4123">
              <w:rPr>
                <w:color w:val="000000"/>
                <w:lang w:val="es-CL"/>
              </w:rPr>
              <w:t xml:space="preserve">Jornada escolar 08:15 a 15:45 </w:t>
            </w:r>
            <w:proofErr w:type="spellStart"/>
            <w:r w:rsidRPr="001C4123">
              <w:rPr>
                <w:color w:val="000000"/>
                <w:lang w:val="es-CL"/>
              </w:rPr>
              <w:t>Hrs</w:t>
            </w:r>
            <w:proofErr w:type="spellEnd"/>
            <w:r w:rsidRPr="001C4123">
              <w:rPr>
                <w:color w:val="000000"/>
                <w:lang w:val="es-CL"/>
              </w:rPr>
              <w:t>.</w:t>
            </w:r>
          </w:p>
          <w:p w14:paraId="51619EF0" w14:textId="77777777" w:rsidR="000C4D4F" w:rsidRPr="001C4123" w:rsidRDefault="00EB507A">
            <w:pPr>
              <w:pStyle w:val="Normal1"/>
              <w:pBdr>
                <w:top w:val="nil"/>
                <w:left w:val="nil"/>
                <w:bottom w:val="nil"/>
                <w:right w:val="nil"/>
                <w:between w:val="nil"/>
              </w:pBdr>
              <w:spacing w:before="1"/>
              <w:ind w:right="543"/>
              <w:rPr>
                <w:color w:val="000000"/>
                <w:lang w:val="es-CL"/>
              </w:rPr>
            </w:pPr>
            <w:r w:rsidRPr="001C4123">
              <w:rPr>
                <w:color w:val="000000"/>
                <w:lang w:val="es-CL"/>
              </w:rPr>
              <w:t xml:space="preserve">Recreo: 09:45 a 10:15 y 11:45 a 12:00 </w:t>
            </w:r>
            <w:proofErr w:type="spellStart"/>
            <w:r w:rsidRPr="001C4123">
              <w:rPr>
                <w:color w:val="000000"/>
                <w:lang w:val="es-CL"/>
              </w:rPr>
              <w:t>hrs</w:t>
            </w:r>
            <w:proofErr w:type="spellEnd"/>
            <w:r w:rsidRPr="001C4123">
              <w:rPr>
                <w:color w:val="000000"/>
                <w:lang w:val="es-CL"/>
              </w:rPr>
              <w:t>.</w:t>
            </w:r>
          </w:p>
          <w:p w14:paraId="291B365B" w14:textId="77777777" w:rsidR="000C4D4F" w:rsidRDefault="00EB507A">
            <w:pPr>
              <w:pStyle w:val="Normal1"/>
              <w:pBdr>
                <w:top w:val="nil"/>
                <w:left w:val="nil"/>
                <w:bottom w:val="nil"/>
                <w:right w:val="nil"/>
                <w:between w:val="nil"/>
              </w:pBdr>
              <w:spacing w:before="1"/>
              <w:ind w:left="551" w:right="543"/>
              <w:rPr>
                <w:color w:val="000000"/>
              </w:rPr>
            </w:pPr>
            <w:r>
              <w:rPr>
                <w:color w:val="000000"/>
              </w:rPr>
              <w:t>Almuerzo:  13:30 a 14:15 hrs.</w:t>
            </w:r>
          </w:p>
        </w:tc>
      </w:tr>
      <w:tr w:rsidR="000C4D4F" w14:paraId="73687A17" w14:textId="77777777">
        <w:trPr>
          <w:cantSplit/>
          <w:trHeight w:val="705"/>
          <w:tblHeader/>
        </w:trPr>
        <w:tc>
          <w:tcPr>
            <w:tcW w:w="4724" w:type="dxa"/>
          </w:tcPr>
          <w:p w14:paraId="0492335C" w14:textId="77777777" w:rsidR="000C4D4F" w:rsidRDefault="00EB507A">
            <w:pPr>
              <w:pStyle w:val="Normal1"/>
              <w:pBdr>
                <w:top w:val="nil"/>
                <w:left w:val="nil"/>
                <w:bottom w:val="nil"/>
                <w:right w:val="nil"/>
                <w:between w:val="nil"/>
              </w:pBdr>
              <w:spacing w:before="2"/>
              <w:ind w:left="679" w:right="675"/>
              <w:jc w:val="center"/>
              <w:rPr>
                <w:b/>
                <w:color w:val="000000"/>
              </w:rPr>
            </w:pPr>
            <w:r>
              <w:rPr>
                <w:b/>
                <w:color w:val="000000"/>
              </w:rPr>
              <w:t xml:space="preserve">Nº de </w:t>
            </w:r>
            <w:proofErr w:type="spellStart"/>
            <w:r>
              <w:rPr>
                <w:b/>
                <w:color w:val="000000"/>
              </w:rPr>
              <w:t>Docentes</w:t>
            </w:r>
            <w:proofErr w:type="spellEnd"/>
            <w:r>
              <w:rPr>
                <w:b/>
                <w:color w:val="000000"/>
              </w:rPr>
              <w:t xml:space="preserve"> </w:t>
            </w:r>
            <w:proofErr w:type="spellStart"/>
            <w:r>
              <w:rPr>
                <w:b/>
                <w:color w:val="000000"/>
              </w:rPr>
              <w:t>Directivos</w:t>
            </w:r>
            <w:proofErr w:type="spellEnd"/>
          </w:p>
        </w:tc>
        <w:tc>
          <w:tcPr>
            <w:tcW w:w="4506" w:type="dxa"/>
          </w:tcPr>
          <w:p w14:paraId="77C8F4E9" w14:textId="77777777" w:rsidR="000C4D4F" w:rsidRDefault="00EB507A">
            <w:pPr>
              <w:pStyle w:val="Normal1"/>
              <w:pBdr>
                <w:top w:val="nil"/>
                <w:left w:val="nil"/>
                <w:bottom w:val="nil"/>
                <w:right w:val="nil"/>
                <w:between w:val="nil"/>
              </w:pBdr>
              <w:spacing w:before="2"/>
              <w:ind w:left="552" w:right="541"/>
              <w:jc w:val="center"/>
              <w:rPr>
                <w:color w:val="000000"/>
              </w:rPr>
            </w:pPr>
            <w:r>
              <w:rPr>
                <w:color w:val="000000"/>
              </w:rPr>
              <w:t xml:space="preserve">2 </w:t>
            </w:r>
            <w:proofErr w:type="spellStart"/>
            <w:r>
              <w:rPr>
                <w:color w:val="000000"/>
              </w:rPr>
              <w:t>Docente</w:t>
            </w:r>
            <w:proofErr w:type="spellEnd"/>
            <w:r>
              <w:rPr>
                <w:color w:val="000000"/>
              </w:rPr>
              <w:t xml:space="preserve"> </w:t>
            </w:r>
            <w:proofErr w:type="spellStart"/>
            <w:r>
              <w:rPr>
                <w:color w:val="000000"/>
              </w:rPr>
              <w:t>Directivos</w:t>
            </w:r>
            <w:proofErr w:type="spellEnd"/>
          </w:p>
        </w:tc>
      </w:tr>
      <w:tr w:rsidR="000C4D4F" w14:paraId="687529D4" w14:textId="77777777">
        <w:trPr>
          <w:cantSplit/>
          <w:trHeight w:val="705"/>
          <w:tblHeader/>
        </w:trPr>
        <w:tc>
          <w:tcPr>
            <w:tcW w:w="4724" w:type="dxa"/>
          </w:tcPr>
          <w:p w14:paraId="0A20B07B" w14:textId="77777777" w:rsidR="000C4D4F" w:rsidRDefault="00EB507A">
            <w:pPr>
              <w:pStyle w:val="Normal1"/>
              <w:pBdr>
                <w:top w:val="nil"/>
                <w:left w:val="nil"/>
                <w:bottom w:val="nil"/>
                <w:right w:val="nil"/>
                <w:between w:val="nil"/>
              </w:pBdr>
              <w:spacing w:before="2"/>
              <w:ind w:left="679" w:right="674"/>
              <w:jc w:val="center"/>
              <w:rPr>
                <w:b/>
                <w:color w:val="000000"/>
              </w:rPr>
            </w:pPr>
            <w:r>
              <w:rPr>
                <w:b/>
                <w:color w:val="000000"/>
              </w:rPr>
              <w:t xml:space="preserve">Nº de </w:t>
            </w:r>
            <w:proofErr w:type="spellStart"/>
            <w:r>
              <w:rPr>
                <w:b/>
                <w:color w:val="000000"/>
              </w:rPr>
              <w:t>Docentes</w:t>
            </w:r>
            <w:proofErr w:type="spellEnd"/>
          </w:p>
          <w:p w14:paraId="231F165B" w14:textId="77777777" w:rsidR="000C4D4F" w:rsidRDefault="000C4D4F">
            <w:pPr>
              <w:pStyle w:val="Normal1"/>
              <w:pBdr>
                <w:top w:val="nil"/>
                <w:left w:val="nil"/>
                <w:bottom w:val="nil"/>
                <w:right w:val="nil"/>
                <w:between w:val="nil"/>
              </w:pBdr>
              <w:spacing w:before="2" w:after="1"/>
              <w:rPr>
                <w:b/>
                <w:color w:val="000000"/>
              </w:rPr>
            </w:pPr>
          </w:p>
          <w:p w14:paraId="7AA97952" w14:textId="77777777" w:rsidR="000C4D4F" w:rsidRDefault="00EB507A">
            <w:pPr>
              <w:pStyle w:val="Normal1"/>
              <w:pBdr>
                <w:top w:val="nil"/>
                <w:left w:val="nil"/>
                <w:bottom w:val="nil"/>
                <w:right w:val="nil"/>
                <w:between w:val="nil"/>
              </w:pBdr>
              <w:ind w:left="1847"/>
              <w:rPr>
                <w:b/>
                <w:color w:val="000000"/>
              </w:rPr>
            </w:pPr>
            <w:r>
              <w:rPr>
                <w:b/>
                <w:noProof/>
                <w:color w:val="000000"/>
                <w:lang w:val="es-ES"/>
              </w:rPr>
              <w:drawing>
                <wp:inline distT="0" distB="0" distL="0" distR="0" wp14:anchorId="59923242" wp14:editId="589EF141">
                  <wp:extent cx="151578" cy="152400"/>
                  <wp:effectExtent l="0" t="0" r="0" b="0"/>
                  <wp:docPr id="18520627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51578" cy="152400"/>
                          </a:xfrm>
                          <a:prstGeom prst="rect">
                            <a:avLst/>
                          </a:prstGeom>
                          <a:ln/>
                        </pic:spPr>
                      </pic:pic>
                    </a:graphicData>
                  </a:graphic>
                </wp:inline>
              </w:drawing>
            </w:r>
          </w:p>
        </w:tc>
        <w:tc>
          <w:tcPr>
            <w:tcW w:w="4506" w:type="dxa"/>
          </w:tcPr>
          <w:p w14:paraId="52A03DF1" w14:textId="77777777" w:rsidR="000C4D4F" w:rsidRDefault="00EB507A">
            <w:pPr>
              <w:pStyle w:val="Normal1"/>
              <w:pBdr>
                <w:top w:val="nil"/>
                <w:left w:val="nil"/>
                <w:bottom w:val="nil"/>
                <w:right w:val="nil"/>
                <w:between w:val="nil"/>
              </w:pBdr>
              <w:spacing w:before="2"/>
              <w:ind w:left="550" w:right="543"/>
              <w:jc w:val="center"/>
              <w:rPr>
                <w:color w:val="000000"/>
              </w:rPr>
            </w:pPr>
            <w:r>
              <w:rPr>
                <w:color w:val="000000"/>
              </w:rPr>
              <w:t xml:space="preserve">33 </w:t>
            </w:r>
            <w:proofErr w:type="spellStart"/>
            <w:r>
              <w:rPr>
                <w:color w:val="000000"/>
              </w:rPr>
              <w:t>Docentes</w:t>
            </w:r>
            <w:proofErr w:type="spellEnd"/>
          </w:p>
        </w:tc>
      </w:tr>
      <w:tr w:rsidR="000C4D4F" w14:paraId="63C0772D" w14:textId="77777777">
        <w:trPr>
          <w:cantSplit/>
          <w:trHeight w:val="705"/>
          <w:tblHeader/>
        </w:trPr>
        <w:tc>
          <w:tcPr>
            <w:tcW w:w="4724" w:type="dxa"/>
          </w:tcPr>
          <w:p w14:paraId="71D29DB4" w14:textId="77777777" w:rsidR="000C4D4F" w:rsidRPr="001C4123" w:rsidRDefault="00EB507A">
            <w:pPr>
              <w:pStyle w:val="Normal1"/>
              <w:pBdr>
                <w:top w:val="nil"/>
                <w:left w:val="nil"/>
                <w:bottom w:val="nil"/>
                <w:right w:val="nil"/>
                <w:between w:val="nil"/>
              </w:pBdr>
              <w:spacing w:before="2"/>
              <w:ind w:left="679" w:right="674"/>
              <w:jc w:val="center"/>
              <w:rPr>
                <w:b/>
                <w:color w:val="000000"/>
                <w:lang w:val="es-CL"/>
              </w:rPr>
            </w:pPr>
            <w:proofErr w:type="spellStart"/>
            <w:r w:rsidRPr="001C4123">
              <w:rPr>
                <w:b/>
                <w:color w:val="000000"/>
                <w:lang w:val="es-CL"/>
              </w:rPr>
              <w:t>Nº</w:t>
            </w:r>
            <w:proofErr w:type="spellEnd"/>
            <w:r w:rsidRPr="001C4123">
              <w:rPr>
                <w:b/>
                <w:color w:val="000000"/>
                <w:lang w:val="es-CL"/>
              </w:rPr>
              <w:t xml:space="preserve"> de Asistente de la Educación</w:t>
            </w:r>
          </w:p>
        </w:tc>
        <w:tc>
          <w:tcPr>
            <w:tcW w:w="4506" w:type="dxa"/>
          </w:tcPr>
          <w:p w14:paraId="37F8ED9D" w14:textId="77777777" w:rsidR="000C4D4F" w:rsidRDefault="00EB507A">
            <w:pPr>
              <w:pStyle w:val="Normal1"/>
              <w:pBdr>
                <w:top w:val="nil"/>
                <w:left w:val="nil"/>
                <w:bottom w:val="nil"/>
                <w:right w:val="nil"/>
                <w:between w:val="nil"/>
              </w:pBdr>
              <w:spacing w:before="2"/>
              <w:ind w:left="551" w:right="543"/>
              <w:jc w:val="center"/>
              <w:rPr>
                <w:color w:val="000000"/>
              </w:rPr>
            </w:pPr>
            <w:r>
              <w:rPr>
                <w:color w:val="000000"/>
              </w:rPr>
              <w:t xml:space="preserve">24 </w:t>
            </w:r>
            <w:proofErr w:type="spellStart"/>
            <w:r>
              <w:rPr>
                <w:color w:val="000000"/>
              </w:rPr>
              <w:t>asistentes</w:t>
            </w:r>
            <w:proofErr w:type="spellEnd"/>
            <w:r>
              <w:rPr>
                <w:color w:val="000000"/>
              </w:rPr>
              <w:t xml:space="preserve"> de la </w:t>
            </w:r>
            <w:proofErr w:type="spellStart"/>
            <w:r>
              <w:rPr>
                <w:color w:val="000000"/>
              </w:rPr>
              <w:t>Educación</w:t>
            </w:r>
            <w:proofErr w:type="spellEnd"/>
          </w:p>
        </w:tc>
      </w:tr>
    </w:tbl>
    <w:p w14:paraId="69A8DCB3" w14:textId="77777777" w:rsidR="000C4D4F" w:rsidRDefault="000C4D4F">
      <w:pPr>
        <w:pStyle w:val="Normal1"/>
      </w:pPr>
    </w:p>
    <w:p w14:paraId="0E27B9B0" w14:textId="77777777" w:rsidR="000C4D4F" w:rsidRDefault="000C4D4F">
      <w:pPr>
        <w:pStyle w:val="Normal1"/>
      </w:pPr>
    </w:p>
    <w:p w14:paraId="250B55AD" w14:textId="77777777" w:rsidR="000C4D4F" w:rsidRDefault="000C4D4F">
      <w:pPr>
        <w:pStyle w:val="Normal1"/>
      </w:pPr>
    </w:p>
    <w:p w14:paraId="3EE2A54A" w14:textId="77777777" w:rsidR="000C4D4F" w:rsidRDefault="000C4D4F">
      <w:pPr>
        <w:pStyle w:val="Normal1"/>
      </w:pPr>
    </w:p>
    <w:p w14:paraId="17EBE0C0" w14:textId="77777777" w:rsidR="000C4D4F" w:rsidRDefault="000C4D4F">
      <w:pPr>
        <w:pStyle w:val="Normal1"/>
      </w:pPr>
    </w:p>
    <w:p w14:paraId="4F19E98F" w14:textId="77777777" w:rsidR="000C4D4F" w:rsidRDefault="000C4D4F">
      <w:pPr>
        <w:pStyle w:val="Ttulo3"/>
        <w:spacing w:before="98"/>
        <w:ind w:right="51"/>
        <w:rPr>
          <w:rFonts w:ascii="Calibri" w:eastAsia="Calibri" w:hAnsi="Calibri" w:cs="Calibri"/>
          <w:b/>
          <w:color w:val="000000"/>
          <w:sz w:val="23"/>
          <w:szCs w:val="23"/>
        </w:rPr>
      </w:pPr>
    </w:p>
    <w:p w14:paraId="3021FB8D" w14:textId="77777777" w:rsidR="000C4D4F" w:rsidRDefault="00EB507A">
      <w:pPr>
        <w:pStyle w:val="Ttulo3"/>
        <w:spacing w:before="98"/>
        <w:ind w:right="51"/>
        <w:rPr>
          <w:rFonts w:ascii="Calibri" w:eastAsia="Calibri" w:hAnsi="Calibri" w:cs="Calibri"/>
          <w:b/>
          <w:color w:val="000000"/>
          <w:sz w:val="23"/>
          <w:szCs w:val="23"/>
        </w:rPr>
      </w:pPr>
      <w:r>
        <w:rPr>
          <w:rFonts w:ascii="Calibri" w:eastAsia="Calibri" w:hAnsi="Calibri" w:cs="Calibri"/>
          <w:b/>
          <w:color w:val="000000"/>
          <w:sz w:val="23"/>
          <w:szCs w:val="23"/>
        </w:rPr>
        <w:t xml:space="preserve">PREÁMBULO </w:t>
      </w:r>
    </w:p>
    <w:p w14:paraId="22BC1994" w14:textId="77777777" w:rsidR="000C4D4F" w:rsidRDefault="000C4D4F">
      <w:pPr>
        <w:pStyle w:val="Normal1"/>
        <w:widowControl w:val="0"/>
        <w:pBdr>
          <w:top w:val="nil"/>
          <w:left w:val="nil"/>
          <w:bottom w:val="nil"/>
          <w:right w:val="nil"/>
          <w:between w:val="nil"/>
        </w:pBdr>
        <w:spacing w:before="22" w:after="0" w:line="360" w:lineRule="auto"/>
        <w:ind w:right="51"/>
        <w:jc w:val="both"/>
        <w:rPr>
          <w:rFonts w:ascii="Arial" w:eastAsia="Arial" w:hAnsi="Arial" w:cs="Arial"/>
          <w:color w:val="000000"/>
          <w:sz w:val="24"/>
          <w:szCs w:val="24"/>
        </w:rPr>
      </w:pPr>
    </w:p>
    <w:p w14:paraId="252E15F0" w14:textId="77777777" w:rsidR="000C4D4F" w:rsidRDefault="00EB507A">
      <w:pPr>
        <w:pStyle w:val="Normal1"/>
        <w:widowControl w:val="0"/>
        <w:pBdr>
          <w:top w:val="nil"/>
          <w:left w:val="nil"/>
          <w:bottom w:val="nil"/>
          <w:right w:val="nil"/>
          <w:between w:val="nil"/>
        </w:pBdr>
        <w:spacing w:before="22" w:after="0" w:line="360" w:lineRule="auto"/>
        <w:ind w:right="51" w:firstLine="708"/>
        <w:jc w:val="both"/>
        <w:rPr>
          <w:color w:val="000000"/>
        </w:rPr>
      </w:pPr>
      <w:r>
        <w:rPr>
          <w:color w:val="000000"/>
        </w:rPr>
        <w:t xml:space="preserve">El Plan de Convivencia Escolar es un instrumento indispensable en la actualidad para el buen funcionamiento de un establecimiento educativo cuyo principal objetivo es mantener una Buena Convivencia entre los miembros de la Comunidad Educativa y al mismo tiempo promover ambiente democrático y pacífico en el que el estudiante pueda alcanzar un mayor éxito personal y académico. </w:t>
      </w:r>
    </w:p>
    <w:p w14:paraId="740C637D" w14:textId="77777777" w:rsidR="000C4D4F" w:rsidRDefault="00EB507A">
      <w:pPr>
        <w:pStyle w:val="Normal1"/>
        <w:widowControl w:val="0"/>
        <w:pBdr>
          <w:top w:val="nil"/>
          <w:left w:val="nil"/>
          <w:bottom w:val="nil"/>
          <w:right w:val="nil"/>
          <w:between w:val="nil"/>
        </w:pBdr>
        <w:spacing w:before="22" w:after="0" w:line="360" w:lineRule="auto"/>
        <w:ind w:right="51" w:firstLine="708"/>
        <w:jc w:val="both"/>
        <w:rPr>
          <w:color w:val="000000"/>
        </w:rPr>
      </w:pPr>
      <w:r>
        <w:rPr>
          <w:color w:val="000000"/>
        </w:rPr>
        <w:t xml:space="preserve">En la Escuela Artes y Cultura el Plan de Convivencia tiene un enfoque tanto preventivo como formativo y es producto del trabajo de la Comunidad Educativa del Establecimiento cuyo propósito es cumplir con las normas vigentes, establecidas en la Política Nacional de Convivencia Escolar, con el objetivo de mantener una dinámica saludable entre sus miembros y propiciar un clima organizacional adecuado a los objetivos de la Escuela y su Proyecto Educativo Institucional y al mismo tiempo el desarrollo integral de los estudiantes. </w:t>
      </w:r>
      <w:proofErr w:type="gramStart"/>
      <w:r>
        <w:rPr>
          <w:color w:val="000000"/>
        </w:rPr>
        <w:t>Además</w:t>
      </w:r>
      <w:proofErr w:type="gramEnd"/>
      <w:r>
        <w:rPr>
          <w:color w:val="000000"/>
        </w:rPr>
        <w:t xml:space="preserve"> se ha considerado en la elaboración y los cambios realizados al presente documento los cambios sociales considerando el contexto en el que nos desenvolvemos en la actualidad, como las nuevas formas de participación, el enfoque de equidad de género, el reconocimiento de los derechos de los niños (as), la virtualización de las relaciones sociales y el contexto en el que se desenvuelven las familias que pertenecen a nuestra comunidad. Contiene las normas administrativas, </w:t>
      </w:r>
      <w:proofErr w:type="gramStart"/>
      <w:r>
        <w:rPr>
          <w:color w:val="000000"/>
        </w:rPr>
        <w:t>técnica pedagógicas</w:t>
      </w:r>
      <w:proofErr w:type="gramEnd"/>
      <w:r>
        <w:rPr>
          <w:color w:val="000000"/>
        </w:rPr>
        <w:t xml:space="preserve"> y los protocolos de actuación que regularán en el presente año escolar, la estructura, el funcionamiento de los distintos estamentos del Establecimiento, y su vinculación con las responsabilidades que debe tener presente cada uno de sus integrantes para ejercer su rol, compromiso y participación en las actividades planificadas. Constituirá apoyo permanente y un eje central en el proceso educativo integral de los estudiantes y al mejoramiento de la Calidad de la Educación, no es una instancia sancionadora sino de un logro conseguido a través del trabajo diario de los Objetivos Fundamentales Transversales y de promover el trabajo permanente entre los miembros de la Comunidad Educativa</w:t>
      </w:r>
    </w:p>
    <w:p w14:paraId="1A51A14F"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48A60095"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23712667"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46DB01D4"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5AE1F5A2"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29993CF7"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76C4A5E5"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711D3E0C"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09E235F1"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646D256D" w14:textId="77777777" w:rsidR="000C4D4F" w:rsidRDefault="00EB507A">
      <w:pPr>
        <w:pStyle w:val="Normal1"/>
        <w:tabs>
          <w:tab w:val="left" w:pos="852"/>
          <w:tab w:val="left" w:pos="5508"/>
        </w:tabs>
        <w:spacing w:after="0" w:line="240" w:lineRule="auto"/>
        <w:ind w:left="426" w:right="-91" w:hanging="426"/>
        <w:jc w:val="center"/>
        <w:rPr>
          <w:b/>
          <w:sz w:val="23"/>
          <w:szCs w:val="23"/>
        </w:rPr>
      </w:pPr>
      <w:r>
        <w:rPr>
          <w:b/>
          <w:sz w:val="23"/>
          <w:szCs w:val="23"/>
        </w:rPr>
        <w:lastRenderedPageBreak/>
        <w:t xml:space="preserve">OBJETIVO DEL REGLAMENTO INTERNO </w:t>
      </w:r>
      <w:proofErr w:type="gramStart"/>
      <w:r>
        <w:rPr>
          <w:b/>
          <w:sz w:val="23"/>
          <w:szCs w:val="23"/>
        </w:rPr>
        <w:t>Y  MANUAL</w:t>
      </w:r>
      <w:proofErr w:type="gramEnd"/>
      <w:r>
        <w:rPr>
          <w:b/>
          <w:sz w:val="23"/>
          <w:szCs w:val="23"/>
        </w:rPr>
        <w:t xml:space="preserve"> DE CONVIVENCIA ESCOLAR</w:t>
      </w:r>
    </w:p>
    <w:p w14:paraId="4A41A049" w14:textId="77777777" w:rsidR="000C4D4F" w:rsidRDefault="000C4D4F">
      <w:pPr>
        <w:pStyle w:val="Normal1"/>
        <w:tabs>
          <w:tab w:val="left" w:pos="852"/>
          <w:tab w:val="left" w:pos="5508"/>
        </w:tabs>
        <w:spacing w:after="0" w:line="240" w:lineRule="auto"/>
        <w:ind w:left="426" w:right="-91" w:hanging="426"/>
        <w:jc w:val="center"/>
        <w:rPr>
          <w:b/>
          <w:sz w:val="23"/>
          <w:szCs w:val="23"/>
        </w:rPr>
      </w:pPr>
    </w:p>
    <w:p w14:paraId="52AEFA9E" w14:textId="77777777" w:rsidR="000C4D4F" w:rsidRDefault="00EB507A">
      <w:pPr>
        <w:pStyle w:val="Normal1"/>
        <w:jc w:val="both"/>
      </w:pPr>
      <w:r>
        <w:tab/>
        <w:t xml:space="preserve">El presente manual responde a la necesidad de elaborar “principios orientadores” que han de facilitar la asimilación de normas, las cuales deben ser lineamientos básicos de comportamientos, hábitos y actitudes. </w:t>
      </w:r>
    </w:p>
    <w:p w14:paraId="1DD16108" w14:textId="77777777" w:rsidR="000C4D4F" w:rsidRDefault="00EB507A">
      <w:pPr>
        <w:pStyle w:val="Normal1"/>
        <w:tabs>
          <w:tab w:val="left" w:pos="852"/>
          <w:tab w:val="left" w:pos="5508"/>
        </w:tabs>
        <w:spacing w:line="360" w:lineRule="auto"/>
        <w:ind w:right="-91"/>
        <w:jc w:val="both"/>
        <w:rPr>
          <w:u w:val="single"/>
        </w:rPr>
      </w:pPr>
      <w:r>
        <w:rPr>
          <w:b/>
          <w:u w:val="single"/>
        </w:rPr>
        <w:t xml:space="preserve">Objetivos generales </w:t>
      </w:r>
    </w:p>
    <w:p w14:paraId="04843D63" w14:textId="77777777" w:rsidR="000C4D4F" w:rsidRDefault="00EB507A">
      <w:pPr>
        <w:pStyle w:val="Normal1"/>
        <w:numPr>
          <w:ilvl w:val="0"/>
          <w:numId w:val="157"/>
        </w:numPr>
        <w:pBdr>
          <w:top w:val="nil"/>
          <w:left w:val="nil"/>
          <w:bottom w:val="nil"/>
          <w:right w:val="nil"/>
          <w:between w:val="nil"/>
        </w:pBdr>
        <w:tabs>
          <w:tab w:val="left" w:pos="852"/>
          <w:tab w:val="left" w:pos="5508"/>
        </w:tabs>
        <w:spacing w:after="0" w:line="360" w:lineRule="auto"/>
        <w:ind w:right="-91"/>
        <w:jc w:val="both"/>
      </w:pPr>
      <w:r>
        <w:rPr>
          <w:color w:val="000000"/>
        </w:rPr>
        <w:t xml:space="preserve">Garantizar el funcionamiento y facilitar las condiciones para el desarrollo del proceso de enseñanza-aprendizaje y de convivencia escolar. </w:t>
      </w:r>
    </w:p>
    <w:p w14:paraId="6033AB65" w14:textId="77777777" w:rsidR="000C4D4F" w:rsidRDefault="00EB507A">
      <w:pPr>
        <w:pStyle w:val="Normal1"/>
        <w:numPr>
          <w:ilvl w:val="0"/>
          <w:numId w:val="157"/>
        </w:numPr>
        <w:pBdr>
          <w:top w:val="nil"/>
          <w:left w:val="nil"/>
          <w:bottom w:val="nil"/>
          <w:right w:val="nil"/>
          <w:between w:val="nil"/>
        </w:pBdr>
        <w:tabs>
          <w:tab w:val="left" w:pos="852"/>
          <w:tab w:val="left" w:pos="5508"/>
        </w:tabs>
        <w:spacing w:line="360" w:lineRule="auto"/>
        <w:ind w:right="-91"/>
        <w:jc w:val="both"/>
      </w:pPr>
      <w:r>
        <w:rPr>
          <w:color w:val="000000"/>
        </w:rPr>
        <w:t xml:space="preserve">Desarrollar en el alumnado el valor del respeto mutuo y del cumplimiento de las normas establecidas. </w:t>
      </w:r>
    </w:p>
    <w:p w14:paraId="394336E1" w14:textId="77777777" w:rsidR="000C4D4F" w:rsidRDefault="00EB507A">
      <w:pPr>
        <w:pStyle w:val="Normal1"/>
        <w:tabs>
          <w:tab w:val="left" w:pos="852"/>
          <w:tab w:val="left" w:pos="5508"/>
        </w:tabs>
        <w:spacing w:line="360" w:lineRule="auto"/>
        <w:ind w:right="-91"/>
        <w:jc w:val="both"/>
        <w:rPr>
          <w:u w:val="single"/>
        </w:rPr>
      </w:pPr>
      <w:r>
        <w:rPr>
          <w:b/>
          <w:u w:val="single"/>
        </w:rPr>
        <w:t>Objetivos específicos</w:t>
      </w:r>
    </w:p>
    <w:p w14:paraId="629D32DF" w14:textId="77777777" w:rsidR="000C4D4F" w:rsidRDefault="00EB507A">
      <w:pPr>
        <w:pStyle w:val="Normal1"/>
        <w:numPr>
          <w:ilvl w:val="0"/>
          <w:numId w:val="168"/>
        </w:numPr>
        <w:pBdr>
          <w:top w:val="nil"/>
          <w:left w:val="nil"/>
          <w:bottom w:val="nil"/>
          <w:right w:val="nil"/>
          <w:between w:val="nil"/>
        </w:pBdr>
        <w:tabs>
          <w:tab w:val="left" w:pos="852"/>
          <w:tab w:val="left" w:pos="5508"/>
        </w:tabs>
        <w:spacing w:after="0" w:line="360" w:lineRule="auto"/>
        <w:ind w:right="-91"/>
        <w:jc w:val="both"/>
      </w:pPr>
      <w:r>
        <w:rPr>
          <w:color w:val="000000"/>
        </w:rPr>
        <w:t xml:space="preserve">Cumplir las normas que rigen el funcionamiento de la escuela con el objeto de permitir el buen desarrollo del proceso educativo. </w:t>
      </w:r>
    </w:p>
    <w:p w14:paraId="43B58CBF" w14:textId="77777777" w:rsidR="000C4D4F" w:rsidRDefault="00EB507A">
      <w:pPr>
        <w:pStyle w:val="Normal1"/>
        <w:numPr>
          <w:ilvl w:val="0"/>
          <w:numId w:val="168"/>
        </w:numPr>
        <w:pBdr>
          <w:top w:val="nil"/>
          <w:left w:val="nil"/>
          <w:bottom w:val="nil"/>
          <w:right w:val="nil"/>
          <w:between w:val="nil"/>
        </w:pBdr>
        <w:tabs>
          <w:tab w:val="left" w:pos="852"/>
          <w:tab w:val="left" w:pos="5508"/>
        </w:tabs>
        <w:spacing w:after="0" w:line="360" w:lineRule="auto"/>
        <w:ind w:right="-91"/>
        <w:jc w:val="both"/>
      </w:pPr>
      <w:r>
        <w:rPr>
          <w:color w:val="000000"/>
        </w:rPr>
        <w:t xml:space="preserve">Demostrar orden y disciplina tanto en la escuela, como fuera de ella. </w:t>
      </w:r>
    </w:p>
    <w:p w14:paraId="26E55F45" w14:textId="77777777" w:rsidR="000C4D4F" w:rsidRDefault="00EB507A">
      <w:pPr>
        <w:pStyle w:val="Normal1"/>
        <w:numPr>
          <w:ilvl w:val="0"/>
          <w:numId w:val="168"/>
        </w:numPr>
        <w:pBdr>
          <w:top w:val="nil"/>
          <w:left w:val="nil"/>
          <w:bottom w:val="nil"/>
          <w:right w:val="nil"/>
          <w:between w:val="nil"/>
        </w:pBdr>
        <w:tabs>
          <w:tab w:val="left" w:pos="852"/>
          <w:tab w:val="left" w:pos="5508"/>
        </w:tabs>
        <w:spacing w:line="360" w:lineRule="auto"/>
        <w:ind w:right="-91"/>
        <w:jc w:val="both"/>
      </w:pPr>
      <w:r>
        <w:rPr>
          <w:color w:val="000000"/>
        </w:rPr>
        <w:t xml:space="preserve">Desarrollar la autodisciplina y el autocontrol. </w:t>
      </w:r>
    </w:p>
    <w:p w14:paraId="4884926A" w14:textId="77777777" w:rsidR="000C4D4F" w:rsidRDefault="00EB507A">
      <w:pPr>
        <w:pStyle w:val="Normal1"/>
        <w:tabs>
          <w:tab w:val="left" w:pos="852"/>
          <w:tab w:val="left" w:pos="5508"/>
        </w:tabs>
        <w:spacing w:line="360" w:lineRule="auto"/>
        <w:ind w:right="-91"/>
        <w:jc w:val="both"/>
      </w:pPr>
      <w:r>
        <w:tab/>
        <w:t>De este modo, para que el alumno comprenda e interiorice las normas se trabajará con la REFLEXIÓN en primera instancia, la cual es la clave para la acción; y el acompañamiento, y discernimiento, dos herramientas fundamentales en el proceso de asimilación de normas. El alumno/as en nuestra escuela está constantemente siendo estimulado a la REFLEXIÓN y DISCERNIMIENTO de su actuar, procurando incentivar en este /a la superación personal, entendiendo el respeto y la sana convivencia como aspecto esencial en su proceso de formación. Este manual regula la conducta de los estudiantes durante la jornada escolar y se extiende a todas las actividades en que éste/a represente a la escuela (incluyendo fines de semana) tanto dentro del recinto educacional como en perímetros circundantes</w:t>
      </w:r>
    </w:p>
    <w:p w14:paraId="20F1B6C4" w14:textId="77777777" w:rsidR="000C4D4F" w:rsidRDefault="000C4D4F">
      <w:pPr>
        <w:pStyle w:val="Normal1"/>
        <w:rPr>
          <w:rFonts w:ascii="Arial" w:eastAsia="Arial" w:hAnsi="Arial" w:cs="Arial"/>
          <w:b/>
          <w:color w:val="000000"/>
          <w:u w:val="single"/>
        </w:rPr>
      </w:pPr>
    </w:p>
    <w:p w14:paraId="73FD30E7" w14:textId="77777777" w:rsidR="000C4D4F" w:rsidRDefault="000C4D4F">
      <w:pPr>
        <w:pStyle w:val="Normal1"/>
        <w:rPr>
          <w:rFonts w:ascii="Arial" w:eastAsia="Arial" w:hAnsi="Arial" w:cs="Arial"/>
          <w:b/>
          <w:color w:val="000000"/>
          <w:u w:val="single"/>
        </w:rPr>
      </w:pPr>
    </w:p>
    <w:p w14:paraId="5349F47E" w14:textId="77777777" w:rsidR="000C4D4F" w:rsidRDefault="000C4D4F">
      <w:pPr>
        <w:pStyle w:val="Normal1"/>
        <w:rPr>
          <w:rFonts w:ascii="Arial" w:eastAsia="Arial" w:hAnsi="Arial" w:cs="Arial"/>
          <w:b/>
          <w:color w:val="000000"/>
          <w:u w:val="single"/>
        </w:rPr>
      </w:pPr>
    </w:p>
    <w:p w14:paraId="5735793D" w14:textId="77777777" w:rsidR="000C4D4F" w:rsidRDefault="000C4D4F">
      <w:pPr>
        <w:pStyle w:val="Normal1"/>
        <w:rPr>
          <w:rFonts w:ascii="Arial" w:eastAsia="Arial" w:hAnsi="Arial" w:cs="Arial"/>
          <w:b/>
          <w:color w:val="000000"/>
          <w:u w:val="single"/>
        </w:rPr>
      </w:pPr>
    </w:p>
    <w:p w14:paraId="7130370B" w14:textId="77777777" w:rsidR="001C4123" w:rsidRDefault="001C4123">
      <w:pPr>
        <w:pStyle w:val="Normal1"/>
        <w:rPr>
          <w:rFonts w:ascii="Arial" w:eastAsia="Arial" w:hAnsi="Arial" w:cs="Arial"/>
          <w:b/>
          <w:color w:val="000000"/>
          <w:u w:val="single"/>
        </w:rPr>
      </w:pPr>
    </w:p>
    <w:p w14:paraId="3978EF7A" w14:textId="77777777" w:rsidR="000C4D4F" w:rsidRDefault="000C4D4F">
      <w:pPr>
        <w:pStyle w:val="Normal1"/>
        <w:rPr>
          <w:rFonts w:ascii="Arial" w:eastAsia="Arial" w:hAnsi="Arial" w:cs="Arial"/>
          <w:b/>
          <w:color w:val="000000"/>
          <w:u w:val="single"/>
        </w:rPr>
      </w:pPr>
    </w:p>
    <w:p w14:paraId="6F87FEBF" w14:textId="77777777" w:rsidR="000C4D4F" w:rsidRDefault="000C4D4F">
      <w:pPr>
        <w:pStyle w:val="Normal1"/>
        <w:rPr>
          <w:rFonts w:ascii="Arial" w:eastAsia="Arial" w:hAnsi="Arial" w:cs="Arial"/>
          <w:b/>
          <w:color w:val="000000"/>
          <w:u w:val="single"/>
        </w:rPr>
      </w:pPr>
    </w:p>
    <w:p w14:paraId="4F44E703" w14:textId="77777777" w:rsidR="000C4D4F" w:rsidRDefault="00EB507A">
      <w:pPr>
        <w:pStyle w:val="Normal1"/>
        <w:jc w:val="center"/>
        <w:rPr>
          <w:b/>
          <w:sz w:val="23"/>
          <w:szCs w:val="23"/>
        </w:rPr>
      </w:pPr>
      <w:r>
        <w:rPr>
          <w:b/>
          <w:sz w:val="23"/>
          <w:szCs w:val="23"/>
        </w:rPr>
        <w:lastRenderedPageBreak/>
        <w:t>FUNDAMENTOS LEGALES DEL REGLAMENTOINTERNO</w:t>
      </w:r>
    </w:p>
    <w:p w14:paraId="215F4139"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before="301" w:after="0" w:line="360" w:lineRule="auto"/>
        <w:jc w:val="both"/>
        <w:rPr>
          <w:color w:val="000000"/>
          <w:sz w:val="24"/>
          <w:szCs w:val="24"/>
        </w:rPr>
      </w:pPr>
      <w:r>
        <w:rPr>
          <w:color w:val="000000"/>
          <w:sz w:val="24"/>
          <w:szCs w:val="24"/>
        </w:rPr>
        <w:t>Constitución Política de la República de Chile.</w:t>
      </w:r>
    </w:p>
    <w:p w14:paraId="5E55E718"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 xml:space="preserve">Ley General de Educación </w:t>
      </w:r>
      <w:proofErr w:type="spellStart"/>
      <w:r>
        <w:rPr>
          <w:color w:val="000000"/>
          <w:sz w:val="24"/>
          <w:szCs w:val="24"/>
        </w:rPr>
        <w:t>N°</w:t>
      </w:r>
      <w:proofErr w:type="spellEnd"/>
      <w:r>
        <w:rPr>
          <w:color w:val="000000"/>
          <w:sz w:val="24"/>
          <w:szCs w:val="24"/>
        </w:rPr>
        <w:t xml:space="preserve"> 20370.</w:t>
      </w:r>
    </w:p>
    <w:p w14:paraId="208F772F"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 xml:space="preserve">Ley Sobre Violencia Escolar </w:t>
      </w:r>
      <w:proofErr w:type="spellStart"/>
      <w:r>
        <w:rPr>
          <w:color w:val="000000"/>
          <w:sz w:val="24"/>
          <w:szCs w:val="24"/>
        </w:rPr>
        <w:t>N°</w:t>
      </w:r>
      <w:proofErr w:type="spellEnd"/>
      <w:r>
        <w:rPr>
          <w:color w:val="000000"/>
          <w:sz w:val="24"/>
          <w:szCs w:val="24"/>
        </w:rPr>
        <w:t xml:space="preserve"> 20.536.</w:t>
      </w:r>
    </w:p>
    <w:p w14:paraId="3ADC1C64"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 xml:space="preserve">Estatuto de los Profesionales de la Educación, ley </w:t>
      </w:r>
      <w:proofErr w:type="spellStart"/>
      <w:r>
        <w:rPr>
          <w:color w:val="000000"/>
          <w:sz w:val="24"/>
          <w:szCs w:val="24"/>
        </w:rPr>
        <w:t>N°</w:t>
      </w:r>
      <w:proofErr w:type="spellEnd"/>
      <w:r>
        <w:rPr>
          <w:color w:val="000000"/>
          <w:sz w:val="24"/>
          <w:szCs w:val="24"/>
        </w:rPr>
        <w:t xml:space="preserve"> 19.070 de 1991.</w:t>
      </w:r>
    </w:p>
    <w:p w14:paraId="293A0BC2"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Declaración de los Derechos Humanos.</w:t>
      </w:r>
    </w:p>
    <w:p w14:paraId="32E1ECBE"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Convención sobre los Derechos del Niño.</w:t>
      </w:r>
    </w:p>
    <w:p w14:paraId="2043F1A5"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 w:val="left" w:pos="9448"/>
        </w:tabs>
        <w:spacing w:after="0" w:line="360" w:lineRule="auto"/>
        <w:ind w:right="356"/>
        <w:jc w:val="both"/>
        <w:rPr>
          <w:color w:val="000000"/>
          <w:sz w:val="24"/>
          <w:szCs w:val="24"/>
        </w:rPr>
      </w:pPr>
      <w:r>
        <w:rPr>
          <w:color w:val="000000"/>
          <w:sz w:val="24"/>
          <w:szCs w:val="24"/>
        </w:rPr>
        <w:t>Ley 20.422 ley sobre la igualdad de oportunidades e inclusión social de las personas con discapacidad.</w:t>
      </w:r>
    </w:p>
    <w:p w14:paraId="6999F864"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 xml:space="preserve">Decreto </w:t>
      </w:r>
      <w:proofErr w:type="spellStart"/>
      <w:r>
        <w:rPr>
          <w:color w:val="000000"/>
          <w:sz w:val="24"/>
          <w:szCs w:val="24"/>
        </w:rPr>
        <w:t>N°</w:t>
      </w:r>
      <w:proofErr w:type="spellEnd"/>
      <w:r>
        <w:rPr>
          <w:color w:val="000000"/>
          <w:sz w:val="24"/>
          <w:szCs w:val="24"/>
        </w:rPr>
        <w:t xml:space="preserve"> 170establece las normas y políticas del funcionamiento del PIE.</w:t>
      </w:r>
    </w:p>
    <w:p w14:paraId="52DB1009"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Ley 20201 Ley de subvenciones a Establecimientos Educacionales</w:t>
      </w:r>
    </w:p>
    <w:p w14:paraId="3902FED7"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 xml:space="preserve">Ley </w:t>
      </w:r>
      <w:proofErr w:type="spellStart"/>
      <w:r>
        <w:rPr>
          <w:color w:val="000000"/>
          <w:sz w:val="24"/>
          <w:szCs w:val="24"/>
        </w:rPr>
        <w:t>Nº</w:t>
      </w:r>
      <w:proofErr w:type="spellEnd"/>
      <w:r>
        <w:rPr>
          <w:color w:val="000000"/>
          <w:sz w:val="24"/>
          <w:szCs w:val="24"/>
        </w:rPr>
        <w:t xml:space="preserve"> 20.248 del a Subvención Escolar Preferencial, junio 2008.</w:t>
      </w:r>
    </w:p>
    <w:p w14:paraId="42F74237"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ind w:right="357"/>
        <w:jc w:val="both"/>
        <w:rPr>
          <w:color w:val="000000"/>
          <w:sz w:val="24"/>
          <w:szCs w:val="24"/>
        </w:rPr>
      </w:pPr>
      <w:r>
        <w:rPr>
          <w:color w:val="000000"/>
          <w:sz w:val="24"/>
          <w:szCs w:val="24"/>
        </w:rPr>
        <w:t>Ley Orgánica 20.084, agosto 2004, reguladora de la responsabilidad penal de los menores entre 14 y 18 años.</w:t>
      </w:r>
    </w:p>
    <w:p w14:paraId="22B41618"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ind w:right="357"/>
        <w:jc w:val="both"/>
        <w:rPr>
          <w:color w:val="000000"/>
          <w:sz w:val="24"/>
          <w:szCs w:val="24"/>
        </w:rPr>
      </w:pPr>
      <w:r>
        <w:rPr>
          <w:color w:val="000000"/>
          <w:sz w:val="24"/>
          <w:szCs w:val="24"/>
        </w:rPr>
        <w:t>Ley 20.000 sobre drogas, tráfico y consumo.</w:t>
      </w:r>
    </w:p>
    <w:p w14:paraId="71C04F96" w14:textId="77777777" w:rsidR="000C4D4F" w:rsidRDefault="006F2F48">
      <w:pPr>
        <w:pStyle w:val="Normal1"/>
        <w:widowControl w:val="0"/>
        <w:numPr>
          <w:ilvl w:val="0"/>
          <w:numId w:val="46"/>
        </w:numPr>
        <w:pBdr>
          <w:top w:val="nil"/>
          <w:left w:val="nil"/>
          <w:bottom w:val="nil"/>
          <w:right w:val="nil"/>
          <w:between w:val="nil"/>
        </w:pBdr>
        <w:tabs>
          <w:tab w:val="left" w:pos="1280"/>
          <w:tab w:val="left" w:pos="1281"/>
        </w:tabs>
        <w:spacing w:after="0" w:line="360" w:lineRule="auto"/>
        <w:ind w:right="357"/>
        <w:jc w:val="both"/>
        <w:rPr>
          <w:color w:val="000000"/>
          <w:sz w:val="24"/>
          <w:szCs w:val="24"/>
        </w:rPr>
      </w:pPr>
      <w:hyperlink r:id="rId12">
        <w:r w:rsidR="00EB507A">
          <w:rPr>
            <w:color w:val="000000"/>
            <w:sz w:val="24"/>
            <w:szCs w:val="24"/>
          </w:rPr>
          <w:t xml:space="preserve">Ley </w:t>
        </w:r>
        <w:proofErr w:type="gramStart"/>
        <w:r w:rsidR="00EB507A">
          <w:rPr>
            <w:color w:val="000000"/>
            <w:sz w:val="24"/>
            <w:szCs w:val="24"/>
          </w:rPr>
          <w:t>N.º</w:t>
        </w:r>
        <w:proofErr w:type="gramEnd"/>
        <w:r w:rsidR="00EB507A">
          <w:rPr>
            <w:color w:val="000000"/>
            <w:sz w:val="24"/>
            <w:szCs w:val="24"/>
          </w:rPr>
          <w:t>18.962 alumnas en situación de embarazo y maternidad</w:t>
        </w:r>
      </w:hyperlink>
      <w:r w:rsidR="00EB507A">
        <w:rPr>
          <w:color w:val="000000"/>
          <w:sz w:val="24"/>
          <w:szCs w:val="24"/>
        </w:rPr>
        <w:t>.</w:t>
      </w:r>
    </w:p>
    <w:p w14:paraId="79BA2885"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ind w:right="357"/>
        <w:jc w:val="both"/>
        <w:rPr>
          <w:color w:val="000000"/>
          <w:sz w:val="24"/>
          <w:szCs w:val="24"/>
        </w:rPr>
      </w:pPr>
      <w:r>
        <w:rPr>
          <w:color w:val="000000"/>
          <w:sz w:val="24"/>
          <w:szCs w:val="24"/>
        </w:rPr>
        <w:t>Ley 20.066, violencia intrafamiliar</w:t>
      </w:r>
    </w:p>
    <w:p w14:paraId="75B18068"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ind w:right="357"/>
        <w:jc w:val="both"/>
        <w:rPr>
          <w:color w:val="000000"/>
          <w:sz w:val="24"/>
          <w:szCs w:val="24"/>
        </w:rPr>
      </w:pPr>
      <w:r>
        <w:rPr>
          <w:color w:val="000000"/>
          <w:sz w:val="24"/>
          <w:szCs w:val="24"/>
        </w:rPr>
        <w:t>El ideario del PADEM de la comuna</w:t>
      </w:r>
    </w:p>
    <w:p w14:paraId="35980CFE"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ind w:right="357"/>
        <w:jc w:val="both"/>
        <w:rPr>
          <w:color w:val="000000"/>
          <w:sz w:val="24"/>
          <w:szCs w:val="24"/>
        </w:rPr>
      </w:pPr>
      <w:r>
        <w:rPr>
          <w:color w:val="000000"/>
          <w:sz w:val="24"/>
          <w:szCs w:val="24"/>
        </w:rPr>
        <w:t>El ideario del PLADECO</w:t>
      </w:r>
    </w:p>
    <w:p w14:paraId="253745D1"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ind w:right="357"/>
        <w:jc w:val="both"/>
        <w:rPr>
          <w:color w:val="000000"/>
          <w:sz w:val="24"/>
          <w:szCs w:val="24"/>
        </w:rPr>
      </w:pPr>
      <w:r>
        <w:rPr>
          <w:color w:val="000000"/>
          <w:sz w:val="24"/>
          <w:szCs w:val="24"/>
        </w:rPr>
        <w:t>Ley de responsabilidad penal juvenil y adolescente 20.586</w:t>
      </w:r>
    </w:p>
    <w:p w14:paraId="547E18B9"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ind w:right="357"/>
        <w:jc w:val="both"/>
        <w:rPr>
          <w:color w:val="000000"/>
          <w:sz w:val="24"/>
          <w:szCs w:val="24"/>
        </w:rPr>
      </w:pPr>
      <w:r>
        <w:rPr>
          <w:color w:val="000000"/>
          <w:sz w:val="24"/>
          <w:szCs w:val="24"/>
        </w:rPr>
        <w:t>Circular Nº1, versión N°4 de la Superintendencia de Educación</w:t>
      </w:r>
    </w:p>
    <w:p w14:paraId="04875B16" w14:textId="77777777" w:rsidR="000C4D4F" w:rsidRDefault="00EB507A">
      <w:pPr>
        <w:pStyle w:val="Normal1"/>
        <w:widowControl w:val="0"/>
        <w:numPr>
          <w:ilvl w:val="0"/>
          <w:numId w:val="46"/>
        </w:numPr>
        <w:pBdr>
          <w:top w:val="nil"/>
          <w:left w:val="nil"/>
          <w:bottom w:val="nil"/>
          <w:right w:val="nil"/>
          <w:between w:val="nil"/>
        </w:pBdr>
        <w:tabs>
          <w:tab w:val="left" w:pos="1280"/>
          <w:tab w:val="left" w:pos="1281"/>
        </w:tabs>
        <w:spacing w:after="0" w:line="360" w:lineRule="auto"/>
        <w:ind w:right="357"/>
        <w:jc w:val="both"/>
        <w:rPr>
          <w:color w:val="000000"/>
          <w:sz w:val="24"/>
          <w:szCs w:val="24"/>
        </w:rPr>
      </w:pPr>
      <w:r>
        <w:rPr>
          <w:color w:val="000000"/>
          <w:sz w:val="24"/>
          <w:szCs w:val="24"/>
        </w:rPr>
        <w:t>Proyecto educativo Institucional</w:t>
      </w:r>
    </w:p>
    <w:p w14:paraId="57BE015B" w14:textId="77777777" w:rsidR="000C4D4F" w:rsidRDefault="000C4D4F">
      <w:pPr>
        <w:pStyle w:val="Normal1"/>
      </w:pPr>
    </w:p>
    <w:p w14:paraId="2F46D9E6" w14:textId="77777777" w:rsidR="000C4D4F" w:rsidRDefault="000C4D4F">
      <w:pPr>
        <w:pStyle w:val="Normal1"/>
      </w:pPr>
    </w:p>
    <w:p w14:paraId="4C221E3A" w14:textId="77777777" w:rsidR="000C4D4F" w:rsidRDefault="000C4D4F">
      <w:pPr>
        <w:pStyle w:val="Normal1"/>
      </w:pPr>
    </w:p>
    <w:p w14:paraId="53EE7075" w14:textId="77777777" w:rsidR="000C4D4F" w:rsidRDefault="000C4D4F">
      <w:pPr>
        <w:pStyle w:val="Normal1"/>
      </w:pPr>
    </w:p>
    <w:p w14:paraId="7D5D2D17" w14:textId="77777777" w:rsidR="000C4D4F" w:rsidRDefault="000C4D4F">
      <w:pPr>
        <w:pStyle w:val="Normal1"/>
      </w:pPr>
    </w:p>
    <w:p w14:paraId="7A97BD78" w14:textId="77777777" w:rsidR="000C4D4F" w:rsidRDefault="000C4D4F">
      <w:pPr>
        <w:pStyle w:val="Normal1"/>
      </w:pPr>
    </w:p>
    <w:p w14:paraId="2A4C9703" w14:textId="77777777" w:rsidR="000C4D4F" w:rsidRDefault="000C4D4F">
      <w:pPr>
        <w:pStyle w:val="Normal1"/>
      </w:pPr>
    </w:p>
    <w:p w14:paraId="574A0FA7" w14:textId="77777777" w:rsidR="000C4D4F" w:rsidRDefault="000C4D4F">
      <w:pPr>
        <w:pStyle w:val="Normal1"/>
      </w:pPr>
    </w:p>
    <w:p w14:paraId="4F475109" w14:textId="77777777" w:rsidR="000C4D4F" w:rsidRDefault="00EB507A">
      <w:pPr>
        <w:pStyle w:val="Normal1"/>
        <w:rPr>
          <w:b/>
        </w:rPr>
      </w:pPr>
      <w:r>
        <w:rPr>
          <w:b/>
        </w:rPr>
        <w:t xml:space="preserve"> ANTECEDENTES HISTORICOS: </w:t>
      </w:r>
    </w:p>
    <w:p w14:paraId="7DFC982A" w14:textId="77777777" w:rsidR="000C4D4F" w:rsidRDefault="00EB507A">
      <w:pPr>
        <w:pStyle w:val="Normal1"/>
        <w:spacing w:after="0" w:line="360" w:lineRule="auto"/>
        <w:ind w:firstLine="708"/>
        <w:jc w:val="both"/>
      </w:pPr>
      <w:r>
        <w:t>La Escuela surge por el crecimiento explosivo de la población en la década de los setenta en la ciudad de Osorno. Hacia los cuatro puntos cardinales, nacen poblaciones, villas o simplemente campamentos.</w:t>
      </w:r>
    </w:p>
    <w:p w14:paraId="5E66718D" w14:textId="77777777" w:rsidR="000C4D4F" w:rsidRDefault="00EB507A">
      <w:pPr>
        <w:pStyle w:val="Normal1"/>
        <w:spacing w:after="0" w:line="360" w:lineRule="auto"/>
        <w:ind w:firstLine="708"/>
        <w:jc w:val="both"/>
      </w:pPr>
      <w:r>
        <w:t xml:space="preserve">La creación de esta escuela surge el 22 de septiembre de 1970, con el decreto número 24.265 e inicia sus actividades, reconociéndosele con el </w:t>
      </w:r>
      <w:proofErr w:type="spellStart"/>
      <w:r>
        <w:t>Nº</w:t>
      </w:r>
      <w:proofErr w:type="spellEnd"/>
      <w:r>
        <w:t xml:space="preserve"> 109, esto en terrenos cedidos por la señora Alina Bravo </w:t>
      </w:r>
      <w:proofErr w:type="spellStart"/>
      <w:r>
        <w:t>Touret</w:t>
      </w:r>
      <w:proofErr w:type="spellEnd"/>
      <w:r>
        <w:t xml:space="preserve"> por 10 años al Ministerio de Educación, su ubicación exacta era Amador Barrientos </w:t>
      </w:r>
      <w:proofErr w:type="spellStart"/>
      <w:r>
        <w:t>Nº</w:t>
      </w:r>
      <w:proofErr w:type="spellEnd"/>
      <w:r>
        <w:t xml:space="preserve"> 2461, lugar donde, hoy en día, funciona la escuela Arturo Alessandri Palma.</w:t>
      </w:r>
    </w:p>
    <w:p w14:paraId="1B1F1673" w14:textId="77777777" w:rsidR="000C4D4F" w:rsidRDefault="00EB507A">
      <w:pPr>
        <w:pStyle w:val="Normal1"/>
        <w:spacing w:after="0" w:line="360" w:lineRule="auto"/>
        <w:ind w:firstLine="708"/>
        <w:jc w:val="both"/>
      </w:pPr>
      <w:r>
        <w:t>En sus comienzos con seis cursos de primero a sexto año primario, hoy básico, y su director fue la dueña del terreno.</w:t>
      </w:r>
    </w:p>
    <w:p w14:paraId="12AD06A8" w14:textId="77777777" w:rsidR="000C4D4F" w:rsidRDefault="00EB507A">
      <w:pPr>
        <w:pStyle w:val="Normal1"/>
        <w:spacing w:after="0" w:line="360" w:lineRule="auto"/>
        <w:ind w:firstLine="708"/>
        <w:jc w:val="both"/>
      </w:pPr>
      <w:r>
        <w:t>Los cursos tenían una matrícula de 40 a 45 estudiantes, la infraestructura de esta era de madera muy antigua y poco adecuada a las necesidades de los educandos por lo que tuvo que ser remodelada.</w:t>
      </w:r>
    </w:p>
    <w:p w14:paraId="12E51C72" w14:textId="77777777" w:rsidR="000C4D4F" w:rsidRDefault="00EB507A">
      <w:pPr>
        <w:pStyle w:val="Normal1"/>
        <w:spacing w:after="0" w:line="360" w:lineRule="auto"/>
        <w:ind w:firstLine="708"/>
        <w:jc w:val="both"/>
      </w:pPr>
      <w:r>
        <w:t xml:space="preserve">En 1979, vence el plazo concedido para ocupar el inmueble y terreno, fue así </w:t>
      </w:r>
      <w:proofErr w:type="gramStart"/>
      <w:r>
        <w:t>que</w:t>
      </w:r>
      <w:proofErr w:type="gramEnd"/>
      <w:r>
        <w:t xml:space="preserve"> comenzó la construcción definitiva de la escuela F Nº389, ahora en Avenida Zenteno 2471. Este año la directora era </w:t>
      </w:r>
      <w:proofErr w:type="gramStart"/>
      <w:r>
        <w:t>la  Sra.</w:t>
      </w:r>
      <w:proofErr w:type="gramEnd"/>
      <w:r>
        <w:t xml:space="preserve"> Irma </w:t>
      </w:r>
      <w:proofErr w:type="spellStart"/>
      <w:r>
        <w:t>Huaiquín</w:t>
      </w:r>
      <w:proofErr w:type="spellEnd"/>
      <w:r>
        <w:t xml:space="preserve"> Añazco.</w:t>
      </w:r>
    </w:p>
    <w:p w14:paraId="7A810AD7" w14:textId="77777777" w:rsidR="000C4D4F" w:rsidRDefault="00EB507A">
      <w:pPr>
        <w:pStyle w:val="Normal1"/>
        <w:spacing w:after="0" w:line="360" w:lineRule="auto"/>
        <w:ind w:firstLine="708"/>
        <w:jc w:val="both"/>
      </w:pPr>
      <w:r>
        <w:t>Comienza a funcionar, el nuevo establecimiento, cuando aún la Avenida Zenteno no se terminaba de pavimentar y la vida de campo no hacía abandono total del paraje que circundaba la escuela.</w:t>
      </w:r>
    </w:p>
    <w:p w14:paraId="4389DA9C" w14:textId="77777777" w:rsidR="000C4D4F" w:rsidRDefault="00EB507A">
      <w:pPr>
        <w:pStyle w:val="Normal1"/>
        <w:spacing w:after="0" w:line="360" w:lineRule="auto"/>
        <w:ind w:firstLine="708"/>
        <w:jc w:val="both"/>
      </w:pPr>
      <w:r>
        <w:t>Esta nueva infraestructura tenía 12 salas de clases, servicios higiénicos y cocina comedor de material sólido. El 2001 se agrega a esta construcción el gimnasio con graderías con capacidad para 600 estudiantes y posteriormente el 2003 un nuevo pabellón de salas de clases, sala de profesores para implementar la Jornada Escolar Completa Diurna. (JECD)</w:t>
      </w:r>
    </w:p>
    <w:p w14:paraId="1A9459EE" w14:textId="77777777" w:rsidR="000C4D4F" w:rsidRDefault="00EB507A">
      <w:pPr>
        <w:pStyle w:val="Normal1"/>
        <w:spacing w:after="0" w:line="360" w:lineRule="auto"/>
        <w:ind w:firstLine="708"/>
        <w:jc w:val="both"/>
      </w:pPr>
      <w:r>
        <w:t>Desde el año 2002 contamos con docentes altamente calificados con la Acreditación de Excelencia pedagógica (AEP) y que forman la Red Maestro de Maestro (RMM).</w:t>
      </w:r>
    </w:p>
    <w:p w14:paraId="484ACF56" w14:textId="77777777" w:rsidR="000C4D4F" w:rsidRDefault="00EB507A">
      <w:pPr>
        <w:pStyle w:val="Normal1"/>
        <w:spacing w:after="0" w:line="360" w:lineRule="auto"/>
        <w:ind w:firstLine="708"/>
        <w:jc w:val="both"/>
      </w:pPr>
      <w:r>
        <w:t>Además, desde el año 2006 se cuenta con el Programa de Integración escolar que atiende a estudiantes con NEET y NEEP.</w:t>
      </w:r>
    </w:p>
    <w:p w14:paraId="7900E1D7" w14:textId="77777777" w:rsidR="000C4D4F" w:rsidRDefault="00EB507A">
      <w:pPr>
        <w:pStyle w:val="Normal1"/>
        <w:spacing w:line="360" w:lineRule="auto"/>
        <w:ind w:firstLine="708"/>
        <w:jc w:val="both"/>
      </w:pPr>
      <w:r>
        <w:t xml:space="preserve">En el año </w:t>
      </w:r>
      <w:r>
        <w:rPr>
          <w:b/>
        </w:rPr>
        <w:t>2013</w:t>
      </w:r>
      <w:r>
        <w:t xml:space="preserve"> se inicia un nuevo Proyecto Educativo que incorpora las artes y la cultura a su desarrollo educativo integral, por lo </w:t>
      </w:r>
      <w:proofErr w:type="gramStart"/>
      <w:r>
        <w:t>tanto</w:t>
      </w:r>
      <w:proofErr w:type="gramEnd"/>
      <w:r>
        <w:t xml:space="preserve"> deja de llamarse Escuela José Ignacio Zenteno y adquiere la denominación de Escuela de Artes y Cultura Osorno comenzando con la orquesta infantojuvenil apoyado por la academia de música de la Universidad de Los Lagos. </w:t>
      </w:r>
    </w:p>
    <w:p w14:paraId="31E4FFE0" w14:textId="77777777" w:rsidR="000C4D4F" w:rsidRDefault="00EB507A">
      <w:pPr>
        <w:pStyle w:val="Normal1"/>
        <w:spacing w:line="360" w:lineRule="auto"/>
        <w:ind w:firstLine="708"/>
        <w:jc w:val="both"/>
      </w:pPr>
      <w:proofErr w:type="gramStart"/>
      <w:r>
        <w:rPr>
          <w:b/>
        </w:rPr>
        <w:lastRenderedPageBreak/>
        <w:t>ACTUALMENTE….</w:t>
      </w:r>
      <w:proofErr w:type="gramEnd"/>
      <w:r>
        <w:t>Contamos con gran cantidad de espacios disponibles para esparcimiento y recreación, amplio laboratorio computacional. Excelente infraestructura deportiva, Comedor y cocina para la adecuada alimentación de los estudiantes. Confortable biblioteca (CRA).</w:t>
      </w:r>
    </w:p>
    <w:p w14:paraId="3938F723" w14:textId="77777777" w:rsidR="000C4D4F" w:rsidRDefault="00EB507A">
      <w:pPr>
        <w:pStyle w:val="Normal1"/>
        <w:spacing w:line="360" w:lineRule="auto"/>
        <w:ind w:firstLine="708"/>
        <w:jc w:val="both"/>
      </w:pPr>
      <w:r>
        <w:t xml:space="preserve">Un 61,8% de la población escolar aporta recursos por la subvención escolar preferencial (SEP) que nos está permitiendo acceder a todos los insumos y recursos pedagógicos necesarios para facilitar el desempeño docente y mejorar la calidad de enseñanza y aprendizaje de nuestros </w:t>
      </w:r>
      <w:proofErr w:type="gramStart"/>
      <w:r>
        <w:t>niños y niñas</w:t>
      </w:r>
      <w:proofErr w:type="gramEnd"/>
      <w:r>
        <w:t>.</w:t>
      </w:r>
    </w:p>
    <w:p w14:paraId="596DCD7C" w14:textId="77777777" w:rsidR="000C4D4F" w:rsidRDefault="00EB507A">
      <w:pPr>
        <w:pStyle w:val="Normal1"/>
        <w:spacing w:line="360" w:lineRule="auto"/>
        <w:ind w:firstLine="708"/>
        <w:jc w:val="both"/>
      </w:pPr>
      <w:r>
        <w:t xml:space="preserve">Personal idóneo y necesario para el desarrollo educativo de </w:t>
      </w:r>
      <w:proofErr w:type="gramStart"/>
      <w:r>
        <w:t>los niños y niñas</w:t>
      </w:r>
      <w:proofErr w:type="gramEnd"/>
      <w:r>
        <w:t xml:space="preserve">: docentes básicos, especialistas en todas las asignaturas, educación física e inglés desde </w:t>
      </w:r>
      <w:proofErr w:type="spellStart"/>
      <w:r>
        <w:t>Pre-básica</w:t>
      </w:r>
      <w:proofErr w:type="spellEnd"/>
      <w:r>
        <w:t xml:space="preserve"> a Octavo año, asistentes de aula, psicóloga, asistente social, educadoras diferenciales, educadoras de párvulos, fonoaudióloga, Terapeuta ocupacional, secretarias, inspector, personal de apoyo pedagógico, encargado de convivencia escolar, informático.</w:t>
      </w:r>
    </w:p>
    <w:p w14:paraId="6470EABB" w14:textId="77777777" w:rsidR="000C4D4F" w:rsidRDefault="00EB507A">
      <w:pPr>
        <w:pStyle w:val="Normal1"/>
        <w:spacing w:line="360" w:lineRule="auto"/>
        <w:ind w:firstLine="708"/>
        <w:jc w:val="both"/>
      </w:pPr>
      <w:r>
        <w:rPr>
          <w:b/>
        </w:rPr>
        <w:t>Formación artística JEC:</w:t>
      </w:r>
      <w:r>
        <w:t xml:space="preserve"> Danza, Gimnasia Rítmica, Artes Visuales, Teatro, Folclore, Piano, Chelo, Violines, Flauta Traversa, </w:t>
      </w:r>
      <w:proofErr w:type="gramStart"/>
      <w:r>
        <w:t>Bronces,  Banda</w:t>
      </w:r>
      <w:proofErr w:type="gramEnd"/>
      <w:r>
        <w:t xml:space="preserve"> Instrumental, Orquesta, entre otros, forman parte de los talleres de la Jornada Escolar Completa </w:t>
      </w:r>
    </w:p>
    <w:p w14:paraId="5AE9FC39" w14:textId="77777777" w:rsidR="000C4D4F" w:rsidRDefault="00EB507A">
      <w:pPr>
        <w:pStyle w:val="Normal1"/>
        <w:spacing w:line="360" w:lineRule="auto"/>
        <w:ind w:firstLine="708"/>
        <w:jc w:val="both"/>
      </w:pPr>
      <w:r>
        <w:rPr>
          <w:b/>
        </w:rPr>
        <w:t xml:space="preserve">Talleres </w:t>
      </w:r>
      <w:proofErr w:type="spellStart"/>
      <w:r>
        <w:rPr>
          <w:b/>
        </w:rPr>
        <w:t>Extra-escolar</w:t>
      </w:r>
      <w:proofErr w:type="spellEnd"/>
      <w:r>
        <w:rPr>
          <w:b/>
        </w:rPr>
        <w:t>:</w:t>
      </w:r>
      <w:r>
        <w:t xml:space="preserve"> Fútbol, hándbol, Atletismo, Danza, Gimnasia Rítmica, Teatro, Artes Visuales, Folclore, Orquesta.</w:t>
      </w:r>
    </w:p>
    <w:p w14:paraId="5D7DECF3" w14:textId="77777777" w:rsidR="000C4D4F" w:rsidRDefault="00EB507A">
      <w:pPr>
        <w:pStyle w:val="Normal1"/>
        <w:rPr>
          <w:b/>
        </w:rPr>
      </w:pPr>
      <w:r>
        <w:rPr>
          <w:b/>
        </w:rPr>
        <w:t xml:space="preserve">1.3 VISIÓN </w:t>
      </w:r>
    </w:p>
    <w:p w14:paraId="42F802BD" w14:textId="77777777" w:rsidR="000C4D4F" w:rsidRDefault="00EB507A">
      <w:pPr>
        <w:pStyle w:val="Normal1"/>
        <w:spacing w:line="360" w:lineRule="auto"/>
        <w:jc w:val="both"/>
      </w:pPr>
      <w:r>
        <w:rPr>
          <w:b/>
        </w:rPr>
        <w:tab/>
      </w:r>
      <w:r>
        <w:t xml:space="preserve">Ser un referente educativo con un claro sello artístico, cultural, laico y valórico, que potencie el desarrollo de proceso formativos y habilidades para la vida, entregando una educación donde las artes, la cultura y el compromiso con el medio transformador de estas, dentro de un ambiente armónico e inclusivo </w:t>
      </w:r>
    </w:p>
    <w:p w14:paraId="3F8DEC0B" w14:textId="77777777" w:rsidR="000C4D4F" w:rsidRDefault="00EB507A">
      <w:pPr>
        <w:pStyle w:val="Normal1"/>
        <w:rPr>
          <w:b/>
        </w:rPr>
      </w:pPr>
      <w:r>
        <w:rPr>
          <w:b/>
        </w:rPr>
        <w:t>1.4 MISIÓN</w:t>
      </w:r>
    </w:p>
    <w:p w14:paraId="42A5449A" w14:textId="77777777" w:rsidR="000C4D4F" w:rsidRDefault="00EB507A">
      <w:pPr>
        <w:pStyle w:val="Normal1"/>
        <w:spacing w:line="360" w:lineRule="auto"/>
        <w:ind w:firstLine="708"/>
        <w:jc w:val="both"/>
        <w:rPr>
          <w:b/>
        </w:rPr>
      </w:pPr>
      <w:r>
        <w:t>Entregar a nuestros estudiantes herramientas para potenciar procesos formativos y habilidades para la vida, con sólida formación Artístico Cultural, ecológica y deportiva. Caracterizada por el respeto, las diferencias individuales, la empatía y la solidaridad</w:t>
      </w:r>
      <w:r>
        <w:rPr>
          <w:b/>
        </w:rPr>
        <w:t xml:space="preserve">. </w:t>
      </w:r>
    </w:p>
    <w:p w14:paraId="5945A348" w14:textId="77777777" w:rsidR="000C4D4F" w:rsidRDefault="000C4D4F">
      <w:pPr>
        <w:pStyle w:val="Normal1"/>
        <w:spacing w:line="360" w:lineRule="auto"/>
        <w:ind w:firstLine="708"/>
        <w:jc w:val="both"/>
        <w:rPr>
          <w:b/>
        </w:rPr>
      </w:pPr>
    </w:p>
    <w:p w14:paraId="5F95EB1A" w14:textId="77777777" w:rsidR="000C4D4F" w:rsidRDefault="000C4D4F">
      <w:pPr>
        <w:pStyle w:val="Normal1"/>
        <w:spacing w:line="360" w:lineRule="auto"/>
        <w:ind w:firstLine="708"/>
        <w:jc w:val="both"/>
        <w:rPr>
          <w:b/>
        </w:rPr>
      </w:pPr>
    </w:p>
    <w:p w14:paraId="15693E82" w14:textId="77777777" w:rsidR="000C4D4F" w:rsidRDefault="000C4D4F">
      <w:pPr>
        <w:pStyle w:val="Normal1"/>
        <w:spacing w:line="360" w:lineRule="auto"/>
        <w:ind w:firstLine="708"/>
        <w:jc w:val="both"/>
        <w:rPr>
          <w:b/>
        </w:rPr>
      </w:pPr>
    </w:p>
    <w:p w14:paraId="018FB096" w14:textId="77777777" w:rsidR="000C4D4F" w:rsidRDefault="000C4D4F">
      <w:pPr>
        <w:pStyle w:val="Normal1"/>
        <w:spacing w:line="360" w:lineRule="auto"/>
        <w:ind w:firstLine="708"/>
        <w:jc w:val="both"/>
        <w:rPr>
          <w:b/>
        </w:rPr>
      </w:pPr>
    </w:p>
    <w:p w14:paraId="0076162E" w14:textId="77777777" w:rsidR="000C4D4F" w:rsidRDefault="000C4D4F">
      <w:pPr>
        <w:pStyle w:val="Normal1"/>
        <w:spacing w:line="360" w:lineRule="auto"/>
        <w:ind w:firstLine="708"/>
        <w:jc w:val="both"/>
        <w:rPr>
          <w:b/>
        </w:rPr>
      </w:pPr>
    </w:p>
    <w:p w14:paraId="4D3D9237" w14:textId="77777777" w:rsidR="000C4D4F" w:rsidRDefault="000C4D4F">
      <w:pPr>
        <w:pStyle w:val="Normal1"/>
        <w:spacing w:line="360" w:lineRule="auto"/>
        <w:ind w:firstLine="708"/>
        <w:jc w:val="both"/>
        <w:rPr>
          <w:b/>
        </w:rPr>
      </w:pPr>
    </w:p>
    <w:p w14:paraId="4E1F3376" w14:textId="77777777" w:rsidR="000C4D4F" w:rsidRDefault="00EB507A">
      <w:pPr>
        <w:pStyle w:val="Normal1"/>
        <w:jc w:val="center"/>
        <w:rPr>
          <w:b/>
          <w:sz w:val="23"/>
          <w:szCs w:val="23"/>
        </w:rPr>
      </w:pPr>
      <w:r>
        <w:rPr>
          <w:b/>
          <w:sz w:val="23"/>
          <w:szCs w:val="23"/>
        </w:rPr>
        <w:t>ORGANIGRAMA</w:t>
      </w:r>
    </w:p>
    <w:p w14:paraId="1E06218B" w14:textId="77777777" w:rsidR="000C4D4F" w:rsidRDefault="000C4D4F">
      <w:pPr>
        <w:pStyle w:val="Normal1"/>
        <w:rPr>
          <w:b/>
        </w:rPr>
      </w:pPr>
    </w:p>
    <w:p w14:paraId="6C4185A5" w14:textId="77777777" w:rsidR="000C4D4F" w:rsidRDefault="000C4D4F">
      <w:pPr>
        <w:pStyle w:val="Normal1"/>
        <w:rPr>
          <w:b/>
        </w:rPr>
      </w:pPr>
    </w:p>
    <w:p w14:paraId="28B0F4F7" w14:textId="77777777" w:rsidR="000C4D4F" w:rsidRDefault="00EB507A">
      <w:pPr>
        <w:pStyle w:val="Normal1"/>
        <w:rPr>
          <w:b/>
        </w:rPr>
      </w:pPr>
      <w:r>
        <w:rPr>
          <w:noProof/>
          <w:lang w:val="es-ES"/>
        </w:rPr>
        <w:drawing>
          <wp:inline distT="0" distB="0" distL="0" distR="0" wp14:anchorId="649A3E4D" wp14:editId="0C54FB33">
            <wp:extent cx="5651770" cy="2752195"/>
            <wp:effectExtent l="0" t="0" r="0" b="0"/>
            <wp:docPr id="18520627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651770" cy="2752195"/>
                    </a:xfrm>
                    <a:prstGeom prst="rect">
                      <a:avLst/>
                    </a:prstGeom>
                    <a:ln/>
                  </pic:spPr>
                </pic:pic>
              </a:graphicData>
            </a:graphic>
          </wp:inline>
        </w:drawing>
      </w:r>
    </w:p>
    <w:p w14:paraId="27B28278" w14:textId="77777777" w:rsidR="000C4D4F" w:rsidRDefault="000C4D4F">
      <w:pPr>
        <w:pStyle w:val="Normal1"/>
      </w:pPr>
    </w:p>
    <w:p w14:paraId="06440E2A" w14:textId="77777777" w:rsidR="000C4D4F" w:rsidRDefault="000C4D4F">
      <w:pPr>
        <w:pStyle w:val="Normal1"/>
      </w:pPr>
    </w:p>
    <w:p w14:paraId="7BE00931" w14:textId="77777777" w:rsidR="000C4D4F" w:rsidRDefault="000C4D4F">
      <w:pPr>
        <w:pStyle w:val="Normal1"/>
      </w:pPr>
    </w:p>
    <w:p w14:paraId="5CCD95E2" w14:textId="77777777" w:rsidR="000C4D4F" w:rsidRDefault="000C4D4F">
      <w:pPr>
        <w:pStyle w:val="Normal1"/>
      </w:pPr>
    </w:p>
    <w:p w14:paraId="55FBED52" w14:textId="77777777" w:rsidR="000C4D4F" w:rsidRDefault="000C4D4F">
      <w:pPr>
        <w:pStyle w:val="Normal1"/>
      </w:pPr>
    </w:p>
    <w:p w14:paraId="3CCC440C" w14:textId="77777777" w:rsidR="000C4D4F" w:rsidRDefault="000C4D4F">
      <w:pPr>
        <w:pStyle w:val="Normal1"/>
        <w:jc w:val="center"/>
      </w:pPr>
    </w:p>
    <w:p w14:paraId="035B515C" w14:textId="77777777" w:rsidR="000C4D4F" w:rsidRDefault="000C4D4F">
      <w:pPr>
        <w:pStyle w:val="Normal1"/>
        <w:jc w:val="center"/>
        <w:rPr>
          <w:b/>
          <w:sz w:val="23"/>
          <w:szCs w:val="23"/>
        </w:rPr>
      </w:pPr>
    </w:p>
    <w:p w14:paraId="614CF775" w14:textId="77777777" w:rsidR="000C4D4F" w:rsidRDefault="000C4D4F">
      <w:pPr>
        <w:pStyle w:val="Normal1"/>
        <w:jc w:val="center"/>
        <w:rPr>
          <w:b/>
          <w:sz w:val="23"/>
          <w:szCs w:val="23"/>
        </w:rPr>
      </w:pPr>
    </w:p>
    <w:p w14:paraId="60BE36D1" w14:textId="77777777" w:rsidR="000C4D4F" w:rsidRDefault="000C4D4F">
      <w:pPr>
        <w:pStyle w:val="Normal1"/>
        <w:jc w:val="center"/>
        <w:rPr>
          <w:b/>
          <w:sz w:val="23"/>
          <w:szCs w:val="23"/>
        </w:rPr>
      </w:pPr>
    </w:p>
    <w:p w14:paraId="7C49DEAB" w14:textId="77777777" w:rsidR="000C4D4F" w:rsidRDefault="000C4D4F">
      <w:pPr>
        <w:pStyle w:val="Normal1"/>
        <w:jc w:val="center"/>
        <w:rPr>
          <w:b/>
          <w:sz w:val="23"/>
          <w:szCs w:val="23"/>
        </w:rPr>
      </w:pPr>
    </w:p>
    <w:p w14:paraId="38F031CB" w14:textId="77777777" w:rsidR="000C4D4F" w:rsidRDefault="000C4D4F">
      <w:pPr>
        <w:pStyle w:val="Normal1"/>
        <w:jc w:val="center"/>
        <w:rPr>
          <w:b/>
          <w:sz w:val="23"/>
          <w:szCs w:val="23"/>
        </w:rPr>
      </w:pPr>
    </w:p>
    <w:p w14:paraId="71B31355" w14:textId="77777777" w:rsidR="000C4D4F" w:rsidRDefault="000C4D4F">
      <w:pPr>
        <w:pStyle w:val="Normal1"/>
        <w:jc w:val="center"/>
        <w:rPr>
          <w:b/>
          <w:sz w:val="23"/>
          <w:szCs w:val="23"/>
        </w:rPr>
      </w:pPr>
    </w:p>
    <w:p w14:paraId="7DF994DE" w14:textId="77777777" w:rsidR="000C4D4F" w:rsidRDefault="000C4D4F">
      <w:pPr>
        <w:pStyle w:val="Normal1"/>
        <w:jc w:val="center"/>
        <w:rPr>
          <w:b/>
          <w:sz w:val="23"/>
          <w:szCs w:val="23"/>
        </w:rPr>
      </w:pPr>
    </w:p>
    <w:p w14:paraId="6AD1058D" w14:textId="77777777" w:rsidR="000C4D4F" w:rsidRDefault="00EB507A">
      <w:pPr>
        <w:pStyle w:val="Normal1"/>
        <w:jc w:val="center"/>
        <w:rPr>
          <w:b/>
          <w:sz w:val="23"/>
          <w:szCs w:val="23"/>
        </w:rPr>
      </w:pPr>
      <w:r>
        <w:rPr>
          <w:b/>
          <w:sz w:val="23"/>
          <w:szCs w:val="23"/>
        </w:rPr>
        <w:t>DOCENTES, ASISTENTES DE LA EDUCACION Y PROFESIONALES DE APOYO</w:t>
      </w:r>
    </w:p>
    <w:p w14:paraId="6FCEEAA1" w14:textId="77777777" w:rsidR="000C4D4F" w:rsidRDefault="00EB507A">
      <w:pPr>
        <w:pStyle w:val="Normal1"/>
        <w:spacing w:line="360" w:lineRule="auto"/>
        <w:rPr>
          <w:b/>
        </w:rPr>
      </w:pPr>
      <w:r>
        <w:rPr>
          <w:b/>
        </w:rPr>
        <w:t>DIRECTOR:</w:t>
      </w:r>
    </w:p>
    <w:p w14:paraId="700C1ECB" w14:textId="77777777" w:rsidR="000C4D4F" w:rsidRDefault="00EB507A">
      <w:pPr>
        <w:pStyle w:val="Normal1"/>
        <w:numPr>
          <w:ilvl w:val="0"/>
          <w:numId w:val="55"/>
        </w:numPr>
        <w:pBdr>
          <w:top w:val="nil"/>
          <w:left w:val="nil"/>
          <w:bottom w:val="nil"/>
          <w:right w:val="nil"/>
          <w:between w:val="nil"/>
        </w:pBdr>
        <w:spacing w:line="360" w:lineRule="auto"/>
        <w:rPr>
          <w:b/>
          <w:color w:val="000000"/>
        </w:rPr>
      </w:pPr>
      <w:r>
        <w:rPr>
          <w:color w:val="000000"/>
        </w:rPr>
        <w:t>Sr. Milton Fernando Silva Gómez</w:t>
      </w:r>
    </w:p>
    <w:p w14:paraId="1C0638C6" w14:textId="77777777" w:rsidR="000C4D4F" w:rsidRDefault="00EB507A">
      <w:pPr>
        <w:pStyle w:val="Normal1"/>
        <w:spacing w:line="360" w:lineRule="auto"/>
        <w:rPr>
          <w:b/>
        </w:rPr>
      </w:pPr>
      <w:r>
        <w:rPr>
          <w:b/>
        </w:rPr>
        <w:t>SUBDIRECTOR UTP:</w:t>
      </w:r>
    </w:p>
    <w:p w14:paraId="35BCD47B" w14:textId="77777777" w:rsidR="000C4D4F" w:rsidRDefault="00EB507A">
      <w:pPr>
        <w:pStyle w:val="Normal1"/>
        <w:numPr>
          <w:ilvl w:val="0"/>
          <w:numId w:val="55"/>
        </w:numPr>
        <w:pBdr>
          <w:top w:val="nil"/>
          <w:left w:val="nil"/>
          <w:bottom w:val="nil"/>
          <w:right w:val="nil"/>
          <w:between w:val="nil"/>
        </w:pBdr>
        <w:spacing w:line="360" w:lineRule="auto"/>
        <w:rPr>
          <w:b/>
          <w:color w:val="000000"/>
        </w:rPr>
      </w:pPr>
      <w:r>
        <w:rPr>
          <w:color w:val="000000"/>
        </w:rPr>
        <w:t>Sr. Pedro Rolando Oyarzun Díaz</w:t>
      </w:r>
    </w:p>
    <w:p w14:paraId="28303047" w14:textId="77777777" w:rsidR="000C4D4F" w:rsidRDefault="00EB507A">
      <w:pPr>
        <w:pStyle w:val="Normal1"/>
        <w:spacing w:line="360" w:lineRule="auto"/>
        <w:rPr>
          <w:b/>
        </w:rPr>
      </w:pPr>
      <w:r>
        <w:rPr>
          <w:b/>
        </w:rPr>
        <w:t>EDUCADORAS DE PÁRVULOS:</w:t>
      </w:r>
    </w:p>
    <w:p w14:paraId="5BB8D31B" w14:textId="77777777" w:rsidR="000C4D4F" w:rsidRDefault="00EB507A">
      <w:pPr>
        <w:pStyle w:val="Normal1"/>
        <w:numPr>
          <w:ilvl w:val="0"/>
          <w:numId w:val="1"/>
        </w:numPr>
        <w:pBdr>
          <w:top w:val="nil"/>
          <w:left w:val="nil"/>
          <w:bottom w:val="nil"/>
          <w:right w:val="nil"/>
          <w:between w:val="nil"/>
        </w:pBdr>
        <w:spacing w:after="0" w:line="360" w:lineRule="auto"/>
        <w:rPr>
          <w:color w:val="000000"/>
          <w:sz w:val="24"/>
          <w:szCs w:val="24"/>
        </w:rPr>
      </w:pPr>
      <w:r>
        <w:rPr>
          <w:color w:val="000000"/>
        </w:rPr>
        <w:t xml:space="preserve">Sra. </w:t>
      </w:r>
      <w:r>
        <w:rPr>
          <w:color w:val="000000"/>
          <w:sz w:val="24"/>
          <w:szCs w:val="24"/>
        </w:rPr>
        <w:t>Juana Edith Muñoz Tejeda</w:t>
      </w:r>
    </w:p>
    <w:p w14:paraId="5C879F4E" w14:textId="77777777" w:rsidR="000C4D4F" w:rsidRDefault="00EB507A">
      <w:pPr>
        <w:pStyle w:val="Normal1"/>
        <w:numPr>
          <w:ilvl w:val="0"/>
          <w:numId w:val="1"/>
        </w:numPr>
        <w:pBdr>
          <w:top w:val="nil"/>
          <w:left w:val="nil"/>
          <w:bottom w:val="nil"/>
          <w:right w:val="nil"/>
          <w:between w:val="nil"/>
        </w:pBdr>
        <w:spacing w:after="0" w:line="360" w:lineRule="auto"/>
      </w:pPr>
      <w:r>
        <w:rPr>
          <w:color w:val="000000"/>
        </w:rPr>
        <w:t xml:space="preserve">Sra. Mabel Alejandra Mayorga Barrientos </w:t>
      </w:r>
    </w:p>
    <w:p w14:paraId="59F74DC6" w14:textId="77777777" w:rsidR="000C4D4F" w:rsidRDefault="00EB507A">
      <w:pPr>
        <w:pStyle w:val="Normal1"/>
        <w:numPr>
          <w:ilvl w:val="0"/>
          <w:numId w:val="1"/>
        </w:numPr>
        <w:pBdr>
          <w:top w:val="nil"/>
          <w:left w:val="nil"/>
          <w:bottom w:val="nil"/>
          <w:right w:val="nil"/>
          <w:between w:val="nil"/>
        </w:pBdr>
        <w:spacing w:line="360" w:lineRule="auto"/>
      </w:pPr>
      <w:r>
        <w:rPr>
          <w:color w:val="000000"/>
        </w:rPr>
        <w:t xml:space="preserve">Srta. </w:t>
      </w:r>
      <w:r>
        <w:rPr>
          <w:rFonts w:ascii="Verdana" w:eastAsia="Verdana" w:hAnsi="Verdana" w:cs="Verdana"/>
          <w:color w:val="000000"/>
          <w:sz w:val="17"/>
          <w:szCs w:val="17"/>
          <w:highlight w:val="white"/>
        </w:rPr>
        <w:t>Mónica Edith Zurita Mansilla</w:t>
      </w:r>
    </w:p>
    <w:p w14:paraId="7F6F87FB" w14:textId="77777777" w:rsidR="000C4D4F" w:rsidRDefault="00EB507A">
      <w:pPr>
        <w:pStyle w:val="Normal1"/>
        <w:spacing w:line="360" w:lineRule="auto"/>
        <w:rPr>
          <w:b/>
        </w:rPr>
      </w:pPr>
      <w:r>
        <w:rPr>
          <w:b/>
        </w:rPr>
        <w:t>PROFESORES Y PROFESORAS:</w:t>
      </w:r>
    </w:p>
    <w:p w14:paraId="74C0AD54"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Sra. Patricia Viviana Soto Pérez</w:t>
      </w:r>
    </w:p>
    <w:p w14:paraId="1EC6672E"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Sra. Susan Carolina Morales Martínez</w:t>
      </w:r>
    </w:p>
    <w:p w14:paraId="3C710656"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Sr. Pablo César Barrientos Maldonado</w:t>
      </w:r>
    </w:p>
    <w:p w14:paraId="570CD4AD"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Srta. Alicia Del Pilar Adriazola </w:t>
      </w:r>
      <w:proofErr w:type="spellStart"/>
      <w:r>
        <w:rPr>
          <w:color w:val="000000"/>
        </w:rPr>
        <w:t>Adriazola</w:t>
      </w:r>
      <w:proofErr w:type="spellEnd"/>
    </w:p>
    <w:p w14:paraId="2247DCF9"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Sra. Paulina Andrea Pool Rodríguez </w:t>
      </w:r>
    </w:p>
    <w:p w14:paraId="39F4F40E"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Sra. Victoria Carolina Zúñiga Silva</w:t>
      </w:r>
    </w:p>
    <w:p w14:paraId="05438E63"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Srta. Yasna </w:t>
      </w:r>
      <w:proofErr w:type="spellStart"/>
      <w:r>
        <w:rPr>
          <w:color w:val="000000"/>
        </w:rPr>
        <w:t>Moureen</w:t>
      </w:r>
      <w:proofErr w:type="spellEnd"/>
      <w:r>
        <w:rPr>
          <w:color w:val="000000"/>
        </w:rPr>
        <w:t xml:space="preserve"> Del Río Labbé</w:t>
      </w:r>
    </w:p>
    <w:p w14:paraId="0BBA2284"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Sra. </w:t>
      </w:r>
      <w:proofErr w:type="spellStart"/>
      <w:r>
        <w:rPr>
          <w:color w:val="000000"/>
        </w:rPr>
        <w:t>Nedjelka</w:t>
      </w:r>
      <w:proofErr w:type="spellEnd"/>
      <w:r>
        <w:rPr>
          <w:color w:val="000000"/>
        </w:rPr>
        <w:t xml:space="preserve"> Betsabé </w:t>
      </w:r>
      <w:proofErr w:type="spellStart"/>
      <w:r>
        <w:rPr>
          <w:color w:val="000000"/>
        </w:rPr>
        <w:t>ruiz</w:t>
      </w:r>
      <w:proofErr w:type="spellEnd"/>
      <w:r>
        <w:rPr>
          <w:color w:val="000000"/>
        </w:rPr>
        <w:t xml:space="preserve"> Hormazábal </w:t>
      </w:r>
    </w:p>
    <w:p w14:paraId="7ECADE6B"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 Gabriel Ramón López Álvarez </w:t>
      </w:r>
    </w:p>
    <w:p w14:paraId="47C39F1D"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Srta. Leticia Elizabeth Casanova Sepúlveda </w:t>
      </w:r>
    </w:p>
    <w:p w14:paraId="36BBF945"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Srta. Loreto Cristina Seguel Vásquez </w:t>
      </w:r>
    </w:p>
    <w:p w14:paraId="6456AED2"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Srta. Ana Soledad Saavedra López </w:t>
      </w:r>
    </w:p>
    <w:p w14:paraId="6C7D9790"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 Luis Guillermo Matamala Encina </w:t>
      </w:r>
    </w:p>
    <w:p w14:paraId="292C5105"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Julio Cesar Del Río Ojeda</w:t>
      </w:r>
    </w:p>
    <w:p w14:paraId="242D0143"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Jeanette Victoria </w:t>
      </w:r>
      <w:proofErr w:type="spellStart"/>
      <w:r>
        <w:rPr>
          <w:color w:val="000000"/>
        </w:rPr>
        <w:t>Licandeo</w:t>
      </w:r>
      <w:proofErr w:type="spellEnd"/>
      <w:r>
        <w:rPr>
          <w:color w:val="000000"/>
        </w:rPr>
        <w:t xml:space="preserve"> Nehuellanca</w:t>
      </w:r>
    </w:p>
    <w:p w14:paraId="6D963603"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Ana Lucía González </w:t>
      </w:r>
      <w:proofErr w:type="spellStart"/>
      <w:r>
        <w:rPr>
          <w:color w:val="000000"/>
        </w:rPr>
        <w:t>Viquez</w:t>
      </w:r>
      <w:proofErr w:type="spellEnd"/>
    </w:p>
    <w:p w14:paraId="36A306A7" w14:textId="77777777" w:rsidR="000C4D4F" w:rsidRDefault="00EB507A">
      <w:pPr>
        <w:pStyle w:val="Normal1"/>
        <w:numPr>
          <w:ilvl w:val="0"/>
          <w:numId w:val="12"/>
        </w:numPr>
        <w:pBdr>
          <w:top w:val="nil"/>
          <w:left w:val="nil"/>
          <w:bottom w:val="nil"/>
          <w:right w:val="nil"/>
          <w:between w:val="nil"/>
        </w:pBdr>
        <w:spacing w:after="0" w:line="360" w:lineRule="auto"/>
      </w:pPr>
      <w:r>
        <w:rPr>
          <w:rFonts w:ascii="Verdana" w:eastAsia="Verdana" w:hAnsi="Verdana" w:cs="Verdana"/>
          <w:color w:val="000000"/>
          <w:sz w:val="17"/>
          <w:szCs w:val="17"/>
          <w:highlight w:val="white"/>
        </w:rPr>
        <w:t>Lucila Yohana García Asenjo</w:t>
      </w:r>
    </w:p>
    <w:p w14:paraId="27430E5C" w14:textId="77777777" w:rsidR="000C4D4F" w:rsidRDefault="000C4D4F">
      <w:pPr>
        <w:pStyle w:val="Normal1"/>
        <w:pBdr>
          <w:top w:val="nil"/>
          <w:left w:val="nil"/>
          <w:bottom w:val="nil"/>
          <w:right w:val="nil"/>
          <w:between w:val="nil"/>
        </w:pBdr>
        <w:spacing w:line="360" w:lineRule="auto"/>
        <w:ind w:left="720"/>
        <w:rPr>
          <w:color w:val="000000"/>
        </w:rPr>
      </w:pPr>
    </w:p>
    <w:p w14:paraId="528AA328" w14:textId="77777777" w:rsidR="000C4D4F" w:rsidRDefault="00EB507A">
      <w:pPr>
        <w:pStyle w:val="Normal1"/>
        <w:spacing w:line="360" w:lineRule="auto"/>
        <w:rPr>
          <w:b/>
        </w:rPr>
      </w:pPr>
      <w:r>
        <w:rPr>
          <w:b/>
        </w:rPr>
        <w:t>EDUCADORAS DIFERENCIAL:</w:t>
      </w:r>
    </w:p>
    <w:p w14:paraId="2BA2172A"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lastRenderedPageBreak/>
        <w:t>Srta. Pamela Alejandra Rosas Bórquez</w:t>
      </w:r>
    </w:p>
    <w:p w14:paraId="045F73BD"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Karen Loreto </w:t>
      </w:r>
      <w:proofErr w:type="spellStart"/>
      <w:r>
        <w:rPr>
          <w:color w:val="000000"/>
        </w:rPr>
        <w:t>Aguila</w:t>
      </w:r>
      <w:proofErr w:type="spellEnd"/>
      <w:r>
        <w:rPr>
          <w:color w:val="000000"/>
        </w:rPr>
        <w:t xml:space="preserve"> Schwager</w:t>
      </w:r>
    </w:p>
    <w:p w14:paraId="5CE7C617"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Srta. Marta Angélica Delgado Rocha</w:t>
      </w:r>
    </w:p>
    <w:p w14:paraId="42A7558B"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Srta. Daniela Carolina Muñoz Jeldres </w:t>
      </w:r>
    </w:p>
    <w:p w14:paraId="288992A2" w14:textId="77777777" w:rsidR="000C4D4F" w:rsidRDefault="00EB507A">
      <w:pPr>
        <w:pStyle w:val="Normal1"/>
        <w:numPr>
          <w:ilvl w:val="0"/>
          <w:numId w:val="12"/>
        </w:numPr>
        <w:pBdr>
          <w:top w:val="nil"/>
          <w:left w:val="nil"/>
          <w:bottom w:val="nil"/>
          <w:right w:val="nil"/>
          <w:between w:val="nil"/>
        </w:pBdr>
        <w:spacing w:after="0" w:line="360" w:lineRule="auto"/>
      </w:pPr>
      <w:r>
        <w:rPr>
          <w:color w:val="000000"/>
        </w:rPr>
        <w:t xml:space="preserve">Srta. Victoria Alejandra Díaz Rocha </w:t>
      </w:r>
    </w:p>
    <w:p w14:paraId="40CB2239" w14:textId="77777777" w:rsidR="000C4D4F" w:rsidRDefault="00EB507A">
      <w:pPr>
        <w:pStyle w:val="Normal1"/>
        <w:numPr>
          <w:ilvl w:val="0"/>
          <w:numId w:val="12"/>
        </w:numPr>
        <w:pBdr>
          <w:top w:val="nil"/>
          <w:left w:val="nil"/>
          <w:bottom w:val="nil"/>
          <w:right w:val="nil"/>
          <w:between w:val="nil"/>
        </w:pBdr>
        <w:spacing w:line="360" w:lineRule="auto"/>
      </w:pPr>
      <w:r>
        <w:rPr>
          <w:color w:val="000000"/>
        </w:rPr>
        <w:t>Srta. Zaida Andrea Sepúlveda Leiva</w:t>
      </w:r>
    </w:p>
    <w:p w14:paraId="4BECC896" w14:textId="77777777" w:rsidR="000C4D4F" w:rsidRDefault="00EB507A">
      <w:pPr>
        <w:pStyle w:val="Normal1"/>
        <w:spacing w:line="360" w:lineRule="auto"/>
        <w:rPr>
          <w:b/>
        </w:rPr>
      </w:pPr>
      <w:r>
        <w:rPr>
          <w:b/>
        </w:rPr>
        <w:t>TECNICO EN EDUCACIÓN ESPECIAL</w:t>
      </w:r>
    </w:p>
    <w:p w14:paraId="55D80133" w14:textId="77777777" w:rsidR="000C4D4F" w:rsidRDefault="00EB507A">
      <w:pPr>
        <w:pStyle w:val="Normal1"/>
        <w:numPr>
          <w:ilvl w:val="0"/>
          <w:numId w:val="34"/>
        </w:numPr>
        <w:pBdr>
          <w:top w:val="nil"/>
          <w:left w:val="nil"/>
          <w:bottom w:val="nil"/>
          <w:right w:val="nil"/>
          <w:between w:val="nil"/>
        </w:pBdr>
        <w:spacing w:after="0" w:line="360" w:lineRule="auto"/>
      </w:pPr>
      <w:r>
        <w:rPr>
          <w:color w:val="000000"/>
        </w:rPr>
        <w:t>Srta. Alicia Alejandra Godoy Campos</w:t>
      </w:r>
    </w:p>
    <w:p w14:paraId="5AB2F225" w14:textId="77777777" w:rsidR="000C4D4F" w:rsidRDefault="00EB507A">
      <w:pPr>
        <w:pStyle w:val="Normal1"/>
        <w:numPr>
          <w:ilvl w:val="0"/>
          <w:numId w:val="34"/>
        </w:numPr>
        <w:pBdr>
          <w:top w:val="nil"/>
          <w:left w:val="nil"/>
          <w:bottom w:val="nil"/>
          <w:right w:val="nil"/>
          <w:between w:val="nil"/>
        </w:pBdr>
        <w:spacing w:after="0" w:line="360" w:lineRule="auto"/>
      </w:pPr>
      <w:r>
        <w:rPr>
          <w:color w:val="000000"/>
        </w:rPr>
        <w:t xml:space="preserve">Srta. Nicole Andrea Martínez Silva </w:t>
      </w:r>
    </w:p>
    <w:p w14:paraId="1E004F82" w14:textId="77777777" w:rsidR="000C4D4F" w:rsidRDefault="00EB507A">
      <w:pPr>
        <w:pStyle w:val="Normal1"/>
        <w:numPr>
          <w:ilvl w:val="0"/>
          <w:numId w:val="34"/>
        </w:numPr>
        <w:pBdr>
          <w:top w:val="nil"/>
          <w:left w:val="nil"/>
          <w:bottom w:val="nil"/>
          <w:right w:val="nil"/>
          <w:between w:val="nil"/>
        </w:pBdr>
        <w:spacing w:after="0" w:line="360" w:lineRule="auto"/>
      </w:pPr>
      <w:r>
        <w:rPr>
          <w:color w:val="000000"/>
        </w:rPr>
        <w:t xml:space="preserve">Valentina Belén Moraga Rivera </w:t>
      </w:r>
    </w:p>
    <w:p w14:paraId="0CF6EE72" w14:textId="77777777" w:rsidR="000C4D4F" w:rsidRDefault="000C4D4F">
      <w:pPr>
        <w:pStyle w:val="Normal1"/>
        <w:pBdr>
          <w:top w:val="nil"/>
          <w:left w:val="nil"/>
          <w:bottom w:val="nil"/>
          <w:right w:val="nil"/>
          <w:between w:val="nil"/>
        </w:pBdr>
        <w:spacing w:after="0" w:line="360" w:lineRule="auto"/>
        <w:ind w:left="720"/>
        <w:rPr>
          <w:color w:val="000000"/>
        </w:rPr>
      </w:pPr>
    </w:p>
    <w:p w14:paraId="78263213" w14:textId="77777777" w:rsidR="000C4D4F" w:rsidRDefault="00EB507A">
      <w:pPr>
        <w:pStyle w:val="Normal1"/>
        <w:pBdr>
          <w:top w:val="nil"/>
          <w:left w:val="nil"/>
          <w:bottom w:val="nil"/>
          <w:right w:val="nil"/>
          <w:between w:val="nil"/>
        </w:pBdr>
        <w:spacing w:after="0" w:line="360" w:lineRule="auto"/>
        <w:ind w:left="142"/>
        <w:rPr>
          <w:b/>
          <w:color w:val="000000"/>
        </w:rPr>
      </w:pPr>
      <w:r>
        <w:rPr>
          <w:b/>
          <w:color w:val="000000"/>
        </w:rPr>
        <w:t>TÉCNICO ASISTENTE DE AULA</w:t>
      </w:r>
    </w:p>
    <w:p w14:paraId="6C5BF89D" w14:textId="77777777" w:rsidR="000C4D4F" w:rsidRDefault="00EB507A">
      <w:pPr>
        <w:pStyle w:val="Normal1"/>
        <w:numPr>
          <w:ilvl w:val="0"/>
          <w:numId w:val="34"/>
        </w:numPr>
        <w:pBdr>
          <w:top w:val="nil"/>
          <w:left w:val="nil"/>
          <w:bottom w:val="nil"/>
          <w:right w:val="nil"/>
          <w:between w:val="nil"/>
        </w:pBdr>
        <w:spacing w:after="0" w:line="360" w:lineRule="auto"/>
      </w:pPr>
      <w:r>
        <w:rPr>
          <w:color w:val="000000"/>
        </w:rPr>
        <w:t>Srta. Filomena Isabel Segovia Guzmán</w:t>
      </w:r>
    </w:p>
    <w:p w14:paraId="1F5D86AA" w14:textId="77777777" w:rsidR="000C4D4F" w:rsidRDefault="00EB507A">
      <w:pPr>
        <w:pStyle w:val="Normal1"/>
        <w:numPr>
          <w:ilvl w:val="0"/>
          <w:numId w:val="34"/>
        </w:numPr>
        <w:pBdr>
          <w:top w:val="nil"/>
          <w:left w:val="nil"/>
          <w:bottom w:val="nil"/>
          <w:right w:val="nil"/>
          <w:between w:val="nil"/>
        </w:pBdr>
        <w:spacing w:after="0" w:line="360" w:lineRule="auto"/>
      </w:pPr>
      <w:r>
        <w:rPr>
          <w:color w:val="000000"/>
        </w:rPr>
        <w:t xml:space="preserve">Srta. Alejandra Paola Sanzana </w:t>
      </w:r>
      <w:proofErr w:type="spellStart"/>
      <w:r>
        <w:rPr>
          <w:color w:val="000000"/>
        </w:rPr>
        <w:t>Canipane</w:t>
      </w:r>
      <w:proofErr w:type="spellEnd"/>
    </w:p>
    <w:p w14:paraId="6203E353" w14:textId="77777777" w:rsidR="000C4D4F" w:rsidRDefault="00EB507A">
      <w:pPr>
        <w:pStyle w:val="Normal1"/>
        <w:numPr>
          <w:ilvl w:val="0"/>
          <w:numId w:val="34"/>
        </w:numPr>
        <w:pBdr>
          <w:top w:val="nil"/>
          <w:left w:val="nil"/>
          <w:bottom w:val="nil"/>
          <w:right w:val="nil"/>
          <w:between w:val="nil"/>
        </w:pBdr>
        <w:spacing w:after="0" w:line="360" w:lineRule="auto"/>
      </w:pPr>
      <w:r>
        <w:rPr>
          <w:color w:val="000000"/>
        </w:rPr>
        <w:t xml:space="preserve">Judith Magdalena </w:t>
      </w:r>
      <w:proofErr w:type="spellStart"/>
      <w:r>
        <w:rPr>
          <w:color w:val="000000"/>
        </w:rPr>
        <w:t>Quicel</w:t>
      </w:r>
      <w:proofErr w:type="spellEnd"/>
      <w:r>
        <w:rPr>
          <w:color w:val="000000"/>
        </w:rPr>
        <w:t xml:space="preserve"> Andrade </w:t>
      </w:r>
    </w:p>
    <w:p w14:paraId="4A34D080" w14:textId="77777777" w:rsidR="000C4D4F" w:rsidRDefault="000C4D4F">
      <w:pPr>
        <w:pStyle w:val="Normal1"/>
        <w:pBdr>
          <w:top w:val="nil"/>
          <w:left w:val="nil"/>
          <w:bottom w:val="nil"/>
          <w:right w:val="nil"/>
          <w:between w:val="nil"/>
        </w:pBdr>
        <w:spacing w:line="360" w:lineRule="auto"/>
        <w:ind w:left="720"/>
        <w:rPr>
          <w:color w:val="000000"/>
        </w:rPr>
      </w:pPr>
    </w:p>
    <w:p w14:paraId="672FA72C" w14:textId="77777777" w:rsidR="000C4D4F" w:rsidRDefault="00EB507A">
      <w:pPr>
        <w:pStyle w:val="Normal1"/>
        <w:spacing w:line="360" w:lineRule="auto"/>
        <w:rPr>
          <w:b/>
        </w:rPr>
      </w:pPr>
      <w:r>
        <w:rPr>
          <w:b/>
        </w:rPr>
        <w:t>PROFESORES DE TALLER:</w:t>
      </w:r>
    </w:p>
    <w:p w14:paraId="2A2D39AC" w14:textId="77777777" w:rsidR="000C4D4F" w:rsidRDefault="00EB507A">
      <w:pPr>
        <w:pStyle w:val="Normal1"/>
        <w:numPr>
          <w:ilvl w:val="0"/>
          <w:numId w:val="45"/>
        </w:numPr>
        <w:pBdr>
          <w:top w:val="nil"/>
          <w:left w:val="nil"/>
          <w:bottom w:val="nil"/>
          <w:right w:val="nil"/>
          <w:between w:val="nil"/>
        </w:pBdr>
        <w:spacing w:after="0" w:line="360" w:lineRule="auto"/>
      </w:pPr>
      <w:r>
        <w:rPr>
          <w:color w:val="000000"/>
        </w:rPr>
        <w:t xml:space="preserve">Pablo Renato Ide Binder </w:t>
      </w:r>
    </w:p>
    <w:p w14:paraId="240A4A89" w14:textId="77777777" w:rsidR="000C4D4F" w:rsidRDefault="00EB507A">
      <w:pPr>
        <w:pStyle w:val="Normal1"/>
        <w:numPr>
          <w:ilvl w:val="0"/>
          <w:numId w:val="45"/>
        </w:numPr>
        <w:pBdr>
          <w:top w:val="nil"/>
          <w:left w:val="nil"/>
          <w:bottom w:val="nil"/>
          <w:right w:val="nil"/>
          <w:between w:val="nil"/>
        </w:pBdr>
        <w:spacing w:after="0" w:line="360" w:lineRule="auto"/>
      </w:pPr>
      <w:r>
        <w:rPr>
          <w:color w:val="000000"/>
        </w:rPr>
        <w:t xml:space="preserve">Sra. Betzy </w:t>
      </w:r>
      <w:proofErr w:type="spellStart"/>
      <w:r>
        <w:rPr>
          <w:color w:val="000000"/>
        </w:rPr>
        <w:t>Margoth</w:t>
      </w:r>
      <w:proofErr w:type="spellEnd"/>
      <w:r>
        <w:rPr>
          <w:color w:val="000000"/>
        </w:rPr>
        <w:t xml:space="preserve"> Barrientos Rosas</w:t>
      </w:r>
    </w:p>
    <w:p w14:paraId="39DA3573" w14:textId="77777777" w:rsidR="000C4D4F" w:rsidRDefault="00EB507A">
      <w:pPr>
        <w:pStyle w:val="Normal1"/>
        <w:numPr>
          <w:ilvl w:val="0"/>
          <w:numId w:val="45"/>
        </w:numPr>
        <w:pBdr>
          <w:top w:val="nil"/>
          <w:left w:val="nil"/>
          <w:bottom w:val="nil"/>
          <w:right w:val="nil"/>
          <w:between w:val="nil"/>
        </w:pBdr>
        <w:spacing w:after="0" w:line="360" w:lineRule="auto"/>
      </w:pPr>
      <w:r>
        <w:rPr>
          <w:color w:val="000000"/>
        </w:rPr>
        <w:t xml:space="preserve">Sr. Esteban Alexis </w:t>
      </w:r>
      <w:proofErr w:type="gramStart"/>
      <w:r>
        <w:rPr>
          <w:color w:val="000000"/>
        </w:rPr>
        <w:t>González  Seguel</w:t>
      </w:r>
      <w:proofErr w:type="gramEnd"/>
    </w:p>
    <w:p w14:paraId="034141CA" w14:textId="77777777" w:rsidR="000C4D4F" w:rsidRDefault="00EB507A">
      <w:pPr>
        <w:pStyle w:val="Normal1"/>
        <w:numPr>
          <w:ilvl w:val="0"/>
          <w:numId w:val="45"/>
        </w:numPr>
        <w:pBdr>
          <w:top w:val="nil"/>
          <w:left w:val="nil"/>
          <w:bottom w:val="nil"/>
          <w:right w:val="nil"/>
          <w:between w:val="nil"/>
        </w:pBdr>
        <w:spacing w:after="0" w:line="360" w:lineRule="auto"/>
      </w:pPr>
      <w:r>
        <w:rPr>
          <w:color w:val="000000"/>
        </w:rPr>
        <w:t xml:space="preserve">Srta. Barbara Consuelo González García </w:t>
      </w:r>
    </w:p>
    <w:p w14:paraId="7985A105" w14:textId="77777777" w:rsidR="000C4D4F" w:rsidRDefault="00EB507A">
      <w:pPr>
        <w:pStyle w:val="Normal1"/>
        <w:numPr>
          <w:ilvl w:val="0"/>
          <w:numId w:val="45"/>
        </w:numPr>
        <w:pBdr>
          <w:top w:val="nil"/>
          <w:left w:val="nil"/>
          <w:bottom w:val="nil"/>
          <w:right w:val="nil"/>
          <w:between w:val="nil"/>
        </w:pBdr>
        <w:spacing w:line="360" w:lineRule="auto"/>
      </w:pPr>
      <w:r>
        <w:rPr>
          <w:color w:val="000000"/>
        </w:rPr>
        <w:t xml:space="preserve">Srta. Beatriz Abigail Águila Aguilar </w:t>
      </w:r>
    </w:p>
    <w:p w14:paraId="167F3754" w14:textId="77777777" w:rsidR="000C4D4F" w:rsidRDefault="00EB507A">
      <w:pPr>
        <w:pStyle w:val="Normal1"/>
        <w:spacing w:line="360" w:lineRule="auto"/>
        <w:rPr>
          <w:b/>
        </w:rPr>
      </w:pPr>
      <w:r>
        <w:rPr>
          <w:b/>
        </w:rPr>
        <w:t>FONOAUDIÓLOGA:</w:t>
      </w:r>
    </w:p>
    <w:p w14:paraId="297A5B52" w14:textId="77777777" w:rsidR="000C4D4F" w:rsidRDefault="00EB507A">
      <w:pPr>
        <w:pStyle w:val="Normal1"/>
        <w:numPr>
          <w:ilvl w:val="0"/>
          <w:numId w:val="23"/>
        </w:numPr>
        <w:pBdr>
          <w:top w:val="nil"/>
          <w:left w:val="nil"/>
          <w:bottom w:val="nil"/>
          <w:right w:val="nil"/>
          <w:between w:val="nil"/>
        </w:pBdr>
        <w:spacing w:line="360" w:lineRule="auto"/>
      </w:pPr>
      <w:r>
        <w:rPr>
          <w:color w:val="000000"/>
        </w:rPr>
        <w:t xml:space="preserve">Sra. Elena Angélica Pizarro Flores </w:t>
      </w:r>
    </w:p>
    <w:p w14:paraId="560E2F68" w14:textId="77777777" w:rsidR="000C4D4F" w:rsidRDefault="00EB507A">
      <w:pPr>
        <w:pStyle w:val="Normal1"/>
        <w:spacing w:line="360" w:lineRule="auto"/>
        <w:rPr>
          <w:b/>
        </w:rPr>
      </w:pPr>
      <w:r>
        <w:rPr>
          <w:b/>
        </w:rPr>
        <w:t>PSICÓLOGA:</w:t>
      </w:r>
    </w:p>
    <w:p w14:paraId="793D81B8" w14:textId="77777777" w:rsidR="000C4D4F" w:rsidRDefault="00EB507A">
      <w:pPr>
        <w:pStyle w:val="Normal1"/>
        <w:numPr>
          <w:ilvl w:val="0"/>
          <w:numId w:val="23"/>
        </w:numPr>
        <w:spacing w:line="360" w:lineRule="auto"/>
      </w:pPr>
      <w:r>
        <w:t xml:space="preserve">Sra. María Constanza Moll </w:t>
      </w:r>
      <w:proofErr w:type="spellStart"/>
      <w:r>
        <w:t>Oyarzún</w:t>
      </w:r>
      <w:proofErr w:type="spellEnd"/>
    </w:p>
    <w:p w14:paraId="47A660FC" w14:textId="77777777" w:rsidR="000C4D4F" w:rsidRDefault="00EB507A">
      <w:pPr>
        <w:pStyle w:val="Normal1"/>
        <w:spacing w:line="360" w:lineRule="auto"/>
        <w:rPr>
          <w:b/>
        </w:rPr>
      </w:pPr>
      <w:r>
        <w:rPr>
          <w:b/>
        </w:rPr>
        <w:t>TERAPEUTA OCUPACIONAL:</w:t>
      </w:r>
    </w:p>
    <w:p w14:paraId="54E3882D" w14:textId="77777777" w:rsidR="000C4D4F" w:rsidRDefault="00EB507A">
      <w:pPr>
        <w:pStyle w:val="Normal1"/>
        <w:numPr>
          <w:ilvl w:val="0"/>
          <w:numId w:val="12"/>
        </w:numPr>
        <w:pBdr>
          <w:top w:val="nil"/>
          <w:left w:val="nil"/>
          <w:bottom w:val="nil"/>
          <w:right w:val="nil"/>
          <w:between w:val="nil"/>
        </w:pBdr>
        <w:tabs>
          <w:tab w:val="left" w:pos="5508"/>
        </w:tabs>
        <w:spacing w:line="360" w:lineRule="auto"/>
      </w:pPr>
      <w:r>
        <w:rPr>
          <w:color w:val="000000"/>
        </w:rPr>
        <w:t xml:space="preserve">Sra. Natali </w:t>
      </w:r>
      <w:proofErr w:type="spellStart"/>
      <w:r>
        <w:rPr>
          <w:color w:val="000000"/>
        </w:rPr>
        <w:t>Lucerina</w:t>
      </w:r>
      <w:proofErr w:type="spellEnd"/>
      <w:r>
        <w:rPr>
          <w:color w:val="000000"/>
        </w:rPr>
        <w:t xml:space="preserve"> Cárdenas </w:t>
      </w:r>
      <w:proofErr w:type="spellStart"/>
      <w:r>
        <w:rPr>
          <w:color w:val="000000"/>
        </w:rPr>
        <w:t>Wiederhold</w:t>
      </w:r>
      <w:proofErr w:type="spellEnd"/>
    </w:p>
    <w:p w14:paraId="37EBFE04" w14:textId="77777777" w:rsidR="000C4D4F" w:rsidRDefault="00EB507A">
      <w:pPr>
        <w:pStyle w:val="Normal1"/>
        <w:tabs>
          <w:tab w:val="left" w:pos="5508"/>
        </w:tabs>
        <w:spacing w:line="360" w:lineRule="auto"/>
        <w:rPr>
          <w:b/>
        </w:rPr>
      </w:pPr>
      <w:r>
        <w:rPr>
          <w:b/>
        </w:rPr>
        <w:t>ASISTENTE SOCIAL:</w:t>
      </w:r>
    </w:p>
    <w:p w14:paraId="737CA6DB" w14:textId="77777777" w:rsidR="000C4D4F" w:rsidRDefault="00EB507A">
      <w:pPr>
        <w:pStyle w:val="Normal1"/>
        <w:numPr>
          <w:ilvl w:val="0"/>
          <w:numId w:val="12"/>
        </w:numPr>
        <w:pBdr>
          <w:top w:val="nil"/>
          <w:left w:val="nil"/>
          <w:bottom w:val="nil"/>
          <w:right w:val="nil"/>
          <w:between w:val="nil"/>
        </w:pBdr>
        <w:tabs>
          <w:tab w:val="left" w:pos="5508"/>
        </w:tabs>
        <w:spacing w:after="0" w:line="360" w:lineRule="auto"/>
      </w:pPr>
      <w:r>
        <w:rPr>
          <w:color w:val="000000"/>
        </w:rPr>
        <w:lastRenderedPageBreak/>
        <w:t xml:space="preserve">Sr. Ricardo Andrés Villarroel </w:t>
      </w:r>
      <w:proofErr w:type="spellStart"/>
      <w:r>
        <w:rPr>
          <w:color w:val="000000"/>
        </w:rPr>
        <w:t>Maragaño</w:t>
      </w:r>
      <w:proofErr w:type="spellEnd"/>
    </w:p>
    <w:p w14:paraId="101A23BC" w14:textId="77777777" w:rsidR="000C4D4F" w:rsidRDefault="00EB507A">
      <w:pPr>
        <w:pStyle w:val="Normal1"/>
        <w:numPr>
          <w:ilvl w:val="0"/>
          <w:numId w:val="12"/>
        </w:numPr>
        <w:pBdr>
          <w:top w:val="nil"/>
          <w:left w:val="nil"/>
          <w:bottom w:val="nil"/>
          <w:right w:val="nil"/>
          <w:between w:val="nil"/>
        </w:pBdr>
        <w:tabs>
          <w:tab w:val="left" w:pos="5508"/>
        </w:tabs>
        <w:spacing w:line="360" w:lineRule="auto"/>
      </w:pPr>
      <w:r>
        <w:rPr>
          <w:color w:val="000000"/>
        </w:rPr>
        <w:t xml:space="preserve">Pamela Millaray Moll catalán </w:t>
      </w:r>
    </w:p>
    <w:p w14:paraId="55D9A6A8" w14:textId="77777777" w:rsidR="000C4D4F" w:rsidRDefault="00EB507A">
      <w:pPr>
        <w:pStyle w:val="Normal1"/>
        <w:spacing w:line="360" w:lineRule="auto"/>
        <w:rPr>
          <w:b/>
        </w:rPr>
      </w:pPr>
      <w:r>
        <w:rPr>
          <w:b/>
        </w:rPr>
        <w:t>INFORMATICO:</w:t>
      </w:r>
    </w:p>
    <w:p w14:paraId="19DB6030" w14:textId="77777777" w:rsidR="000C4D4F" w:rsidRDefault="00EB507A">
      <w:pPr>
        <w:pStyle w:val="Normal1"/>
        <w:numPr>
          <w:ilvl w:val="0"/>
          <w:numId w:val="12"/>
        </w:numPr>
        <w:pBdr>
          <w:top w:val="nil"/>
          <w:left w:val="nil"/>
          <w:bottom w:val="nil"/>
          <w:right w:val="nil"/>
          <w:between w:val="nil"/>
        </w:pBdr>
        <w:tabs>
          <w:tab w:val="left" w:pos="5508"/>
        </w:tabs>
        <w:spacing w:line="360" w:lineRule="auto"/>
      </w:pPr>
      <w:r>
        <w:rPr>
          <w:color w:val="000000"/>
        </w:rPr>
        <w:t xml:space="preserve">Sr. Francisco José Colomer </w:t>
      </w:r>
      <w:proofErr w:type="spellStart"/>
      <w:r>
        <w:rPr>
          <w:color w:val="000000"/>
        </w:rPr>
        <w:t>Bonometti</w:t>
      </w:r>
      <w:proofErr w:type="spellEnd"/>
    </w:p>
    <w:p w14:paraId="1005CD29" w14:textId="77777777" w:rsidR="000C4D4F" w:rsidRDefault="00EB507A">
      <w:pPr>
        <w:pStyle w:val="Normal1"/>
        <w:tabs>
          <w:tab w:val="left" w:pos="5508"/>
        </w:tabs>
        <w:spacing w:line="360" w:lineRule="auto"/>
        <w:rPr>
          <w:b/>
        </w:rPr>
      </w:pPr>
      <w:r>
        <w:rPr>
          <w:b/>
        </w:rPr>
        <w:t>ENCARGADO DE ADQUISIONES:</w:t>
      </w:r>
    </w:p>
    <w:p w14:paraId="499C4874" w14:textId="77777777" w:rsidR="000C4D4F" w:rsidRDefault="00EB507A">
      <w:pPr>
        <w:pStyle w:val="Normal1"/>
        <w:numPr>
          <w:ilvl w:val="0"/>
          <w:numId w:val="12"/>
        </w:numPr>
        <w:pBdr>
          <w:top w:val="nil"/>
          <w:left w:val="nil"/>
          <w:bottom w:val="nil"/>
          <w:right w:val="nil"/>
          <w:between w:val="nil"/>
        </w:pBdr>
        <w:tabs>
          <w:tab w:val="left" w:pos="5508"/>
        </w:tabs>
        <w:spacing w:line="360" w:lineRule="auto"/>
      </w:pPr>
      <w:r>
        <w:rPr>
          <w:color w:val="000000"/>
        </w:rPr>
        <w:t xml:space="preserve">Sr. Gerardo Andrés Oporto Ruiz </w:t>
      </w:r>
    </w:p>
    <w:p w14:paraId="0B946A94" w14:textId="77777777" w:rsidR="000C4D4F" w:rsidRDefault="00EB507A">
      <w:pPr>
        <w:pStyle w:val="Normal1"/>
        <w:spacing w:line="360" w:lineRule="auto"/>
        <w:rPr>
          <w:b/>
        </w:rPr>
      </w:pPr>
      <w:r>
        <w:rPr>
          <w:b/>
        </w:rPr>
        <w:t>INSPECTOR GENERAL.</w:t>
      </w:r>
    </w:p>
    <w:p w14:paraId="57C95A79" w14:textId="77777777" w:rsidR="000C4D4F" w:rsidRDefault="00EB507A">
      <w:pPr>
        <w:pStyle w:val="Normal1"/>
        <w:numPr>
          <w:ilvl w:val="0"/>
          <w:numId w:val="12"/>
        </w:numPr>
        <w:pBdr>
          <w:top w:val="nil"/>
          <w:left w:val="nil"/>
          <w:bottom w:val="nil"/>
          <w:right w:val="nil"/>
          <w:between w:val="nil"/>
        </w:pBdr>
        <w:spacing w:line="360" w:lineRule="auto"/>
      </w:pPr>
      <w:r>
        <w:rPr>
          <w:color w:val="000000"/>
        </w:rPr>
        <w:t xml:space="preserve">Sr. Luis Guillermo Matamala Encina </w:t>
      </w:r>
    </w:p>
    <w:p w14:paraId="62A0C253" w14:textId="77777777" w:rsidR="000C4D4F" w:rsidRDefault="00EB507A">
      <w:pPr>
        <w:pStyle w:val="Normal1"/>
        <w:spacing w:line="360" w:lineRule="auto"/>
        <w:rPr>
          <w:b/>
        </w:rPr>
      </w:pPr>
      <w:r>
        <w:rPr>
          <w:b/>
        </w:rPr>
        <w:t>ASISTENTES DE LA EDUCACIÓN:</w:t>
      </w:r>
    </w:p>
    <w:p w14:paraId="4C4BD958" w14:textId="77777777" w:rsidR="000C4D4F" w:rsidRDefault="00EB507A">
      <w:pPr>
        <w:pStyle w:val="Normal1"/>
        <w:numPr>
          <w:ilvl w:val="0"/>
          <w:numId w:val="12"/>
        </w:numPr>
        <w:pBdr>
          <w:top w:val="nil"/>
          <w:left w:val="nil"/>
          <w:bottom w:val="nil"/>
          <w:right w:val="nil"/>
          <w:between w:val="nil"/>
        </w:pBdr>
        <w:tabs>
          <w:tab w:val="left" w:pos="5508"/>
        </w:tabs>
        <w:spacing w:after="0" w:line="360" w:lineRule="auto"/>
      </w:pPr>
      <w:r>
        <w:rPr>
          <w:color w:val="000000"/>
        </w:rPr>
        <w:t xml:space="preserve">Sra. Marcela Viviane Soto </w:t>
      </w:r>
      <w:proofErr w:type="spellStart"/>
      <w:r>
        <w:rPr>
          <w:color w:val="000000"/>
        </w:rPr>
        <w:t>Soto</w:t>
      </w:r>
      <w:proofErr w:type="spellEnd"/>
    </w:p>
    <w:p w14:paraId="14DDF417" w14:textId="77777777" w:rsidR="000C4D4F" w:rsidRDefault="00EB507A">
      <w:pPr>
        <w:pStyle w:val="Normal1"/>
        <w:numPr>
          <w:ilvl w:val="0"/>
          <w:numId w:val="12"/>
        </w:numPr>
        <w:pBdr>
          <w:top w:val="nil"/>
          <w:left w:val="nil"/>
          <w:bottom w:val="nil"/>
          <w:right w:val="nil"/>
          <w:between w:val="nil"/>
        </w:pBdr>
        <w:tabs>
          <w:tab w:val="left" w:pos="5508"/>
        </w:tabs>
        <w:spacing w:after="0" w:line="360" w:lineRule="auto"/>
      </w:pPr>
      <w:r>
        <w:rPr>
          <w:color w:val="000000"/>
        </w:rPr>
        <w:t>Sr. Mauricio Humberto Cárdenas Veloso</w:t>
      </w:r>
    </w:p>
    <w:p w14:paraId="21E9D825" w14:textId="77777777" w:rsidR="000C4D4F" w:rsidRDefault="00EB507A">
      <w:pPr>
        <w:pStyle w:val="Normal1"/>
        <w:numPr>
          <w:ilvl w:val="0"/>
          <w:numId w:val="12"/>
        </w:numPr>
        <w:pBdr>
          <w:top w:val="nil"/>
          <w:left w:val="nil"/>
          <w:bottom w:val="nil"/>
          <w:right w:val="nil"/>
          <w:between w:val="nil"/>
        </w:pBdr>
        <w:tabs>
          <w:tab w:val="left" w:pos="5508"/>
        </w:tabs>
        <w:spacing w:line="360" w:lineRule="auto"/>
      </w:pPr>
      <w:r>
        <w:rPr>
          <w:color w:val="000000"/>
        </w:rPr>
        <w:t xml:space="preserve">Sra. Marianela Judith </w:t>
      </w:r>
      <w:proofErr w:type="spellStart"/>
      <w:r>
        <w:rPr>
          <w:color w:val="000000"/>
        </w:rPr>
        <w:t>TroquianTroquian</w:t>
      </w:r>
      <w:proofErr w:type="spellEnd"/>
    </w:p>
    <w:p w14:paraId="2315C95A" w14:textId="77777777" w:rsidR="000C4D4F" w:rsidRDefault="00EB507A">
      <w:pPr>
        <w:pStyle w:val="Normal1"/>
        <w:tabs>
          <w:tab w:val="left" w:pos="5508"/>
        </w:tabs>
        <w:spacing w:line="240" w:lineRule="auto"/>
        <w:rPr>
          <w:b/>
          <w:color w:val="000000"/>
          <w:sz w:val="23"/>
          <w:szCs w:val="23"/>
        </w:rPr>
      </w:pPr>
      <w:r>
        <w:rPr>
          <w:b/>
          <w:color w:val="000000"/>
          <w:sz w:val="23"/>
          <w:szCs w:val="23"/>
        </w:rPr>
        <w:t>DE LOS CARGOS: FUNCIONES Y ROLES</w:t>
      </w:r>
    </w:p>
    <w:p w14:paraId="15DA473B" w14:textId="77777777" w:rsidR="000C4D4F" w:rsidRDefault="00EB507A">
      <w:pPr>
        <w:pStyle w:val="Normal1"/>
        <w:tabs>
          <w:tab w:val="left" w:pos="5508"/>
        </w:tabs>
        <w:spacing w:line="240" w:lineRule="auto"/>
        <w:rPr>
          <w:b/>
          <w:color w:val="000000"/>
          <w:sz w:val="23"/>
          <w:szCs w:val="23"/>
        </w:rPr>
      </w:pPr>
      <w:r>
        <w:rPr>
          <w:b/>
          <w:color w:val="000000"/>
          <w:sz w:val="23"/>
          <w:szCs w:val="23"/>
        </w:rPr>
        <w:t xml:space="preserve">DIRECTOR  </w:t>
      </w:r>
    </w:p>
    <w:p w14:paraId="71EB6B7C" w14:textId="77777777" w:rsidR="000C4D4F" w:rsidRDefault="00EB507A">
      <w:pPr>
        <w:pStyle w:val="Normal1"/>
        <w:widowControl w:val="0"/>
        <w:numPr>
          <w:ilvl w:val="0"/>
          <w:numId w:val="66"/>
        </w:numPr>
        <w:pBdr>
          <w:top w:val="nil"/>
          <w:left w:val="nil"/>
          <w:bottom w:val="nil"/>
          <w:right w:val="nil"/>
          <w:between w:val="nil"/>
        </w:pBdr>
        <w:tabs>
          <w:tab w:val="left" w:pos="2080"/>
        </w:tabs>
        <w:spacing w:after="0" w:line="360" w:lineRule="auto"/>
        <w:jc w:val="both"/>
      </w:pPr>
      <w:r>
        <w:rPr>
          <w:color w:val="000000"/>
        </w:rPr>
        <w:t xml:space="preserve">El </w:t>
      </w:r>
      <w:proofErr w:type="gramStart"/>
      <w:r>
        <w:rPr>
          <w:color w:val="000000"/>
        </w:rPr>
        <w:t>Director</w:t>
      </w:r>
      <w:proofErr w:type="gramEnd"/>
      <w:r>
        <w:rPr>
          <w:color w:val="000000"/>
        </w:rPr>
        <w:t xml:space="preserve"> es el jefe del establecimiento, responsable de dirigir, organizar, coordinar, supervisar y evaluar el trabajo de sus distintos organismos de manera que funcione armónica y eficientemente.</w:t>
      </w:r>
    </w:p>
    <w:p w14:paraId="6F877811" w14:textId="77777777" w:rsidR="000C4D4F" w:rsidRDefault="00EB507A">
      <w:pPr>
        <w:pStyle w:val="Normal1"/>
        <w:widowControl w:val="0"/>
        <w:numPr>
          <w:ilvl w:val="0"/>
          <w:numId w:val="66"/>
        </w:numPr>
        <w:pBdr>
          <w:top w:val="nil"/>
          <w:left w:val="nil"/>
          <w:bottom w:val="nil"/>
          <w:right w:val="nil"/>
          <w:between w:val="nil"/>
        </w:pBdr>
        <w:tabs>
          <w:tab w:val="left" w:pos="2080"/>
        </w:tabs>
        <w:spacing w:after="0" w:line="360" w:lineRule="auto"/>
        <w:jc w:val="both"/>
      </w:pPr>
      <w:r>
        <w:rPr>
          <w:color w:val="000000"/>
        </w:rPr>
        <w:t xml:space="preserve">Cautelar la coherencia interna entre Visión y Misión del Proyecto Educativo y el estilo de convivencia escolar, sus normas y procedimientos de abordajes de conflictos en la comunidad. </w:t>
      </w:r>
    </w:p>
    <w:p w14:paraId="3B16267A" w14:textId="77777777" w:rsidR="000C4D4F" w:rsidRDefault="00EB507A">
      <w:pPr>
        <w:pStyle w:val="Normal1"/>
        <w:widowControl w:val="0"/>
        <w:numPr>
          <w:ilvl w:val="0"/>
          <w:numId w:val="66"/>
        </w:numPr>
        <w:pBdr>
          <w:top w:val="nil"/>
          <w:left w:val="nil"/>
          <w:bottom w:val="nil"/>
          <w:right w:val="nil"/>
          <w:between w:val="nil"/>
        </w:pBdr>
        <w:tabs>
          <w:tab w:val="left" w:pos="2080"/>
        </w:tabs>
        <w:spacing w:after="0" w:line="360" w:lineRule="auto"/>
        <w:jc w:val="both"/>
      </w:pPr>
      <w:r>
        <w:rPr>
          <w:color w:val="000000"/>
        </w:rPr>
        <w:t xml:space="preserve">Identificar y determinar las atribuciones y responsabilidades de los distintos miembros de la comunidad escolar. </w:t>
      </w:r>
    </w:p>
    <w:p w14:paraId="5BCEEB5D" w14:textId="77777777" w:rsidR="000C4D4F" w:rsidRDefault="00EB507A">
      <w:pPr>
        <w:pStyle w:val="Normal1"/>
        <w:widowControl w:val="0"/>
        <w:numPr>
          <w:ilvl w:val="0"/>
          <w:numId w:val="66"/>
        </w:numPr>
        <w:pBdr>
          <w:top w:val="nil"/>
          <w:left w:val="nil"/>
          <w:bottom w:val="nil"/>
          <w:right w:val="nil"/>
          <w:between w:val="nil"/>
        </w:pBdr>
        <w:tabs>
          <w:tab w:val="left" w:pos="2080"/>
        </w:tabs>
        <w:spacing w:after="0" w:line="360" w:lineRule="auto"/>
        <w:jc w:val="both"/>
      </w:pPr>
      <w:r>
        <w:rPr>
          <w:color w:val="000000"/>
        </w:rPr>
        <w:t xml:space="preserve">Estar en conocimiento y participar en la resolución de los problemas de convivencia estimulando un sentido de comunidad, solidaridad y cooperativismo entre y con los distintos actores en pro de aprender a restablecer las relaciones humanas en un ambiente de sana convivencia. </w:t>
      </w:r>
    </w:p>
    <w:p w14:paraId="2C282ED8" w14:textId="77777777" w:rsidR="000C4D4F" w:rsidRDefault="00EB507A">
      <w:pPr>
        <w:pStyle w:val="Normal1"/>
        <w:widowControl w:val="0"/>
        <w:numPr>
          <w:ilvl w:val="0"/>
          <w:numId w:val="66"/>
        </w:numPr>
        <w:pBdr>
          <w:top w:val="nil"/>
          <w:left w:val="nil"/>
          <w:bottom w:val="nil"/>
          <w:right w:val="nil"/>
          <w:between w:val="nil"/>
        </w:pBdr>
        <w:tabs>
          <w:tab w:val="left" w:pos="2080"/>
        </w:tabs>
        <w:spacing w:after="0" w:line="360" w:lineRule="auto"/>
        <w:jc w:val="both"/>
      </w:pPr>
      <w:r>
        <w:rPr>
          <w:color w:val="000000"/>
        </w:rPr>
        <w:t xml:space="preserve">Propiciar un ambiente estimulante en el establecimiento para el trabajo de todos los integrantes de la Unidad Educativa en pro de la obtención de sus objetivos. </w:t>
      </w:r>
    </w:p>
    <w:p w14:paraId="1C99E911" w14:textId="77777777" w:rsidR="000C4D4F" w:rsidRDefault="00EB507A">
      <w:pPr>
        <w:pStyle w:val="Normal1"/>
        <w:widowControl w:val="0"/>
        <w:numPr>
          <w:ilvl w:val="0"/>
          <w:numId w:val="66"/>
        </w:numPr>
        <w:pBdr>
          <w:top w:val="nil"/>
          <w:left w:val="nil"/>
          <w:bottom w:val="nil"/>
          <w:right w:val="nil"/>
          <w:between w:val="nil"/>
        </w:pBdr>
        <w:tabs>
          <w:tab w:val="left" w:pos="2080"/>
        </w:tabs>
        <w:spacing w:after="0" w:line="360" w:lineRule="auto"/>
        <w:jc w:val="both"/>
      </w:pPr>
      <w:r>
        <w:rPr>
          <w:color w:val="000000"/>
        </w:rPr>
        <w:t xml:space="preserve">Cautelar la adecuada organización funcionamiento y evaluación del </w:t>
      </w:r>
      <w:proofErr w:type="spellStart"/>
      <w:r>
        <w:rPr>
          <w:color w:val="000000"/>
        </w:rPr>
        <w:t>curriculum</w:t>
      </w:r>
      <w:proofErr w:type="spellEnd"/>
      <w:r>
        <w:rPr>
          <w:color w:val="000000"/>
        </w:rPr>
        <w:t xml:space="preserve">. </w:t>
      </w:r>
    </w:p>
    <w:p w14:paraId="578EE76C" w14:textId="77777777" w:rsidR="000C4D4F" w:rsidRDefault="00EB507A">
      <w:pPr>
        <w:pStyle w:val="Normal1"/>
        <w:widowControl w:val="0"/>
        <w:numPr>
          <w:ilvl w:val="0"/>
          <w:numId w:val="66"/>
        </w:numPr>
        <w:pBdr>
          <w:top w:val="nil"/>
          <w:left w:val="nil"/>
          <w:bottom w:val="nil"/>
          <w:right w:val="nil"/>
          <w:between w:val="nil"/>
        </w:pBdr>
        <w:tabs>
          <w:tab w:val="left" w:pos="2080"/>
        </w:tabs>
        <w:spacing w:after="0" w:line="360" w:lineRule="auto"/>
        <w:jc w:val="both"/>
      </w:pPr>
      <w:r>
        <w:rPr>
          <w:color w:val="000000"/>
        </w:rPr>
        <w:t xml:space="preserve">Cautelar que la planta docente sea idónea y corresponda a las necesidades de la </w:t>
      </w:r>
      <w:r>
        <w:rPr>
          <w:color w:val="000000"/>
        </w:rPr>
        <w:lastRenderedPageBreak/>
        <w:t>Unidad Educativa</w:t>
      </w:r>
    </w:p>
    <w:p w14:paraId="2051078F" w14:textId="77777777" w:rsidR="000C4D4F" w:rsidRDefault="000C4D4F">
      <w:pPr>
        <w:pStyle w:val="Normal1"/>
        <w:widowControl w:val="0"/>
        <w:tabs>
          <w:tab w:val="left" w:pos="2080"/>
        </w:tabs>
        <w:spacing w:after="0" w:line="240" w:lineRule="auto"/>
        <w:jc w:val="both"/>
        <w:rPr>
          <w:b/>
          <w:color w:val="000000"/>
          <w:sz w:val="23"/>
          <w:szCs w:val="23"/>
        </w:rPr>
      </w:pPr>
    </w:p>
    <w:p w14:paraId="5F9BACF3" w14:textId="77777777" w:rsidR="000C4D4F" w:rsidRDefault="00EB507A">
      <w:pPr>
        <w:pStyle w:val="Normal1"/>
        <w:widowControl w:val="0"/>
        <w:tabs>
          <w:tab w:val="left" w:pos="2080"/>
        </w:tabs>
        <w:spacing w:after="0" w:line="240" w:lineRule="auto"/>
        <w:jc w:val="both"/>
        <w:rPr>
          <w:sz w:val="23"/>
          <w:szCs w:val="23"/>
        </w:rPr>
      </w:pPr>
      <w:r>
        <w:rPr>
          <w:b/>
          <w:color w:val="000000"/>
          <w:sz w:val="23"/>
          <w:szCs w:val="23"/>
        </w:rPr>
        <w:t xml:space="preserve">UNIDAD </w:t>
      </w:r>
      <w:proofErr w:type="gramStart"/>
      <w:r>
        <w:rPr>
          <w:b/>
          <w:color w:val="000000"/>
          <w:sz w:val="23"/>
          <w:szCs w:val="23"/>
        </w:rPr>
        <w:t>TÉCNICO PEDAGÓGICA</w:t>
      </w:r>
      <w:proofErr w:type="gramEnd"/>
      <w:r>
        <w:rPr>
          <w:b/>
          <w:color w:val="000000"/>
          <w:sz w:val="23"/>
          <w:szCs w:val="23"/>
        </w:rPr>
        <w:t xml:space="preserve">, funciones: </w:t>
      </w:r>
    </w:p>
    <w:p w14:paraId="7246C25D" w14:textId="77777777" w:rsidR="000C4D4F" w:rsidRDefault="000C4D4F">
      <w:pPr>
        <w:pStyle w:val="Normal1"/>
        <w:widowControl w:val="0"/>
        <w:tabs>
          <w:tab w:val="left" w:pos="2080"/>
        </w:tabs>
        <w:spacing w:after="0" w:line="240" w:lineRule="auto"/>
        <w:jc w:val="both"/>
        <w:rPr>
          <w:sz w:val="23"/>
          <w:szCs w:val="23"/>
        </w:rPr>
      </w:pPr>
    </w:p>
    <w:p w14:paraId="1F9B4CB1"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Programar, organizar, supervisar y evaluar las actividades correspondientes al proceso de enseñanza-aprendizaje. </w:t>
      </w:r>
    </w:p>
    <w:p w14:paraId="23D9F327"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Velar por el mejoramiento del rendimiento escolar de los estudiantes. </w:t>
      </w:r>
    </w:p>
    <w:p w14:paraId="7B51D244"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Asesorar y supervisar a los docentes en la organización y en la aplicación de planes y programas de estudio. </w:t>
      </w:r>
    </w:p>
    <w:p w14:paraId="0CFC7643"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Contribuir al perfeccionamiento del personal docente del Establecimiento. </w:t>
      </w:r>
    </w:p>
    <w:p w14:paraId="4C51B00C" w14:textId="77777777" w:rsidR="000C4D4F" w:rsidRDefault="000C4D4F">
      <w:pPr>
        <w:pStyle w:val="Normal1"/>
        <w:widowControl w:val="0"/>
        <w:pBdr>
          <w:top w:val="nil"/>
          <w:left w:val="nil"/>
          <w:bottom w:val="nil"/>
          <w:right w:val="nil"/>
          <w:between w:val="nil"/>
        </w:pBdr>
        <w:tabs>
          <w:tab w:val="left" w:pos="2080"/>
        </w:tabs>
        <w:spacing w:after="0" w:line="360" w:lineRule="auto"/>
        <w:ind w:left="720"/>
        <w:jc w:val="both"/>
        <w:rPr>
          <w:color w:val="000000"/>
          <w:sz w:val="23"/>
          <w:szCs w:val="23"/>
        </w:rPr>
      </w:pPr>
    </w:p>
    <w:p w14:paraId="74DB8FAD"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Dirigir los consejos técnicos que le competan. </w:t>
      </w:r>
    </w:p>
    <w:p w14:paraId="2623DF74"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Controlar y evaluar el desarrollo de los contenidos programáticos y programas de estudios cuando sea necesario y corresponda atendiendo las NEE. </w:t>
      </w:r>
    </w:p>
    <w:p w14:paraId="49402581" w14:textId="77777777" w:rsidR="000C4D4F" w:rsidRDefault="000C4D4F">
      <w:pPr>
        <w:pStyle w:val="Normal1"/>
        <w:widowControl w:val="0"/>
        <w:tabs>
          <w:tab w:val="left" w:pos="2080"/>
        </w:tabs>
        <w:spacing w:after="0" w:line="360" w:lineRule="auto"/>
        <w:jc w:val="both"/>
        <w:rPr>
          <w:sz w:val="23"/>
          <w:szCs w:val="23"/>
        </w:rPr>
      </w:pPr>
    </w:p>
    <w:p w14:paraId="3CEBA0D4"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Participar en el control de la adecuada utilización del material didáctico del establecimiento, preocupándose que se identifiquen en el uso de dicho material. </w:t>
      </w:r>
    </w:p>
    <w:p w14:paraId="3685AC20"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Integrar el equipo de gestión de la escuela. </w:t>
      </w:r>
    </w:p>
    <w:p w14:paraId="41290990"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Visitar, vigilar y controlar, cuando el director le delegue esta función, las aulas, talleres, laboratorios, terrenos y otras dependencias, para ayudar y colaborar a los docentes a aumentar su eficiencia. </w:t>
      </w:r>
    </w:p>
    <w:p w14:paraId="5E60AD28" w14:textId="77777777" w:rsidR="000C4D4F" w:rsidRDefault="000C4D4F">
      <w:pPr>
        <w:pStyle w:val="Normal1"/>
        <w:widowControl w:val="0"/>
        <w:tabs>
          <w:tab w:val="left" w:pos="2080"/>
        </w:tabs>
        <w:spacing w:after="0" w:line="360" w:lineRule="auto"/>
        <w:jc w:val="both"/>
        <w:rPr>
          <w:sz w:val="23"/>
          <w:szCs w:val="23"/>
        </w:rPr>
      </w:pPr>
    </w:p>
    <w:p w14:paraId="3DDFBB30"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Revisar personalmente y/o por delegación de funciones, los libros de clases, formulando observaciones verbales a docentes afectados y, en casos de reincidencia, informar al director para cautelar la obligatoriedad en su cumplimiento. </w:t>
      </w:r>
    </w:p>
    <w:p w14:paraId="4B1CEA3E" w14:textId="77777777" w:rsidR="000C4D4F" w:rsidRDefault="00EB507A">
      <w:pPr>
        <w:pStyle w:val="Normal1"/>
        <w:widowControl w:val="0"/>
        <w:numPr>
          <w:ilvl w:val="0"/>
          <w:numId w:val="77"/>
        </w:numPr>
        <w:pBdr>
          <w:top w:val="nil"/>
          <w:left w:val="nil"/>
          <w:bottom w:val="nil"/>
          <w:right w:val="nil"/>
          <w:between w:val="nil"/>
        </w:pBdr>
        <w:tabs>
          <w:tab w:val="left" w:pos="2080"/>
        </w:tabs>
        <w:spacing w:after="0" w:line="360" w:lineRule="auto"/>
        <w:jc w:val="both"/>
        <w:rPr>
          <w:color w:val="000000"/>
          <w:sz w:val="23"/>
          <w:szCs w:val="23"/>
        </w:rPr>
      </w:pPr>
      <w:r>
        <w:rPr>
          <w:color w:val="000000"/>
        </w:rPr>
        <w:t xml:space="preserve">Encargarse del Establecimiento Escolar, en derecho propio, en ausencia del </w:t>
      </w:r>
      <w:proofErr w:type="gramStart"/>
      <w:r>
        <w:rPr>
          <w:color w:val="000000"/>
        </w:rPr>
        <w:t>Director</w:t>
      </w:r>
      <w:proofErr w:type="gramEnd"/>
    </w:p>
    <w:p w14:paraId="2F532324" w14:textId="77777777" w:rsidR="000C4D4F" w:rsidRDefault="00EB507A">
      <w:pPr>
        <w:pStyle w:val="Normal1"/>
        <w:tabs>
          <w:tab w:val="left" w:pos="5508"/>
        </w:tabs>
        <w:spacing w:line="240" w:lineRule="auto"/>
        <w:rPr>
          <w:b/>
          <w:color w:val="000000"/>
          <w:sz w:val="23"/>
          <w:szCs w:val="23"/>
        </w:rPr>
      </w:pPr>
      <w:r>
        <w:rPr>
          <w:b/>
          <w:color w:val="000000"/>
          <w:sz w:val="23"/>
          <w:szCs w:val="23"/>
        </w:rPr>
        <w:t xml:space="preserve">INSPECTOR GENERAL </w:t>
      </w:r>
    </w:p>
    <w:p w14:paraId="2377F505" w14:textId="77777777" w:rsidR="000C4D4F" w:rsidRDefault="00EB507A">
      <w:pPr>
        <w:pStyle w:val="Normal1"/>
        <w:numPr>
          <w:ilvl w:val="0"/>
          <w:numId w:val="88"/>
        </w:numPr>
        <w:pBdr>
          <w:top w:val="nil"/>
          <w:left w:val="nil"/>
          <w:bottom w:val="nil"/>
          <w:right w:val="nil"/>
          <w:between w:val="nil"/>
        </w:pBdr>
        <w:tabs>
          <w:tab w:val="left" w:pos="5508"/>
        </w:tabs>
        <w:spacing w:after="0" w:line="360" w:lineRule="auto"/>
        <w:jc w:val="both"/>
        <w:rPr>
          <w:b/>
          <w:color w:val="000000"/>
          <w:sz w:val="24"/>
          <w:szCs w:val="24"/>
        </w:rPr>
      </w:pPr>
      <w:r>
        <w:rPr>
          <w:color w:val="000000"/>
        </w:rPr>
        <w:t xml:space="preserve">Hacer ingresar a </w:t>
      </w:r>
      <w:proofErr w:type="gramStart"/>
      <w:r>
        <w:rPr>
          <w:color w:val="000000"/>
        </w:rPr>
        <w:t>los niños y niñas</w:t>
      </w:r>
      <w:proofErr w:type="gramEnd"/>
      <w:r>
        <w:rPr>
          <w:color w:val="000000"/>
        </w:rPr>
        <w:t xml:space="preserve"> al establecimiento a primera hora de la mañana. </w:t>
      </w:r>
    </w:p>
    <w:p w14:paraId="4BFF8B98" w14:textId="77777777" w:rsidR="000C4D4F" w:rsidRDefault="00EB507A">
      <w:pPr>
        <w:pStyle w:val="Normal1"/>
        <w:numPr>
          <w:ilvl w:val="0"/>
          <w:numId w:val="88"/>
        </w:numPr>
        <w:pBdr>
          <w:top w:val="nil"/>
          <w:left w:val="nil"/>
          <w:bottom w:val="nil"/>
          <w:right w:val="nil"/>
          <w:between w:val="nil"/>
        </w:pBdr>
        <w:tabs>
          <w:tab w:val="left" w:pos="5508"/>
        </w:tabs>
        <w:spacing w:after="0" w:line="360" w:lineRule="auto"/>
        <w:jc w:val="both"/>
        <w:rPr>
          <w:b/>
          <w:color w:val="000000"/>
          <w:sz w:val="24"/>
          <w:szCs w:val="24"/>
        </w:rPr>
      </w:pPr>
      <w:r>
        <w:rPr>
          <w:color w:val="000000"/>
        </w:rPr>
        <w:t xml:space="preserve">Cautelar la disciplina de los estudiantes a la llegada, recreo, hora de socialización, registro de atrasos y en horas de clase revisar baños. </w:t>
      </w:r>
    </w:p>
    <w:p w14:paraId="259B2AB3" w14:textId="77777777" w:rsidR="000C4D4F" w:rsidRDefault="00EB507A">
      <w:pPr>
        <w:pStyle w:val="Normal1"/>
        <w:numPr>
          <w:ilvl w:val="0"/>
          <w:numId w:val="88"/>
        </w:numPr>
        <w:pBdr>
          <w:top w:val="nil"/>
          <w:left w:val="nil"/>
          <w:bottom w:val="nil"/>
          <w:right w:val="nil"/>
          <w:between w:val="nil"/>
        </w:pBdr>
        <w:tabs>
          <w:tab w:val="left" w:pos="5508"/>
        </w:tabs>
        <w:spacing w:after="0" w:line="360" w:lineRule="auto"/>
        <w:jc w:val="both"/>
        <w:rPr>
          <w:b/>
          <w:color w:val="000000"/>
          <w:sz w:val="24"/>
          <w:szCs w:val="24"/>
        </w:rPr>
      </w:pPr>
      <w:r>
        <w:rPr>
          <w:color w:val="000000"/>
        </w:rPr>
        <w:t xml:space="preserve">Velar por la presentación personal de los estudiantes. </w:t>
      </w:r>
    </w:p>
    <w:p w14:paraId="4CC1DEC2" w14:textId="77777777" w:rsidR="000C4D4F" w:rsidRDefault="00EB507A">
      <w:pPr>
        <w:pStyle w:val="Normal1"/>
        <w:numPr>
          <w:ilvl w:val="0"/>
          <w:numId w:val="88"/>
        </w:numPr>
        <w:pBdr>
          <w:top w:val="nil"/>
          <w:left w:val="nil"/>
          <w:bottom w:val="nil"/>
          <w:right w:val="nil"/>
          <w:between w:val="nil"/>
        </w:pBdr>
        <w:tabs>
          <w:tab w:val="left" w:pos="5508"/>
        </w:tabs>
        <w:spacing w:after="0" w:line="360" w:lineRule="auto"/>
        <w:jc w:val="both"/>
        <w:rPr>
          <w:b/>
          <w:color w:val="000000"/>
          <w:sz w:val="24"/>
          <w:szCs w:val="24"/>
        </w:rPr>
      </w:pPr>
      <w:r>
        <w:rPr>
          <w:color w:val="000000"/>
        </w:rPr>
        <w:t xml:space="preserve">Deambular por los pasillos y dependencias del establecimiento en hora de clases </w:t>
      </w:r>
      <w:proofErr w:type="gramStart"/>
      <w:r>
        <w:rPr>
          <w:color w:val="000000"/>
        </w:rPr>
        <w:t>a objeto de</w:t>
      </w:r>
      <w:proofErr w:type="gramEnd"/>
      <w:r>
        <w:rPr>
          <w:color w:val="000000"/>
        </w:rPr>
        <w:t xml:space="preserve"> evitar que los estudiantes estén fuera de las salas. </w:t>
      </w:r>
    </w:p>
    <w:p w14:paraId="448B8820" w14:textId="77777777" w:rsidR="000C4D4F" w:rsidRDefault="00EB507A">
      <w:pPr>
        <w:pStyle w:val="Normal1"/>
        <w:numPr>
          <w:ilvl w:val="0"/>
          <w:numId w:val="88"/>
        </w:numPr>
        <w:pBdr>
          <w:top w:val="nil"/>
          <w:left w:val="nil"/>
          <w:bottom w:val="nil"/>
          <w:right w:val="nil"/>
          <w:between w:val="nil"/>
        </w:pBdr>
        <w:tabs>
          <w:tab w:val="left" w:pos="5508"/>
        </w:tabs>
        <w:spacing w:after="0" w:line="360" w:lineRule="auto"/>
        <w:jc w:val="both"/>
        <w:rPr>
          <w:b/>
          <w:color w:val="000000"/>
          <w:sz w:val="24"/>
          <w:szCs w:val="24"/>
        </w:rPr>
      </w:pPr>
      <w:r>
        <w:rPr>
          <w:color w:val="000000"/>
        </w:rPr>
        <w:t>Encargarse de pedir a los auxiliares la conservación y permanencia del aseo en la escuela.</w:t>
      </w:r>
    </w:p>
    <w:p w14:paraId="37F210B0" w14:textId="77777777" w:rsidR="000C4D4F" w:rsidRDefault="00EB507A">
      <w:pPr>
        <w:pStyle w:val="Normal1"/>
        <w:numPr>
          <w:ilvl w:val="0"/>
          <w:numId w:val="88"/>
        </w:numPr>
        <w:pBdr>
          <w:top w:val="nil"/>
          <w:left w:val="nil"/>
          <w:bottom w:val="nil"/>
          <w:right w:val="nil"/>
          <w:between w:val="nil"/>
        </w:pBdr>
        <w:tabs>
          <w:tab w:val="left" w:pos="5508"/>
        </w:tabs>
        <w:spacing w:after="0" w:line="360" w:lineRule="auto"/>
        <w:jc w:val="both"/>
        <w:rPr>
          <w:b/>
          <w:color w:val="000000"/>
          <w:sz w:val="24"/>
          <w:szCs w:val="24"/>
        </w:rPr>
      </w:pPr>
      <w:r>
        <w:rPr>
          <w:color w:val="000000"/>
        </w:rPr>
        <w:lastRenderedPageBreak/>
        <w:t xml:space="preserve">Llamar a los padres o apoderados de </w:t>
      </w:r>
      <w:proofErr w:type="gramStart"/>
      <w:r>
        <w:rPr>
          <w:color w:val="000000"/>
        </w:rPr>
        <w:t>los niños y niñas</w:t>
      </w:r>
      <w:proofErr w:type="gramEnd"/>
      <w:r>
        <w:rPr>
          <w:color w:val="000000"/>
        </w:rPr>
        <w:t xml:space="preserve"> accidentados o enfermos y en ausencia de la secretaria, extender certificado de accidente escolar. </w:t>
      </w:r>
    </w:p>
    <w:p w14:paraId="5C76FA57" w14:textId="77777777" w:rsidR="000C4D4F" w:rsidRDefault="00EB507A">
      <w:pPr>
        <w:pStyle w:val="Normal1"/>
        <w:numPr>
          <w:ilvl w:val="0"/>
          <w:numId w:val="88"/>
        </w:numPr>
        <w:pBdr>
          <w:top w:val="nil"/>
          <w:left w:val="nil"/>
          <w:bottom w:val="nil"/>
          <w:right w:val="nil"/>
          <w:between w:val="nil"/>
        </w:pBdr>
        <w:tabs>
          <w:tab w:val="left" w:pos="5508"/>
        </w:tabs>
        <w:spacing w:after="0" w:line="360" w:lineRule="auto"/>
        <w:jc w:val="both"/>
        <w:rPr>
          <w:b/>
          <w:color w:val="000000"/>
          <w:sz w:val="24"/>
          <w:szCs w:val="24"/>
        </w:rPr>
      </w:pPr>
      <w:r>
        <w:rPr>
          <w:color w:val="000000"/>
        </w:rPr>
        <w:t xml:space="preserve">Comunicar a los Profesores </w:t>
      </w:r>
      <w:proofErr w:type="gramStart"/>
      <w:r>
        <w:rPr>
          <w:color w:val="000000"/>
        </w:rPr>
        <w:t>Jefes</w:t>
      </w:r>
      <w:proofErr w:type="gramEnd"/>
      <w:r>
        <w:rPr>
          <w:color w:val="000000"/>
        </w:rPr>
        <w:t xml:space="preserve"> de Cursos, cualquier anomalía de los alumnos con el fin de remediar alguna situación de conflicto. </w:t>
      </w:r>
    </w:p>
    <w:p w14:paraId="5B6EC39B" w14:textId="77777777" w:rsidR="000C4D4F" w:rsidRDefault="00EB507A">
      <w:pPr>
        <w:pStyle w:val="Normal1"/>
        <w:numPr>
          <w:ilvl w:val="0"/>
          <w:numId w:val="88"/>
        </w:numPr>
        <w:pBdr>
          <w:top w:val="nil"/>
          <w:left w:val="nil"/>
          <w:bottom w:val="nil"/>
          <w:right w:val="nil"/>
          <w:between w:val="nil"/>
        </w:pBdr>
        <w:tabs>
          <w:tab w:val="left" w:pos="5508"/>
        </w:tabs>
        <w:spacing w:after="0" w:line="360" w:lineRule="auto"/>
        <w:jc w:val="both"/>
        <w:rPr>
          <w:b/>
          <w:color w:val="000000"/>
          <w:sz w:val="24"/>
          <w:szCs w:val="24"/>
        </w:rPr>
      </w:pPr>
      <w:r>
        <w:rPr>
          <w:color w:val="000000"/>
        </w:rPr>
        <w:t xml:space="preserve">Resguardar la salida de los estudiantes. </w:t>
      </w:r>
    </w:p>
    <w:p w14:paraId="4352EFA5" w14:textId="77777777" w:rsidR="000C4D4F" w:rsidRDefault="00EB507A">
      <w:pPr>
        <w:pStyle w:val="Normal1"/>
        <w:numPr>
          <w:ilvl w:val="0"/>
          <w:numId w:val="88"/>
        </w:numPr>
        <w:pBdr>
          <w:top w:val="nil"/>
          <w:left w:val="nil"/>
          <w:bottom w:val="nil"/>
          <w:right w:val="nil"/>
          <w:between w:val="nil"/>
        </w:pBdr>
        <w:tabs>
          <w:tab w:val="left" w:pos="5508"/>
        </w:tabs>
        <w:spacing w:line="360" w:lineRule="auto"/>
        <w:jc w:val="both"/>
        <w:rPr>
          <w:b/>
          <w:color w:val="000000"/>
          <w:sz w:val="24"/>
          <w:szCs w:val="24"/>
        </w:rPr>
      </w:pPr>
      <w:r>
        <w:rPr>
          <w:color w:val="000000"/>
        </w:rPr>
        <w:t xml:space="preserve">Estar atento/a </w:t>
      </w:r>
      <w:proofErr w:type="spellStart"/>
      <w:r>
        <w:rPr>
          <w:color w:val="000000"/>
        </w:rPr>
        <w:t>a</w:t>
      </w:r>
      <w:proofErr w:type="spellEnd"/>
      <w:r>
        <w:rPr>
          <w:color w:val="000000"/>
        </w:rPr>
        <w:t xml:space="preserve"> la entrada principal en horarios de clases.</w:t>
      </w:r>
    </w:p>
    <w:p w14:paraId="5FC05AB7" w14:textId="77777777" w:rsidR="000C4D4F" w:rsidRDefault="00EB507A">
      <w:pPr>
        <w:pStyle w:val="Normal1"/>
        <w:tabs>
          <w:tab w:val="left" w:pos="5508"/>
        </w:tabs>
        <w:rPr>
          <w:b/>
          <w:sz w:val="23"/>
          <w:szCs w:val="23"/>
        </w:rPr>
      </w:pPr>
      <w:r>
        <w:rPr>
          <w:b/>
          <w:sz w:val="23"/>
          <w:szCs w:val="23"/>
        </w:rPr>
        <w:t xml:space="preserve">EQUIPO PSICOSOCIAL </w:t>
      </w:r>
    </w:p>
    <w:p w14:paraId="71650D26" w14:textId="77777777" w:rsidR="000C4D4F" w:rsidRDefault="00EB507A">
      <w:pPr>
        <w:pStyle w:val="Normal1"/>
        <w:numPr>
          <w:ilvl w:val="0"/>
          <w:numId w:val="90"/>
        </w:numPr>
        <w:pBdr>
          <w:top w:val="nil"/>
          <w:left w:val="nil"/>
          <w:bottom w:val="nil"/>
          <w:right w:val="nil"/>
          <w:between w:val="nil"/>
        </w:pBdr>
        <w:tabs>
          <w:tab w:val="left" w:pos="5508"/>
        </w:tabs>
        <w:spacing w:after="0" w:line="360" w:lineRule="auto"/>
        <w:rPr>
          <w:b/>
          <w:color w:val="000000"/>
          <w:sz w:val="23"/>
          <w:szCs w:val="23"/>
        </w:rPr>
      </w:pPr>
      <w:r>
        <w:rPr>
          <w:color w:val="000000"/>
        </w:rPr>
        <w:t xml:space="preserve">Atención de casos individuales en entrevistas, diagnóstico, evaluaciones psicométricas, psicosociales o intervenciones según lo amerite. </w:t>
      </w:r>
    </w:p>
    <w:p w14:paraId="4CB64F82" w14:textId="77777777" w:rsidR="000C4D4F" w:rsidRDefault="00EB507A">
      <w:pPr>
        <w:pStyle w:val="Normal1"/>
        <w:numPr>
          <w:ilvl w:val="0"/>
          <w:numId w:val="90"/>
        </w:numPr>
        <w:pBdr>
          <w:top w:val="nil"/>
          <w:left w:val="nil"/>
          <w:bottom w:val="nil"/>
          <w:right w:val="nil"/>
          <w:between w:val="nil"/>
        </w:pBdr>
        <w:tabs>
          <w:tab w:val="left" w:pos="5508"/>
        </w:tabs>
        <w:spacing w:after="0" w:line="360" w:lineRule="auto"/>
        <w:rPr>
          <w:b/>
          <w:color w:val="000000"/>
          <w:sz w:val="23"/>
          <w:szCs w:val="23"/>
        </w:rPr>
      </w:pPr>
      <w:r>
        <w:rPr>
          <w:color w:val="000000"/>
        </w:rPr>
        <w:t xml:space="preserve">Promover la promoción y prevención en temas que la Unidad Educativa requiera tales como resolución pacífica, violencia escolar, desarrollo de habilidades sociales. </w:t>
      </w:r>
    </w:p>
    <w:p w14:paraId="09150CDD" w14:textId="77777777" w:rsidR="000C4D4F" w:rsidRDefault="00EB507A">
      <w:pPr>
        <w:pStyle w:val="Normal1"/>
        <w:numPr>
          <w:ilvl w:val="0"/>
          <w:numId w:val="90"/>
        </w:numPr>
        <w:pBdr>
          <w:top w:val="nil"/>
          <w:left w:val="nil"/>
          <w:bottom w:val="nil"/>
          <w:right w:val="nil"/>
          <w:between w:val="nil"/>
        </w:pBdr>
        <w:tabs>
          <w:tab w:val="left" w:pos="5508"/>
        </w:tabs>
        <w:spacing w:after="0" w:line="360" w:lineRule="auto"/>
        <w:rPr>
          <w:b/>
          <w:color w:val="000000"/>
          <w:sz w:val="23"/>
          <w:szCs w:val="23"/>
        </w:rPr>
      </w:pPr>
      <w:r>
        <w:rPr>
          <w:color w:val="000000"/>
        </w:rPr>
        <w:t>Observación, asesoría e intervención en el aula que permita apoyar al profesor/as en su trabajo con los estudiantes.</w:t>
      </w:r>
    </w:p>
    <w:p w14:paraId="079B3D93" w14:textId="77777777" w:rsidR="000C4D4F" w:rsidRDefault="00EB507A">
      <w:pPr>
        <w:pStyle w:val="Normal1"/>
        <w:numPr>
          <w:ilvl w:val="0"/>
          <w:numId w:val="90"/>
        </w:numPr>
        <w:pBdr>
          <w:top w:val="nil"/>
          <w:left w:val="nil"/>
          <w:bottom w:val="nil"/>
          <w:right w:val="nil"/>
          <w:between w:val="nil"/>
        </w:pBdr>
        <w:tabs>
          <w:tab w:val="left" w:pos="5508"/>
        </w:tabs>
        <w:spacing w:after="0" w:line="360" w:lineRule="auto"/>
        <w:rPr>
          <w:b/>
          <w:color w:val="000000"/>
          <w:sz w:val="23"/>
          <w:szCs w:val="23"/>
        </w:rPr>
      </w:pPr>
      <w:r>
        <w:rPr>
          <w:color w:val="000000"/>
        </w:rPr>
        <w:t xml:space="preserve">Trabajar con el equipo del Programa de Integración Escolar, en talleres con los apoderados y estudiantes con NEE, trabajo colaborativo con los profesores integradores. </w:t>
      </w:r>
    </w:p>
    <w:p w14:paraId="6995E839" w14:textId="77777777" w:rsidR="000C4D4F" w:rsidRDefault="00EB507A">
      <w:pPr>
        <w:pStyle w:val="Normal1"/>
        <w:numPr>
          <w:ilvl w:val="0"/>
          <w:numId w:val="90"/>
        </w:numPr>
        <w:pBdr>
          <w:top w:val="nil"/>
          <w:left w:val="nil"/>
          <w:bottom w:val="nil"/>
          <w:right w:val="nil"/>
          <w:between w:val="nil"/>
        </w:pBdr>
        <w:tabs>
          <w:tab w:val="left" w:pos="5508"/>
        </w:tabs>
        <w:spacing w:after="0" w:line="360" w:lineRule="auto"/>
        <w:rPr>
          <w:b/>
          <w:color w:val="000000"/>
          <w:sz w:val="23"/>
          <w:szCs w:val="23"/>
        </w:rPr>
      </w:pPr>
      <w:r>
        <w:rPr>
          <w:color w:val="000000"/>
        </w:rPr>
        <w:t xml:space="preserve">Realizar talleres para los miembros de la comunidad educativa (docentes, estudiantes, apoderados, asistentes de educación). </w:t>
      </w:r>
    </w:p>
    <w:p w14:paraId="36FAB8E9" w14:textId="77777777" w:rsidR="000C4D4F" w:rsidRDefault="00EB507A">
      <w:pPr>
        <w:pStyle w:val="Normal1"/>
        <w:numPr>
          <w:ilvl w:val="0"/>
          <w:numId w:val="90"/>
        </w:numPr>
        <w:pBdr>
          <w:top w:val="nil"/>
          <w:left w:val="nil"/>
          <w:bottom w:val="nil"/>
          <w:right w:val="nil"/>
          <w:between w:val="nil"/>
        </w:pBdr>
        <w:tabs>
          <w:tab w:val="left" w:pos="5508"/>
        </w:tabs>
        <w:spacing w:after="0" w:line="360" w:lineRule="auto"/>
        <w:rPr>
          <w:b/>
          <w:color w:val="000000"/>
          <w:sz w:val="23"/>
          <w:szCs w:val="23"/>
        </w:rPr>
      </w:pPr>
      <w:r>
        <w:rPr>
          <w:color w:val="000000"/>
        </w:rPr>
        <w:t xml:space="preserve">Establecer redes comunitarias (centro de salud mental, PDI, CESFAM, OPD, DAM, CENIN, ENTRE OTROS) que beneficien a la comunidad escolar. </w:t>
      </w:r>
    </w:p>
    <w:p w14:paraId="4B949331" w14:textId="77777777" w:rsidR="000C4D4F" w:rsidRDefault="00EB507A">
      <w:pPr>
        <w:pStyle w:val="Normal1"/>
        <w:numPr>
          <w:ilvl w:val="0"/>
          <w:numId w:val="90"/>
        </w:numPr>
        <w:pBdr>
          <w:top w:val="nil"/>
          <w:left w:val="nil"/>
          <w:bottom w:val="nil"/>
          <w:right w:val="nil"/>
          <w:between w:val="nil"/>
        </w:pBdr>
        <w:tabs>
          <w:tab w:val="left" w:pos="5508"/>
        </w:tabs>
        <w:spacing w:after="0" w:line="360" w:lineRule="auto"/>
        <w:rPr>
          <w:b/>
          <w:color w:val="000000"/>
          <w:sz w:val="23"/>
          <w:szCs w:val="23"/>
        </w:rPr>
      </w:pPr>
      <w:r>
        <w:rPr>
          <w:color w:val="000000"/>
        </w:rPr>
        <w:t xml:space="preserve">Poner en práctica junto con el Encargado de Convivencia Escolar, acciones enfocadas en mantener dinámicas saludables entre los miembros de la comunidad educativa. </w:t>
      </w:r>
    </w:p>
    <w:p w14:paraId="1DDFA2C2" w14:textId="77777777" w:rsidR="000C4D4F" w:rsidRDefault="00EB507A">
      <w:pPr>
        <w:pStyle w:val="Normal1"/>
        <w:numPr>
          <w:ilvl w:val="0"/>
          <w:numId w:val="90"/>
        </w:numPr>
        <w:pBdr>
          <w:top w:val="nil"/>
          <w:left w:val="nil"/>
          <w:bottom w:val="nil"/>
          <w:right w:val="nil"/>
          <w:between w:val="nil"/>
        </w:pBdr>
        <w:tabs>
          <w:tab w:val="left" w:pos="5508"/>
        </w:tabs>
        <w:spacing w:line="360" w:lineRule="auto"/>
        <w:rPr>
          <w:b/>
          <w:color w:val="000000"/>
          <w:sz w:val="23"/>
          <w:szCs w:val="23"/>
        </w:rPr>
      </w:pPr>
      <w:r>
        <w:rPr>
          <w:color w:val="000000"/>
        </w:rPr>
        <w:t>Participar en la mejora continua del Plan de Convivencia Escolar, generando estrategias y procedimientos para la solución de conflictos.</w:t>
      </w:r>
    </w:p>
    <w:p w14:paraId="2773ABCB" w14:textId="77777777" w:rsidR="000C4D4F" w:rsidRDefault="00EB507A">
      <w:pPr>
        <w:pStyle w:val="Normal1"/>
        <w:tabs>
          <w:tab w:val="left" w:pos="5508"/>
        </w:tabs>
        <w:spacing w:line="240" w:lineRule="auto"/>
        <w:rPr>
          <w:b/>
          <w:sz w:val="23"/>
          <w:szCs w:val="23"/>
        </w:rPr>
      </w:pPr>
      <w:r>
        <w:rPr>
          <w:b/>
          <w:sz w:val="23"/>
          <w:szCs w:val="23"/>
        </w:rPr>
        <w:t>ASISTENTES DE LA EDUCACIÓN</w:t>
      </w:r>
    </w:p>
    <w:p w14:paraId="1B9250E2" w14:textId="77777777" w:rsidR="000C4D4F" w:rsidRDefault="00EB507A">
      <w:pPr>
        <w:pStyle w:val="Normal1"/>
        <w:tabs>
          <w:tab w:val="left" w:pos="5508"/>
        </w:tabs>
        <w:spacing w:line="360" w:lineRule="auto"/>
        <w:jc w:val="both"/>
      </w:pPr>
      <w:r>
        <w:t xml:space="preserve">El personal asistente de la educación (auxiliares) que se desempeña en el establecimiento educacional estará regido por las siguientes normas: </w:t>
      </w:r>
    </w:p>
    <w:p w14:paraId="5735A22D" w14:textId="77777777" w:rsidR="000C4D4F" w:rsidRDefault="00EB507A">
      <w:pPr>
        <w:pStyle w:val="Normal1"/>
        <w:numPr>
          <w:ilvl w:val="0"/>
          <w:numId w:val="92"/>
        </w:numPr>
        <w:pBdr>
          <w:top w:val="nil"/>
          <w:left w:val="nil"/>
          <w:bottom w:val="nil"/>
          <w:right w:val="nil"/>
          <w:between w:val="nil"/>
        </w:pBdr>
        <w:tabs>
          <w:tab w:val="left" w:pos="5508"/>
        </w:tabs>
        <w:spacing w:after="0" w:line="360" w:lineRule="auto"/>
        <w:jc w:val="both"/>
      </w:pPr>
      <w:r>
        <w:rPr>
          <w:color w:val="000000"/>
        </w:rPr>
        <w:t xml:space="preserve">Realizar el trabajo convenido con el fin de lograr que el establecimiento este en perfecto estado de limpieza. </w:t>
      </w:r>
    </w:p>
    <w:p w14:paraId="3F9B7B67" w14:textId="77777777" w:rsidR="000C4D4F" w:rsidRDefault="00EB507A">
      <w:pPr>
        <w:pStyle w:val="Normal1"/>
        <w:numPr>
          <w:ilvl w:val="0"/>
          <w:numId w:val="92"/>
        </w:numPr>
        <w:pBdr>
          <w:top w:val="nil"/>
          <w:left w:val="nil"/>
          <w:bottom w:val="nil"/>
          <w:right w:val="nil"/>
          <w:between w:val="nil"/>
        </w:pBdr>
        <w:tabs>
          <w:tab w:val="left" w:pos="5508"/>
        </w:tabs>
        <w:spacing w:after="0" w:line="360" w:lineRule="auto"/>
        <w:jc w:val="both"/>
      </w:pPr>
      <w:r>
        <w:rPr>
          <w:color w:val="000000"/>
        </w:rPr>
        <w:t xml:space="preserve">Guardar el debido respeto hacia todas las personas del establecimiento y en especial hacia </w:t>
      </w:r>
      <w:proofErr w:type="gramStart"/>
      <w:r>
        <w:rPr>
          <w:color w:val="000000"/>
        </w:rPr>
        <w:t>los niños y niñas</w:t>
      </w:r>
      <w:proofErr w:type="gramEnd"/>
      <w:r>
        <w:rPr>
          <w:color w:val="000000"/>
        </w:rPr>
        <w:t xml:space="preserve">, evitando muestras de afecto como besos y abrazos. </w:t>
      </w:r>
    </w:p>
    <w:p w14:paraId="4AD9FD34" w14:textId="77777777" w:rsidR="000C4D4F" w:rsidRDefault="00EB507A">
      <w:pPr>
        <w:pStyle w:val="Normal1"/>
        <w:numPr>
          <w:ilvl w:val="0"/>
          <w:numId w:val="92"/>
        </w:numPr>
        <w:pBdr>
          <w:top w:val="nil"/>
          <w:left w:val="nil"/>
          <w:bottom w:val="nil"/>
          <w:right w:val="nil"/>
          <w:between w:val="nil"/>
        </w:pBdr>
        <w:tabs>
          <w:tab w:val="left" w:pos="5508"/>
        </w:tabs>
        <w:spacing w:after="0" w:line="360" w:lineRule="auto"/>
        <w:jc w:val="both"/>
      </w:pPr>
      <w:r>
        <w:rPr>
          <w:color w:val="000000"/>
        </w:rPr>
        <w:lastRenderedPageBreak/>
        <w:t xml:space="preserve">Solicitar con la debida antelación a la dirección del establecimiento el permiso correspondiente para ausentarse de sus labores por causas justificadas. </w:t>
      </w:r>
    </w:p>
    <w:p w14:paraId="27D3851D" w14:textId="77777777" w:rsidR="000C4D4F" w:rsidRDefault="00EB507A">
      <w:pPr>
        <w:pStyle w:val="Normal1"/>
        <w:numPr>
          <w:ilvl w:val="0"/>
          <w:numId w:val="92"/>
        </w:numPr>
        <w:pBdr>
          <w:top w:val="nil"/>
          <w:left w:val="nil"/>
          <w:bottom w:val="nil"/>
          <w:right w:val="nil"/>
          <w:between w:val="nil"/>
        </w:pBdr>
        <w:tabs>
          <w:tab w:val="left" w:pos="5508"/>
        </w:tabs>
        <w:spacing w:after="0" w:line="360" w:lineRule="auto"/>
        <w:jc w:val="both"/>
      </w:pPr>
      <w:r>
        <w:rPr>
          <w:color w:val="000000"/>
        </w:rPr>
        <w:t xml:space="preserve">Asear y ordenar oficinas, salas de clases, comedores, laboratorio, limpiar ventanas, sanitarios, calefaccionar las salas de clases, cautelar que se encienda y se apague la calefacción y oficinas, asear, regar y mantener patios y jardín limpios. </w:t>
      </w:r>
    </w:p>
    <w:p w14:paraId="78A67F7A" w14:textId="77777777" w:rsidR="000C4D4F" w:rsidRDefault="00EB507A">
      <w:pPr>
        <w:pStyle w:val="Normal1"/>
        <w:numPr>
          <w:ilvl w:val="0"/>
          <w:numId w:val="92"/>
        </w:numPr>
        <w:pBdr>
          <w:top w:val="nil"/>
          <w:left w:val="nil"/>
          <w:bottom w:val="nil"/>
          <w:right w:val="nil"/>
          <w:between w:val="nil"/>
        </w:pBdr>
        <w:tabs>
          <w:tab w:val="left" w:pos="5508"/>
        </w:tabs>
        <w:spacing w:after="0" w:line="360" w:lineRule="auto"/>
        <w:jc w:val="both"/>
      </w:pPr>
      <w:r>
        <w:rPr>
          <w:color w:val="000000"/>
        </w:rPr>
        <w:t xml:space="preserve">Retirar, repartir correspondencias y otros obteniendo la firma de los destinatarios y responsabilizándose de ella. </w:t>
      </w:r>
    </w:p>
    <w:p w14:paraId="26755246" w14:textId="77777777" w:rsidR="000C4D4F" w:rsidRDefault="00EB507A">
      <w:pPr>
        <w:pStyle w:val="Normal1"/>
        <w:numPr>
          <w:ilvl w:val="0"/>
          <w:numId w:val="92"/>
        </w:numPr>
        <w:pBdr>
          <w:top w:val="nil"/>
          <w:left w:val="nil"/>
          <w:bottom w:val="nil"/>
          <w:right w:val="nil"/>
          <w:between w:val="nil"/>
        </w:pBdr>
        <w:tabs>
          <w:tab w:val="left" w:pos="5508"/>
        </w:tabs>
        <w:spacing w:after="0" w:line="360" w:lineRule="auto"/>
        <w:jc w:val="both"/>
      </w:pPr>
      <w:r>
        <w:rPr>
          <w:color w:val="000000"/>
        </w:rPr>
        <w:t xml:space="preserve">Hacer las reparaciones, restauraciones, transformaciones e instalaciones básicas, cuando le sean encomendadas. </w:t>
      </w:r>
    </w:p>
    <w:p w14:paraId="7DE21115" w14:textId="77777777" w:rsidR="000C4D4F" w:rsidRDefault="00EB507A">
      <w:pPr>
        <w:pStyle w:val="Normal1"/>
        <w:numPr>
          <w:ilvl w:val="0"/>
          <w:numId w:val="92"/>
        </w:numPr>
        <w:pBdr>
          <w:top w:val="nil"/>
          <w:left w:val="nil"/>
          <w:bottom w:val="nil"/>
          <w:right w:val="nil"/>
          <w:between w:val="nil"/>
        </w:pBdr>
        <w:tabs>
          <w:tab w:val="left" w:pos="5508"/>
        </w:tabs>
        <w:spacing w:after="0" w:line="360" w:lineRule="auto"/>
        <w:jc w:val="both"/>
      </w:pPr>
      <w:r>
        <w:rPr>
          <w:color w:val="000000"/>
        </w:rPr>
        <w:t>Cuidar y responsabilizarse del uso, conservación y mantención de equipos, herramientas y maquinaria que se le hubiese asignado.</w:t>
      </w:r>
    </w:p>
    <w:p w14:paraId="64B641AC" w14:textId="77777777" w:rsidR="000C4D4F" w:rsidRDefault="00EB507A">
      <w:pPr>
        <w:pStyle w:val="Normal1"/>
        <w:numPr>
          <w:ilvl w:val="0"/>
          <w:numId w:val="92"/>
        </w:numPr>
        <w:pBdr>
          <w:top w:val="nil"/>
          <w:left w:val="nil"/>
          <w:bottom w:val="nil"/>
          <w:right w:val="nil"/>
          <w:between w:val="nil"/>
        </w:pBdr>
        <w:tabs>
          <w:tab w:val="left" w:pos="5508"/>
        </w:tabs>
        <w:spacing w:after="0" w:line="360" w:lineRule="auto"/>
        <w:jc w:val="both"/>
      </w:pPr>
      <w:r>
        <w:rPr>
          <w:color w:val="000000"/>
        </w:rPr>
        <w:t xml:space="preserve">Movilizar y ordenar objetos propios de oficina, archivos, bibliotecas, exposiciones, bodegas, talleres, laboratorios, etc. </w:t>
      </w:r>
    </w:p>
    <w:p w14:paraId="3F0244D1" w14:textId="77777777" w:rsidR="000C4D4F" w:rsidRDefault="00EB507A">
      <w:pPr>
        <w:pStyle w:val="Normal1"/>
        <w:numPr>
          <w:ilvl w:val="0"/>
          <w:numId w:val="92"/>
        </w:numPr>
        <w:pBdr>
          <w:top w:val="nil"/>
          <w:left w:val="nil"/>
          <w:bottom w:val="nil"/>
          <w:right w:val="nil"/>
          <w:between w:val="nil"/>
        </w:pBdr>
        <w:tabs>
          <w:tab w:val="left" w:pos="5508"/>
        </w:tabs>
        <w:spacing w:line="360" w:lineRule="auto"/>
        <w:jc w:val="both"/>
      </w:pPr>
      <w:r>
        <w:rPr>
          <w:color w:val="000000"/>
        </w:rPr>
        <w:t>Colaborar en la preparación y realización de las actividades que ayuden al proceso educativo</w:t>
      </w:r>
    </w:p>
    <w:p w14:paraId="5516DDE4" w14:textId="77777777" w:rsidR="000C4D4F" w:rsidRDefault="00EB507A">
      <w:pPr>
        <w:pStyle w:val="Normal1"/>
        <w:tabs>
          <w:tab w:val="left" w:pos="5508"/>
        </w:tabs>
        <w:spacing w:line="240" w:lineRule="auto"/>
        <w:rPr>
          <w:b/>
          <w:sz w:val="23"/>
          <w:szCs w:val="23"/>
        </w:rPr>
      </w:pPr>
      <w:r>
        <w:rPr>
          <w:b/>
          <w:sz w:val="23"/>
          <w:szCs w:val="23"/>
        </w:rPr>
        <w:t xml:space="preserve">SECRETARIA </w:t>
      </w:r>
    </w:p>
    <w:p w14:paraId="694B571B" w14:textId="77777777" w:rsidR="000C4D4F" w:rsidRDefault="00EB507A">
      <w:pPr>
        <w:pStyle w:val="Normal1"/>
        <w:numPr>
          <w:ilvl w:val="0"/>
          <w:numId w:val="93"/>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Atender en forma cordial al personal, apoderado y público en general y vincular a éstos con el director(a) y los docentes de la Unidad Educativa. </w:t>
      </w:r>
    </w:p>
    <w:p w14:paraId="0A599A80" w14:textId="77777777" w:rsidR="000C4D4F" w:rsidRDefault="00EB507A">
      <w:pPr>
        <w:pStyle w:val="Normal1"/>
        <w:numPr>
          <w:ilvl w:val="0"/>
          <w:numId w:val="93"/>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Mantener la documentación al día, registro de matrícula, correspondencia. </w:t>
      </w:r>
    </w:p>
    <w:p w14:paraId="2A88E55C" w14:textId="77777777" w:rsidR="000C4D4F" w:rsidRDefault="00EB507A">
      <w:pPr>
        <w:pStyle w:val="Normal1"/>
        <w:numPr>
          <w:ilvl w:val="0"/>
          <w:numId w:val="93"/>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Revisar a diario el correo electrónico institucional. </w:t>
      </w:r>
    </w:p>
    <w:p w14:paraId="60D3D17D" w14:textId="77777777" w:rsidR="000C4D4F" w:rsidRDefault="00EB507A">
      <w:pPr>
        <w:pStyle w:val="Normal1"/>
        <w:numPr>
          <w:ilvl w:val="0"/>
          <w:numId w:val="93"/>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Extender certificados de alumno regular, de matrícula, traslado, notas, etc. </w:t>
      </w:r>
    </w:p>
    <w:p w14:paraId="391884CC" w14:textId="77777777" w:rsidR="000C4D4F" w:rsidRDefault="00EB507A">
      <w:pPr>
        <w:pStyle w:val="Normal1"/>
        <w:numPr>
          <w:ilvl w:val="0"/>
          <w:numId w:val="93"/>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Tener el </w:t>
      </w:r>
      <w:proofErr w:type="spellStart"/>
      <w:r>
        <w:rPr>
          <w:color w:val="000000"/>
        </w:rPr>
        <w:t>kardex</w:t>
      </w:r>
      <w:proofErr w:type="spellEnd"/>
      <w:r>
        <w:rPr>
          <w:color w:val="000000"/>
        </w:rPr>
        <w:t xml:space="preserve"> del personal al día. </w:t>
      </w:r>
    </w:p>
    <w:p w14:paraId="7CAB5E85" w14:textId="77777777" w:rsidR="000C4D4F" w:rsidRDefault="00EB507A">
      <w:pPr>
        <w:pStyle w:val="Normal1"/>
        <w:numPr>
          <w:ilvl w:val="0"/>
          <w:numId w:val="93"/>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Mantener y manejar archivo de materias administrativas. </w:t>
      </w:r>
    </w:p>
    <w:p w14:paraId="55562168" w14:textId="77777777" w:rsidR="000C4D4F" w:rsidRDefault="00EB507A">
      <w:pPr>
        <w:pStyle w:val="Normal1"/>
        <w:numPr>
          <w:ilvl w:val="0"/>
          <w:numId w:val="93"/>
        </w:numPr>
        <w:pBdr>
          <w:top w:val="nil"/>
          <w:left w:val="nil"/>
          <w:bottom w:val="nil"/>
          <w:right w:val="nil"/>
          <w:between w:val="nil"/>
        </w:pBdr>
        <w:tabs>
          <w:tab w:val="left" w:pos="5508"/>
        </w:tabs>
        <w:spacing w:after="0" w:line="360" w:lineRule="auto"/>
        <w:jc w:val="both"/>
        <w:rPr>
          <w:b/>
          <w:color w:val="000000"/>
          <w:sz w:val="23"/>
          <w:szCs w:val="23"/>
        </w:rPr>
      </w:pPr>
      <w:proofErr w:type="spellStart"/>
      <w:r>
        <w:rPr>
          <w:color w:val="000000"/>
        </w:rPr>
        <w:t>Recepcionar</w:t>
      </w:r>
      <w:proofErr w:type="spellEnd"/>
      <w:r>
        <w:rPr>
          <w:color w:val="000000"/>
        </w:rPr>
        <w:t xml:space="preserve"> y despachar correspondencias. </w:t>
      </w:r>
    </w:p>
    <w:p w14:paraId="644C6DD1" w14:textId="77777777" w:rsidR="000C4D4F" w:rsidRDefault="00EB507A">
      <w:pPr>
        <w:pStyle w:val="Normal1"/>
        <w:numPr>
          <w:ilvl w:val="0"/>
          <w:numId w:val="93"/>
        </w:numPr>
        <w:pBdr>
          <w:top w:val="nil"/>
          <w:left w:val="nil"/>
          <w:bottom w:val="nil"/>
          <w:right w:val="nil"/>
          <w:between w:val="nil"/>
        </w:pBdr>
        <w:tabs>
          <w:tab w:val="left" w:pos="5508"/>
        </w:tabs>
        <w:spacing w:line="360" w:lineRule="auto"/>
        <w:jc w:val="both"/>
        <w:rPr>
          <w:b/>
          <w:color w:val="000000"/>
          <w:sz w:val="23"/>
          <w:szCs w:val="23"/>
        </w:rPr>
      </w:pPr>
      <w:r>
        <w:rPr>
          <w:color w:val="000000"/>
        </w:rPr>
        <w:t>Colaborar con la Dirección del Establecimiento en la redacción y complementación de documentación interna y/o técnica</w:t>
      </w:r>
    </w:p>
    <w:p w14:paraId="631DDF5D" w14:textId="77777777" w:rsidR="000C4D4F" w:rsidRDefault="00EB507A">
      <w:pPr>
        <w:pStyle w:val="Normal1"/>
        <w:tabs>
          <w:tab w:val="left" w:pos="5508"/>
        </w:tabs>
        <w:spacing w:line="240" w:lineRule="auto"/>
        <w:rPr>
          <w:b/>
          <w:sz w:val="23"/>
          <w:szCs w:val="23"/>
        </w:rPr>
      </w:pPr>
      <w:r>
        <w:rPr>
          <w:b/>
          <w:sz w:val="23"/>
          <w:szCs w:val="23"/>
        </w:rPr>
        <w:t xml:space="preserve">BIBLIOTECARIA: </w:t>
      </w:r>
    </w:p>
    <w:p w14:paraId="0C0ED6F8"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Tener horario visible y permanente de atención a los estudiantes dentro de la biblioteca, estipulado por la dirección del establecimiento. </w:t>
      </w:r>
    </w:p>
    <w:p w14:paraId="305995F3"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Permanecer durante los recreos en ella y que se encuentre ésta abierta. </w:t>
      </w:r>
    </w:p>
    <w:p w14:paraId="77DA6B68"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Mantener un ambiente adecuado para la lectura y el estudio. </w:t>
      </w:r>
    </w:p>
    <w:p w14:paraId="115776B6"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Tener un espacio físico agradable para el encuentro de docentes y alumnos. </w:t>
      </w:r>
    </w:p>
    <w:p w14:paraId="6371D664"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lastRenderedPageBreak/>
        <w:t xml:space="preserve">Mantener al día un libro de anotaciones del trabajo realizado en día; cursos atendidos por horario, regalo lector que se realizó, cantidad de libros prestados tanto para la casa como para las salas de clase, investigaciones, trabajos de estudiantes y trabajos profesores. </w:t>
      </w:r>
    </w:p>
    <w:p w14:paraId="213AB5F6"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Estar al tanto de los trabajos de investigación, estar al día con los libros que van a necesitar los alumnos. Consultar al docente con anterioridad los libros a ocupar para tenerlos a disposición cuando se los requiera. </w:t>
      </w:r>
    </w:p>
    <w:p w14:paraId="64636CF7"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Reconocer a los alumnos de cada curso que son buenos lectores y realizar un seguimiento de los libros de su interés. </w:t>
      </w:r>
    </w:p>
    <w:p w14:paraId="55582E53"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Reconocer a los alumnos que son menos lectores de cada curso para encontrar los libros más adecuados y que los motiven. </w:t>
      </w:r>
    </w:p>
    <w:p w14:paraId="32F603E4"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Revisar antes de terminar la jornada diaria los préstamos que se realizaron y asegurarse de su devolución. </w:t>
      </w:r>
    </w:p>
    <w:p w14:paraId="22FFFE39"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Procurar que los alumnos entren y salgan de la biblioteca en orden y en silencio, así también debe mantener la disciplina y asegurarse de que los alumnos sigan las instrucciones del uso de los libros y el espacio. </w:t>
      </w:r>
    </w:p>
    <w:p w14:paraId="51C8939E" w14:textId="77777777" w:rsidR="000C4D4F" w:rsidRDefault="00EB507A">
      <w:pPr>
        <w:pStyle w:val="Normal1"/>
        <w:numPr>
          <w:ilvl w:val="0"/>
          <w:numId w:val="94"/>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Mantener el inventario de todo el material didáctico y tecnológico existente. </w:t>
      </w:r>
    </w:p>
    <w:p w14:paraId="16D3F61C" w14:textId="77777777" w:rsidR="000C4D4F" w:rsidRDefault="00EB507A">
      <w:pPr>
        <w:pStyle w:val="Normal1"/>
        <w:numPr>
          <w:ilvl w:val="0"/>
          <w:numId w:val="94"/>
        </w:numPr>
        <w:pBdr>
          <w:top w:val="nil"/>
          <w:left w:val="nil"/>
          <w:bottom w:val="nil"/>
          <w:right w:val="nil"/>
          <w:between w:val="nil"/>
        </w:pBdr>
        <w:tabs>
          <w:tab w:val="left" w:pos="5508"/>
        </w:tabs>
        <w:spacing w:line="360" w:lineRule="auto"/>
        <w:jc w:val="both"/>
        <w:rPr>
          <w:b/>
          <w:color w:val="000000"/>
          <w:sz w:val="23"/>
          <w:szCs w:val="23"/>
        </w:rPr>
      </w:pPr>
      <w:r>
        <w:rPr>
          <w:color w:val="000000"/>
        </w:rPr>
        <w:t>Tener a la vista el diario mural, siempre actualizado con efemérides o fechas importantes.</w:t>
      </w:r>
    </w:p>
    <w:p w14:paraId="5C953E40" w14:textId="77777777" w:rsidR="000C4D4F" w:rsidRDefault="00EB507A">
      <w:pPr>
        <w:pStyle w:val="Normal1"/>
        <w:tabs>
          <w:tab w:val="left" w:pos="5508"/>
        </w:tabs>
        <w:spacing w:line="240" w:lineRule="auto"/>
        <w:jc w:val="center"/>
        <w:rPr>
          <w:b/>
          <w:sz w:val="23"/>
          <w:szCs w:val="23"/>
        </w:rPr>
      </w:pPr>
      <w:r>
        <w:rPr>
          <w:b/>
          <w:sz w:val="23"/>
          <w:szCs w:val="23"/>
        </w:rPr>
        <w:t xml:space="preserve">DERECHOS DE LA COMUNIDAD EDUCATIVA </w:t>
      </w:r>
    </w:p>
    <w:p w14:paraId="64821249" w14:textId="77777777" w:rsidR="000C4D4F" w:rsidRDefault="00EB507A">
      <w:pPr>
        <w:pStyle w:val="Normal1"/>
        <w:tabs>
          <w:tab w:val="left" w:pos="5508"/>
        </w:tabs>
        <w:spacing w:line="240" w:lineRule="auto"/>
        <w:rPr>
          <w:b/>
          <w:sz w:val="23"/>
          <w:szCs w:val="23"/>
        </w:rPr>
      </w:pPr>
      <w:r>
        <w:rPr>
          <w:b/>
          <w:sz w:val="23"/>
          <w:szCs w:val="23"/>
        </w:rPr>
        <w:t>DERECHOS DE LOS ESTUDUANTES</w:t>
      </w:r>
    </w:p>
    <w:p w14:paraId="6D047014"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Ser atendidos en su diversidad en todos sus aspectos: pedagógicos, sociales, emocionales, derivándolos a las redes de apoyo con que cuenta el establecimiento cuando sea necesario. </w:t>
      </w:r>
    </w:p>
    <w:p w14:paraId="5E4CAF3E"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Trabajar en recintos adecuadamente ventilados, aseados, iluminados y calefaccionados. </w:t>
      </w:r>
    </w:p>
    <w:p w14:paraId="3EEBC0A7"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Ser siempre escuchados, atendidos, respetados y considerados en sus inquietudes y opiniones emitidas con respeto. </w:t>
      </w:r>
    </w:p>
    <w:p w14:paraId="754AAC6B"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Ser escuchado, atendido, respetado y orientado en sus opiniones y/o razones ante situaciones de conflicto. </w:t>
      </w:r>
    </w:p>
    <w:p w14:paraId="4CC57856"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No ser expulsado de la sala de clases, dejándolo sin atención y cuidado en los pasillos o patio de la escuela. </w:t>
      </w:r>
    </w:p>
    <w:p w14:paraId="4EA651A2"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lastRenderedPageBreak/>
        <w:t xml:space="preserve">Jugar y recrearse </w:t>
      </w:r>
      <w:proofErr w:type="gramStart"/>
      <w:r>
        <w:rPr>
          <w:color w:val="000000"/>
        </w:rPr>
        <w:t>de acuerdo a</w:t>
      </w:r>
      <w:proofErr w:type="gramEnd"/>
      <w:r>
        <w:rPr>
          <w:color w:val="000000"/>
        </w:rPr>
        <w:t xml:space="preserve"> sus necesidades e intereses, respetando tiempos y espacios. </w:t>
      </w:r>
    </w:p>
    <w:p w14:paraId="5D969E40"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Hacer buen uso de todas las dependencias, implementos y material didáctico que le ayude a mejorar su proceso de aprendizaje supervisado por un profesor. </w:t>
      </w:r>
    </w:p>
    <w:p w14:paraId="7641D463"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Recibir primeros auxilios cuando sufra alguna dolencia o caída. En caso necesario se llamará Ambulancia para ser trasladado al Centro Médico más cercano acompañado por una persona del establecimiento, en el intertanto se avisará al padre, madre o apoderado para que se presente en el Servicio de Atención de Salud. Tendrá derecho al Seguro de Accidentes Escolares. </w:t>
      </w:r>
    </w:p>
    <w:p w14:paraId="567DE3AF"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Participar en salidas a terreno que programe la Unidad Educativa, acompañados de profesores, con la previa autorización de sus apoderados y la Dirección, cuando proceda.</w:t>
      </w:r>
    </w:p>
    <w:p w14:paraId="36948505"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Ser informados de sus calificaciones al momento de registrarlas, aclarar sus dudas, revisar su prueba, escuchar sus razones por el no cumplimiento de tareas y trabajos. </w:t>
      </w:r>
    </w:p>
    <w:p w14:paraId="7ABFDF7D"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Recibir felicitaciones cuando se supere, destaque entre sus pares, registrándosele en su Informe de Desarrollo Personal. </w:t>
      </w:r>
    </w:p>
    <w:p w14:paraId="2DEDB3F9"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Ser informado al momento de registrársele una observación ya sea negativa o positiva en su hoja de vida. </w:t>
      </w:r>
    </w:p>
    <w:p w14:paraId="131E3126" w14:textId="77777777" w:rsidR="000C4D4F" w:rsidRDefault="00EB507A">
      <w:pPr>
        <w:pStyle w:val="Normal1"/>
        <w:numPr>
          <w:ilvl w:val="0"/>
          <w:numId w:val="95"/>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Recibir beneficio que proporciona la JUNAEB según sus necesidades. </w:t>
      </w:r>
    </w:p>
    <w:p w14:paraId="0850428B" w14:textId="77777777" w:rsidR="000C4D4F" w:rsidRDefault="00EB507A">
      <w:pPr>
        <w:pStyle w:val="Normal1"/>
        <w:numPr>
          <w:ilvl w:val="0"/>
          <w:numId w:val="95"/>
        </w:numPr>
        <w:pBdr>
          <w:top w:val="nil"/>
          <w:left w:val="nil"/>
          <w:bottom w:val="nil"/>
          <w:right w:val="nil"/>
          <w:between w:val="nil"/>
        </w:pBdr>
        <w:tabs>
          <w:tab w:val="left" w:pos="5508"/>
        </w:tabs>
        <w:spacing w:line="360" w:lineRule="auto"/>
        <w:jc w:val="both"/>
        <w:rPr>
          <w:b/>
          <w:color w:val="000000"/>
          <w:sz w:val="23"/>
          <w:szCs w:val="23"/>
        </w:rPr>
      </w:pPr>
      <w:r>
        <w:rPr>
          <w:color w:val="000000"/>
        </w:rPr>
        <w:t>Tendrán derecho a terminar su año escolar las alumnas que estén embarazadas como lo establece ¨</w:t>
      </w:r>
      <w:proofErr w:type="spellStart"/>
      <w:r>
        <w:rPr>
          <w:color w:val="000000"/>
        </w:rPr>
        <w:t>Circ</w:t>
      </w:r>
      <w:proofErr w:type="spellEnd"/>
      <w:r>
        <w:rPr>
          <w:color w:val="000000"/>
        </w:rPr>
        <w:t xml:space="preserve">. </w:t>
      </w:r>
      <w:proofErr w:type="spellStart"/>
      <w:r>
        <w:rPr>
          <w:color w:val="000000"/>
        </w:rPr>
        <w:t>Nº</w:t>
      </w:r>
      <w:proofErr w:type="spellEnd"/>
      <w:r>
        <w:rPr>
          <w:color w:val="000000"/>
        </w:rPr>
        <w:t xml:space="preserve"> 247 del 27 de </w:t>
      </w:r>
      <w:proofErr w:type="gramStart"/>
      <w:r>
        <w:rPr>
          <w:color w:val="000000"/>
        </w:rPr>
        <w:t>Febrero</w:t>
      </w:r>
      <w:proofErr w:type="gramEnd"/>
      <w:r>
        <w:rPr>
          <w:color w:val="000000"/>
        </w:rPr>
        <w:t xml:space="preserve"> de1991.</w:t>
      </w:r>
    </w:p>
    <w:p w14:paraId="0A1589C5" w14:textId="77777777" w:rsidR="000C4D4F" w:rsidRDefault="00EB507A">
      <w:pPr>
        <w:pStyle w:val="Normal1"/>
        <w:tabs>
          <w:tab w:val="left" w:pos="5508"/>
        </w:tabs>
        <w:spacing w:line="240" w:lineRule="auto"/>
        <w:rPr>
          <w:b/>
          <w:sz w:val="23"/>
          <w:szCs w:val="23"/>
        </w:rPr>
      </w:pPr>
      <w:r>
        <w:rPr>
          <w:b/>
          <w:sz w:val="23"/>
          <w:szCs w:val="23"/>
        </w:rPr>
        <w:t>DEBERES DE LOS ESTUDIANTES</w:t>
      </w:r>
    </w:p>
    <w:p w14:paraId="7752F1AD"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Permanecer obligatoriamente en el recinto escolar durante su jornada, bajo ningún pretexto salir. Si el apoderado necesita retirarlo por razones especiales (médico, trámites, almuerzo) deberá hacerlo en forma personal previa autorización inspectoría, dejando constancia en el registro de salida de los estudiantes.</w:t>
      </w:r>
    </w:p>
    <w:p w14:paraId="440E7302"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Cuidar, respetar, integrar y dar un trato deferente a los alumnos más pequeños y aquellos que presentan NEE, </w:t>
      </w:r>
      <w:proofErr w:type="gramStart"/>
      <w:r>
        <w:rPr>
          <w:color w:val="000000"/>
        </w:rPr>
        <w:t>de acuerdo a</w:t>
      </w:r>
      <w:proofErr w:type="gramEnd"/>
      <w:r>
        <w:rPr>
          <w:color w:val="000000"/>
        </w:rPr>
        <w:t xml:space="preserve"> su discapacidad. </w:t>
      </w:r>
    </w:p>
    <w:p w14:paraId="795EE29F"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Contribuir con el aseo, ornato, buen uso de baños, cuidar agua, luz, calefacción, mobiliario escolar y dependencias del establecimiento. El alumno que produzca algún destrozo se hará responsable de su arreglo y/o reposición en el plazo que se le señale. </w:t>
      </w:r>
    </w:p>
    <w:p w14:paraId="4828F83B"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Cuidar su presentación personal, manteniendo su uniforme limpio y ordenado.</w:t>
      </w:r>
    </w:p>
    <w:p w14:paraId="66C7BCAF"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Evitar durante los recreos los juegos bruscos y jugar a la pelota por el peligro que ello significa en un espacio reducido. </w:t>
      </w:r>
    </w:p>
    <w:p w14:paraId="179E69D5"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lastRenderedPageBreak/>
        <w:t xml:space="preserve">Evitar las agresiones verbales y físicas usando el diálogo como forma de resolver sus conflictos. Mantener un trato deferente con todas las personas de la U.E. </w:t>
      </w:r>
    </w:p>
    <w:p w14:paraId="334EC534"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Presentar justificación escrita por inasistencias y si estas se reiteran deberá presentarse con el apoderado. </w:t>
      </w:r>
    </w:p>
    <w:p w14:paraId="6FF037E6"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Mantener cuadernos y materiales didácticos en forma ordenada y con materias al día. Usar diariamente libreta de comunicaciones. </w:t>
      </w:r>
    </w:p>
    <w:p w14:paraId="6D9D74DA"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Asistir puntualmente a clases, llegando 5 minutos antes del inicio de la jornada de clases.</w:t>
      </w:r>
    </w:p>
    <w:p w14:paraId="4C98CA9A"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Cumplir responsablemente con todas las actividades programadas por la Unidad Educativa, tareas, materiales, trabajos asignados por los docentes. </w:t>
      </w:r>
    </w:p>
    <w:p w14:paraId="1CA15615"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Mantener siempre un buen comportamiento, dentro y fuera del recinto escolar y cada vez que se represente al Establecimiento ante la comunidad. No usar uniforme escolar en actividades ajenas al quehacer pedagógico. </w:t>
      </w:r>
    </w:p>
    <w:p w14:paraId="747018D3"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Justificar la inasistencia a evaluaciones programadas con el apoderado en forma personal el día de la prueba o a través de Certificado Médico, si procediere. </w:t>
      </w:r>
    </w:p>
    <w:p w14:paraId="0B755582"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El apoderarse de bienes que no le pertenecen, o si estos los encontrara dentro del recinto, deberá entregárselos a un profesor, de lo contrario será sancionado como hurto. </w:t>
      </w:r>
    </w:p>
    <w:p w14:paraId="2F5E23A2"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Está estrictamente prohibido portar, consumir o incitar al consumo de sustancias tóxicas tales como: alcohol, medicamentos, cigarrillos, drogas y otros. </w:t>
      </w:r>
    </w:p>
    <w:p w14:paraId="4989DBA9"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No portar elementos corto punzante, armas u objetos peligrosos que puedan dañar la integridad física de las personas. </w:t>
      </w:r>
    </w:p>
    <w:p w14:paraId="48BCCC1E"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No asistir a clases con joyas, celulares, computadores portátiles, mp3, etc., ni objetos de valor. La Escuela no se responsabiliza por la pérdida de estos. </w:t>
      </w:r>
    </w:p>
    <w:p w14:paraId="0DEF800E"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No salir del recinto del establecimiento una vez que se ha ingresado.</w:t>
      </w:r>
    </w:p>
    <w:p w14:paraId="381054CE" w14:textId="77777777" w:rsidR="000C4D4F" w:rsidRDefault="00EB507A">
      <w:pPr>
        <w:pStyle w:val="Normal1"/>
        <w:numPr>
          <w:ilvl w:val="0"/>
          <w:numId w:val="96"/>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El horario de ingreso a clases es a las 08:15 </w:t>
      </w:r>
      <w:proofErr w:type="spellStart"/>
      <w:r>
        <w:rPr>
          <w:color w:val="000000"/>
        </w:rPr>
        <w:t>hrs</w:t>
      </w:r>
      <w:proofErr w:type="spellEnd"/>
      <w:r>
        <w:rPr>
          <w:color w:val="000000"/>
        </w:rPr>
        <w:t xml:space="preserve">. En caso de atraso, los estudiantes serán derivados al comedor del establecimiento para esperar el cambio de horario, es decir a las 09:00 </w:t>
      </w:r>
      <w:proofErr w:type="spellStart"/>
      <w:r>
        <w:rPr>
          <w:color w:val="000000"/>
        </w:rPr>
        <w:t>hrs</w:t>
      </w:r>
      <w:proofErr w:type="spellEnd"/>
      <w:r>
        <w:rPr>
          <w:color w:val="000000"/>
        </w:rPr>
        <w:t>. en que se realizará el ingreso a sus actividades diarias, previo registro en el cuaderno de atrasos.</w:t>
      </w:r>
    </w:p>
    <w:p w14:paraId="659233C2" w14:textId="77777777" w:rsidR="000C4D4F" w:rsidRDefault="00EB507A">
      <w:pPr>
        <w:pStyle w:val="Normal1"/>
        <w:numPr>
          <w:ilvl w:val="0"/>
          <w:numId w:val="96"/>
        </w:numPr>
        <w:pBdr>
          <w:top w:val="nil"/>
          <w:left w:val="nil"/>
          <w:bottom w:val="nil"/>
          <w:right w:val="nil"/>
          <w:between w:val="nil"/>
        </w:pBdr>
        <w:tabs>
          <w:tab w:val="left" w:pos="5508"/>
        </w:tabs>
        <w:spacing w:line="360" w:lineRule="auto"/>
        <w:jc w:val="both"/>
        <w:rPr>
          <w:b/>
          <w:color w:val="000000"/>
          <w:sz w:val="23"/>
          <w:szCs w:val="23"/>
        </w:rPr>
      </w:pPr>
      <w:r>
        <w:rPr>
          <w:color w:val="000000"/>
        </w:rPr>
        <w:t xml:space="preserve">Existirá la posibilidad de solicitar autorización de ingreso posterior al horario establecido (08:15 </w:t>
      </w:r>
      <w:proofErr w:type="spellStart"/>
      <w:r>
        <w:rPr>
          <w:color w:val="000000"/>
        </w:rPr>
        <w:t>hrs</w:t>
      </w:r>
      <w:proofErr w:type="spellEnd"/>
      <w:r>
        <w:rPr>
          <w:color w:val="000000"/>
        </w:rPr>
        <w:t>), si la situación lo amerita, para esto debe acercarse a inspectoría, para firmar consentimiento y posterior a ello entregar pase al estudiante para ingresar a clases.</w:t>
      </w:r>
    </w:p>
    <w:p w14:paraId="34D879E9" w14:textId="77777777" w:rsidR="000C4D4F" w:rsidRDefault="00EB507A">
      <w:pPr>
        <w:pStyle w:val="Normal1"/>
        <w:tabs>
          <w:tab w:val="left" w:pos="5508"/>
        </w:tabs>
        <w:spacing w:line="240" w:lineRule="auto"/>
        <w:rPr>
          <w:b/>
          <w:sz w:val="23"/>
          <w:szCs w:val="23"/>
        </w:rPr>
      </w:pPr>
      <w:r>
        <w:rPr>
          <w:b/>
          <w:sz w:val="23"/>
          <w:szCs w:val="23"/>
        </w:rPr>
        <w:t>DERECHOS DE LOS APODERADOS</w:t>
      </w:r>
    </w:p>
    <w:p w14:paraId="6FC9B0B7"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lastRenderedPageBreak/>
        <w:t xml:space="preserve">Conocer y colaborar con la formulación del P.E.I. </w:t>
      </w:r>
    </w:p>
    <w:p w14:paraId="278D4ADA"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 recibir Orientación para la formación de sus hijos e hijas a través de la Escuela para padres. </w:t>
      </w:r>
    </w:p>
    <w:p w14:paraId="727D5619"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Solicitar traslado y/o retiro del establecimiento de su hijo/a, solo quien figure como apoderado. </w:t>
      </w:r>
    </w:p>
    <w:p w14:paraId="4D5CF32B"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Conocer el rendimiento en forma periódica de las evaluaciones de sus hijos. </w:t>
      </w:r>
    </w:p>
    <w:p w14:paraId="01E99CA8"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 Proponer y patrocinar ante la Dirección de la Escuela iniciativas en beneficio de la educación de su pupilo. </w:t>
      </w:r>
    </w:p>
    <w:p w14:paraId="7A2B78F3"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Recibir documentación que solicite para realizar trámites. </w:t>
      </w:r>
    </w:p>
    <w:p w14:paraId="70CBEAA7"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Elegir y ser elegidos en las directivas de </w:t>
      </w:r>
      <w:proofErr w:type="spellStart"/>
      <w:r>
        <w:rPr>
          <w:color w:val="000000"/>
        </w:rPr>
        <w:t>Sub-centros</w:t>
      </w:r>
      <w:proofErr w:type="spellEnd"/>
      <w:r>
        <w:rPr>
          <w:color w:val="000000"/>
        </w:rPr>
        <w:t xml:space="preserve"> y Centro General de Padres. </w:t>
      </w:r>
    </w:p>
    <w:p w14:paraId="59F5FA7C"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 presentar sus inquietudes con los profesores, funcionarios respectivos y/o con la Dirección, responsabilizándose de ellas. </w:t>
      </w:r>
    </w:p>
    <w:p w14:paraId="4C973D97"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 participar si la profesora lo solicita en Proyectos de aula, actos, visitas a terreno, etc. </w:t>
      </w:r>
    </w:p>
    <w:p w14:paraId="61229BD3"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 participar con un representante en el Consejo Escolar. </w:t>
      </w:r>
    </w:p>
    <w:p w14:paraId="07C0E2EB"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 un trato cordial y respetuoso por parte del personal del establecimiento. </w:t>
      </w:r>
    </w:p>
    <w:p w14:paraId="0DCE0F1E"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Recibir clara y/</w:t>
      </w:r>
      <w:proofErr w:type="spellStart"/>
      <w:r>
        <w:rPr>
          <w:color w:val="000000"/>
        </w:rPr>
        <w:t>o</w:t>
      </w:r>
      <w:proofErr w:type="spellEnd"/>
      <w:r>
        <w:rPr>
          <w:color w:val="000000"/>
        </w:rPr>
        <w:t xml:space="preserve"> oportunamente, toda información que requiera sobre: el rendimiento y/o desarrollo de la personalidad de su pupilo (a), actividades propias de la escuela y/o </w:t>
      </w:r>
      <w:proofErr w:type="gramStart"/>
      <w:r>
        <w:rPr>
          <w:color w:val="000000"/>
        </w:rPr>
        <w:t>extra programáticas</w:t>
      </w:r>
      <w:proofErr w:type="gramEnd"/>
      <w:r>
        <w:rPr>
          <w:color w:val="000000"/>
        </w:rPr>
        <w:t xml:space="preserve">. </w:t>
      </w:r>
    </w:p>
    <w:p w14:paraId="352698CA"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Exigir un ambiente de seguridad durante la permanencia de su pupilo (a) en el establecimiento. </w:t>
      </w:r>
    </w:p>
    <w:p w14:paraId="24C03B47"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Solicitar atención especial para la limitación de alguna naturaleza de su pupilo (a), </w:t>
      </w:r>
      <w:proofErr w:type="gramStart"/>
      <w:r>
        <w:rPr>
          <w:color w:val="000000"/>
        </w:rPr>
        <w:t>de acuerdo a</w:t>
      </w:r>
      <w:proofErr w:type="gramEnd"/>
      <w:r>
        <w:rPr>
          <w:color w:val="000000"/>
        </w:rPr>
        <w:t xml:space="preserve"> los recursos del establecimiento educativo. </w:t>
      </w:r>
    </w:p>
    <w:p w14:paraId="7DAEC79D"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Asistir al establecimiento por razones estrictamente necesarias y de fundamentado interés. </w:t>
      </w:r>
    </w:p>
    <w:p w14:paraId="352CD469"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Ser escuchado y dar su opinión con cualquier funcionario del establecimiento educativo, con el debido respeto. </w:t>
      </w:r>
    </w:p>
    <w:p w14:paraId="13DD9C16"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 ser escuchado por todos los estamentos educativos, respetando la jerarquía correspondiente. </w:t>
      </w:r>
    </w:p>
    <w:p w14:paraId="37B9A699"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 retirar a su pupilo (a) por motivos especiales, cuando sea necesario, siempre y cuando firme el libro de retiro en inspectoría. </w:t>
      </w:r>
    </w:p>
    <w:p w14:paraId="683914AB" w14:textId="77777777" w:rsidR="000C4D4F" w:rsidRDefault="00EB507A">
      <w:pPr>
        <w:pStyle w:val="Normal1"/>
        <w:numPr>
          <w:ilvl w:val="0"/>
          <w:numId w:val="97"/>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 participar libre y activamente de las actividades realizadas por la “comunidad educativa Escuela de Artes y cultura Osorno (Centro de Padres y Apoderados). </w:t>
      </w:r>
    </w:p>
    <w:p w14:paraId="70DAE332" w14:textId="77777777" w:rsidR="000C4D4F" w:rsidRDefault="00EB507A">
      <w:pPr>
        <w:pStyle w:val="Normal1"/>
        <w:numPr>
          <w:ilvl w:val="0"/>
          <w:numId w:val="97"/>
        </w:numPr>
        <w:pBdr>
          <w:top w:val="nil"/>
          <w:left w:val="nil"/>
          <w:bottom w:val="nil"/>
          <w:right w:val="nil"/>
          <w:between w:val="nil"/>
        </w:pBdr>
        <w:tabs>
          <w:tab w:val="left" w:pos="5508"/>
        </w:tabs>
        <w:spacing w:line="360" w:lineRule="auto"/>
        <w:jc w:val="both"/>
        <w:rPr>
          <w:b/>
          <w:color w:val="000000"/>
          <w:sz w:val="23"/>
          <w:szCs w:val="23"/>
        </w:rPr>
      </w:pPr>
      <w:r>
        <w:rPr>
          <w:color w:val="000000"/>
        </w:rPr>
        <w:t>Tendrá derecho a solicitar una reconsideración ante una medida disciplinaria presentando por escrito sus argumentos a la dirección del Establecimiento.</w:t>
      </w:r>
    </w:p>
    <w:p w14:paraId="184AF7C4" w14:textId="77777777" w:rsidR="000C4D4F" w:rsidRDefault="00EB507A">
      <w:pPr>
        <w:pStyle w:val="Normal1"/>
        <w:tabs>
          <w:tab w:val="left" w:pos="5508"/>
        </w:tabs>
        <w:spacing w:line="240" w:lineRule="auto"/>
        <w:rPr>
          <w:b/>
          <w:sz w:val="23"/>
          <w:szCs w:val="23"/>
        </w:rPr>
      </w:pPr>
      <w:r>
        <w:rPr>
          <w:b/>
          <w:sz w:val="23"/>
          <w:szCs w:val="23"/>
        </w:rPr>
        <w:lastRenderedPageBreak/>
        <w:t xml:space="preserve">DEBERES DE LOS APODERADOS </w:t>
      </w:r>
    </w:p>
    <w:p w14:paraId="0F0FE4C3" w14:textId="77777777" w:rsidR="000C4D4F" w:rsidRDefault="00EB507A">
      <w:pPr>
        <w:pStyle w:val="Normal1"/>
        <w:numPr>
          <w:ilvl w:val="0"/>
          <w:numId w:val="98"/>
        </w:numPr>
        <w:pBdr>
          <w:top w:val="nil"/>
          <w:left w:val="nil"/>
          <w:bottom w:val="nil"/>
          <w:right w:val="nil"/>
          <w:between w:val="nil"/>
        </w:pBdr>
        <w:tabs>
          <w:tab w:val="left" w:pos="5508"/>
        </w:tabs>
        <w:spacing w:after="0" w:line="360" w:lineRule="auto"/>
        <w:jc w:val="both"/>
        <w:rPr>
          <w:b/>
          <w:color w:val="000000"/>
          <w:sz w:val="23"/>
          <w:szCs w:val="23"/>
        </w:rPr>
      </w:pPr>
      <w:r>
        <w:rPr>
          <w:color w:val="000000"/>
        </w:rPr>
        <w:t>Acompañar activamente en el Proceso Educativo a sus hijos e hijas, especialmente cautelando y vivenciando valores como el respeto, la solidaridad, responsabilidad, etc.</w:t>
      </w:r>
    </w:p>
    <w:p w14:paraId="6FC7B60C" w14:textId="77777777" w:rsidR="000C4D4F" w:rsidRDefault="00EB507A">
      <w:pPr>
        <w:pStyle w:val="Normal1"/>
        <w:numPr>
          <w:ilvl w:val="0"/>
          <w:numId w:val="98"/>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Informarse sobre el P.E.I., normas y procedimientos disciplinarios del Establecimiento Escolar. </w:t>
      </w:r>
    </w:p>
    <w:p w14:paraId="5B9FE6D0" w14:textId="77777777" w:rsidR="000C4D4F" w:rsidRDefault="00EB507A">
      <w:pPr>
        <w:pStyle w:val="Normal1"/>
        <w:numPr>
          <w:ilvl w:val="0"/>
          <w:numId w:val="98"/>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Informar a la Escuela cuando sus hijos estén en tratamiento médico, presentando documentación que lo señale, cuando este ingiera medicamentos (específicamente si sufriera epilepsia), y/o este impedido de realizar algún tipo de actividad física. </w:t>
      </w:r>
    </w:p>
    <w:p w14:paraId="2066AE87" w14:textId="77777777" w:rsidR="000C4D4F" w:rsidRDefault="00EB507A">
      <w:pPr>
        <w:pStyle w:val="Normal1"/>
        <w:numPr>
          <w:ilvl w:val="0"/>
          <w:numId w:val="98"/>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Participar organizadamente en las actividades que ofrece la Unidad Educativa, elaboradas especialmente para ellos. </w:t>
      </w:r>
    </w:p>
    <w:p w14:paraId="1E423947" w14:textId="77777777" w:rsidR="000C4D4F" w:rsidRDefault="00EB507A">
      <w:pPr>
        <w:pStyle w:val="Normal1"/>
        <w:numPr>
          <w:ilvl w:val="0"/>
          <w:numId w:val="98"/>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Asistir cuando sea citado a las reuniones se Subcentros y centro General de Padres o Apoderados, en caso de inasistencia a estas, deberá al día siguiente justificar su inasistencia a través de comunicación escrita. A las reuniones no podrá asistir con niños/as en caso contrario deberá permanecer dentro de la sala con él o ella cautelando su disciplina. </w:t>
      </w:r>
    </w:p>
    <w:p w14:paraId="6D9C102A" w14:textId="77777777" w:rsidR="000C4D4F" w:rsidRDefault="00EB507A">
      <w:pPr>
        <w:pStyle w:val="Normal1"/>
        <w:numPr>
          <w:ilvl w:val="0"/>
          <w:numId w:val="98"/>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Responder por daños materiales, físicos, psíquicos y/o morales que cometa su pupilo. </w:t>
      </w:r>
    </w:p>
    <w:p w14:paraId="1724FE04" w14:textId="77777777" w:rsidR="000C4D4F" w:rsidRDefault="00EB507A">
      <w:pPr>
        <w:pStyle w:val="Normal1"/>
        <w:numPr>
          <w:ilvl w:val="0"/>
          <w:numId w:val="98"/>
        </w:numPr>
        <w:pBdr>
          <w:top w:val="nil"/>
          <w:left w:val="nil"/>
          <w:bottom w:val="nil"/>
          <w:right w:val="nil"/>
          <w:between w:val="nil"/>
        </w:pBdr>
        <w:tabs>
          <w:tab w:val="left" w:pos="5508"/>
        </w:tabs>
        <w:spacing w:after="0" w:line="360" w:lineRule="auto"/>
        <w:jc w:val="both"/>
        <w:rPr>
          <w:b/>
          <w:color w:val="000000"/>
          <w:sz w:val="23"/>
          <w:szCs w:val="23"/>
        </w:rPr>
      </w:pPr>
      <w:r>
        <w:rPr>
          <w:color w:val="000000"/>
        </w:rPr>
        <w:t>Matricular a sus hijos, conocer y firmar compromiso de respetar normas establecidas, responsabilizándose de la presentación personal de su pupilo (aseo del vestuario, corte del cabello, higiene personal, etc.).</w:t>
      </w:r>
    </w:p>
    <w:p w14:paraId="0131A285" w14:textId="77777777" w:rsidR="000C4D4F" w:rsidRDefault="00EB507A">
      <w:pPr>
        <w:pStyle w:val="Normal1"/>
        <w:numPr>
          <w:ilvl w:val="0"/>
          <w:numId w:val="98"/>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 xml:space="preserve">Informar al profesor(a) </w:t>
      </w:r>
      <w:proofErr w:type="gramStart"/>
      <w:r>
        <w:rPr>
          <w:color w:val="000000"/>
        </w:rPr>
        <w:t>Jefe</w:t>
      </w:r>
      <w:proofErr w:type="gramEnd"/>
      <w:r>
        <w:rPr>
          <w:color w:val="000000"/>
        </w:rPr>
        <w:t xml:space="preserve"> o Inspectoría en caso de que el alumno/a padezca alguna enfermedad contagiosa, y no enviar a clases sino hasta que cuente con el alta médica respectiva. De igual manera, el apoderado(a) deberá estar consciente de la salud de su hijo(a) antes del ingreso a clases.</w:t>
      </w:r>
    </w:p>
    <w:p w14:paraId="68346B3B" w14:textId="77777777" w:rsidR="000C4D4F" w:rsidRDefault="00EB507A">
      <w:pPr>
        <w:pStyle w:val="Normal1"/>
        <w:numPr>
          <w:ilvl w:val="0"/>
          <w:numId w:val="98"/>
        </w:numPr>
        <w:spacing w:after="0"/>
        <w:jc w:val="both"/>
        <w:rPr>
          <w:sz w:val="24"/>
          <w:szCs w:val="24"/>
        </w:rPr>
      </w:pPr>
      <w:r>
        <w:rPr>
          <w:sz w:val="24"/>
          <w:szCs w:val="24"/>
        </w:rPr>
        <w:t>Los apoderados deberán evitar que sus hijos(as) falten a clases, ingresen al colegio tarde y/o se retiren antes de terminar su jornada.</w:t>
      </w:r>
    </w:p>
    <w:p w14:paraId="3E02A900" w14:textId="77777777" w:rsidR="000C4D4F" w:rsidRDefault="00EB507A">
      <w:pPr>
        <w:pStyle w:val="Normal1"/>
        <w:numPr>
          <w:ilvl w:val="0"/>
          <w:numId w:val="98"/>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sz w:val="24"/>
          <w:szCs w:val="24"/>
        </w:rPr>
        <w:t>Justificar oportunamente las inasistencias y atrasos de su pupilo</w:t>
      </w:r>
    </w:p>
    <w:p w14:paraId="071A3FE4" w14:textId="77777777" w:rsidR="000C4D4F" w:rsidRDefault="00EB507A">
      <w:pPr>
        <w:pStyle w:val="Normal1"/>
        <w:numPr>
          <w:ilvl w:val="0"/>
          <w:numId w:val="98"/>
        </w:numPr>
        <w:tabs>
          <w:tab w:val="left" w:pos="709"/>
        </w:tabs>
        <w:spacing w:after="0"/>
        <w:jc w:val="both"/>
        <w:rPr>
          <w:sz w:val="24"/>
          <w:szCs w:val="24"/>
        </w:rPr>
      </w:pPr>
      <w:r>
        <w:rPr>
          <w:color w:val="000000"/>
          <w:sz w:val="24"/>
          <w:szCs w:val="24"/>
        </w:rPr>
        <w:t xml:space="preserve">Los apoderados deben conservar una conducta acorde a la buena convivencia escolar al interior del establecimiento. Ello implica mantener trato respetuoso y cordial en el establecimiento, tanto con su pupilo, con los trabajadores de la escuela, con el alumnado en general y con los demás apoderados. </w:t>
      </w:r>
      <w:r>
        <w:rPr>
          <w:sz w:val="24"/>
          <w:szCs w:val="24"/>
        </w:rPr>
        <w:t>no siendo tolerable en instancia alguna, ningún tipo de maltrato hacia el alumnado.</w:t>
      </w:r>
    </w:p>
    <w:p w14:paraId="1511CDF8" w14:textId="77777777" w:rsidR="000C4D4F" w:rsidRDefault="00EB507A">
      <w:pPr>
        <w:pStyle w:val="Normal1"/>
        <w:numPr>
          <w:ilvl w:val="0"/>
          <w:numId w:val="98"/>
        </w:numPr>
        <w:pBdr>
          <w:top w:val="nil"/>
          <w:left w:val="nil"/>
          <w:bottom w:val="nil"/>
          <w:right w:val="nil"/>
          <w:between w:val="nil"/>
        </w:pBdr>
        <w:tabs>
          <w:tab w:val="left" w:pos="5508"/>
        </w:tabs>
        <w:spacing w:line="360" w:lineRule="auto"/>
        <w:jc w:val="both"/>
        <w:rPr>
          <w:b/>
          <w:color w:val="000000"/>
          <w:sz w:val="23"/>
          <w:szCs w:val="23"/>
        </w:rPr>
      </w:pPr>
      <w:r>
        <w:rPr>
          <w:color w:val="000000"/>
        </w:rPr>
        <w:t xml:space="preserve">El apoderado reconoce que la escuela cuenta con profesionales psicólogo, Trabajador Social y Encargado de Convivencia escolar, quienes intervienen en situaciones relacionadas con el acompañamiento en situaciones de vulnerabilidad de los estudiantes del establecimiento, autorizando de antemano que cualquiera de dichos </w:t>
      </w:r>
      <w:r>
        <w:rPr>
          <w:color w:val="000000"/>
        </w:rPr>
        <w:lastRenderedPageBreak/>
        <w:t>profesionales pueda entrevistarse con su hijo o pupilo, siguiendo la pauta de entrevista del equipo psicosocial del establecimiento.</w:t>
      </w:r>
    </w:p>
    <w:p w14:paraId="67176926" w14:textId="77777777" w:rsidR="000C4D4F" w:rsidRDefault="00EB507A">
      <w:pPr>
        <w:pStyle w:val="Normal1"/>
        <w:tabs>
          <w:tab w:val="left" w:pos="5508"/>
        </w:tabs>
        <w:spacing w:line="240" w:lineRule="auto"/>
        <w:rPr>
          <w:b/>
          <w:sz w:val="23"/>
          <w:szCs w:val="23"/>
        </w:rPr>
      </w:pPr>
      <w:r>
        <w:rPr>
          <w:b/>
          <w:sz w:val="23"/>
          <w:szCs w:val="23"/>
        </w:rPr>
        <w:t>Del cambio de apoderado</w:t>
      </w:r>
    </w:p>
    <w:p w14:paraId="0829D0A4" w14:textId="77777777" w:rsidR="000C4D4F" w:rsidRDefault="00EB507A">
      <w:pPr>
        <w:pStyle w:val="Normal1"/>
        <w:numPr>
          <w:ilvl w:val="0"/>
          <w:numId w:val="59"/>
        </w:numPr>
        <w:spacing w:after="0"/>
        <w:ind w:left="709" w:hanging="425"/>
        <w:jc w:val="both"/>
        <w:rPr>
          <w:sz w:val="24"/>
          <w:szCs w:val="24"/>
        </w:rPr>
      </w:pPr>
      <w:r>
        <w:rPr>
          <w:sz w:val="24"/>
          <w:szCs w:val="24"/>
        </w:rPr>
        <w:t>La Dirección del colegio se reserva el derecho de solicitar cambio de apoderado cuando alguno de ellos en forma reiterada falte gravemente a los valores y reglamentos del colegio.</w:t>
      </w:r>
    </w:p>
    <w:p w14:paraId="4735E464" w14:textId="77777777" w:rsidR="000C4D4F" w:rsidRDefault="00EB507A">
      <w:pPr>
        <w:pStyle w:val="Normal1"/>
        <w:numPr>
          <w:ilvl w:val="0"/>
          <w:numId w:val="59"/>
        </w:numPr>
        <w:spacing w:after="0" w:line="240" w:lineRule="auto"/>
        <w:ind w:left="709" w:hanging="425"/>
        <w:jc w:val="both"/>
        <w:rPr>
          <w:sz w:val="24"/>
          <w:szCs w:val="24"/>
        </w:rPr>
      </w:pPr>
      <w:r>
        <w:rPr>
          <w:sz w:val="24"/>
          <w:szCs w:val="24"/>
        </w:rPr>
        <w:t>El apoderado perderá la condición de tal, si:</w:t>
      </w:r>
    </w:p>
    <w:p w14:paraId="7987AEBC" w14:textId="77777777" w:rsidR="000C4D4F" w:rsidRDefault="00EB507A">
      <w:pPr>
        <w:pStyle w:val="Normal1"/>
        <w:numPr>
          <w:ilvl w:val="0"/>
          <w:numId w:val="60"/>
        </w:numPr>
        <w:pBdr>
          <w:top w:val="nil"/>
          <w:left w:val="nil"/>
          <w:bottom w:val="nil"/>
          <w:right w:val="nil"/>
          <w:between w:val="nil"/>
        </w:pBdr>
        <w:spacing w:after="0" w:line="240" w:lineRule="auto"/>
        <w:jc w:val="both"/>
        <w:rPr>
          <w:color w:val="000000"/>
          <w:sz w:val="24"/>
          <w:szCs w:val="24"/>
        </w:rPr>
      </w:pPr>
      <w:r>
        <w:rPr>
          <w:color w:val="000000"/>
          <w:sz w:val="24"/>
          <w:szCs w:val="24"/>
        </w:rPr>
        <w:t xml:space="preserve">El incumplimiento de los deberes sea reiterado. </w:t>
      </w:r>
    </w:p>
    <w:p w14:paraId="65475D67" w14:textId="77777777" w:rsidR="000C4D4F" w:rsidRDefault="00EB507A">
      <w:pPr>
        <w:pStyle w:val="Normal1"/>
        <w:numPr>
          <w:ilvl w:val="0"/>
          <w:numId w:val="60"/>
        </w:numPr>
        <w:pBdr>
          <w:top w:val="nil"/>
          <w:left w:val="nil"/>
          <w:bottom w:val="nil"/>
          <w:right w:val="nil"/>
          <w:between w:val="nil"/>
        </w:pBdr>
        <w:spacing w:after="0" w:line="240" w:lineRule="auto"/>
        <w:jc w:val="both"/>
        <w:rPr>
          <w:color w:val="000000"/>
          <w:sz w:val="24"/>
          <w:szCs w:val="24"/>
        </w:rPr>
      </w:pPr>
      <w:r>
        <w:rPr>
          <w:color w:val="000000"/>
          <w:sz w:val="24"/>
          <w:szCs w:val="24"/>
        </w:rPr>
        <w:t>Maltrata físicamente o agrede verbalmente a cualquier funcionario(a) del colegio, como a través de medios de comunicación telefónicas o de redes sociales, otras.</w:t>
      </w:r>
    </w:p>
    <w:p w14:paraId="7DD7230A" w14:textId="77777777" w:rsidR="000C4D4F" w:rsidRDefault="00EB507A">
      <w:pPr>
        <w:pStyle w:val="Normal1"/>
        <w:tabs>
          <w:tab w:val="left" w:pos="709"/>
        </w:tabs>
        <w:jc w:val="both"/>
        <w:rPr>
          <w:sz w:val="24"/>
          <w:szCs w:val="24"/>
        </w:rPr>
      </w:pPr>
      <w:r>
        <w:rPr>
          <w:sz w:val="24"/>
          <w:szCs w:val="24"/>
        </w:rPr>
        <w:t>La pérdida de calidad de apoderado será notificada por carta certificada enviada al domicilio del apoderado.</w:t>
      </w:r>
    </w:p>
    <w:p w14:paraId="416822AE" w14:textId="77777777" w:rsidR="000C4D4F" w:rsidRDefault="00EB507A">
      <w:pPr>
        <w:pStyle w:val="Normal1"/>
        <w:spacing w:after="0" w:line="240" w:lineRule="auto"/>
        <w:jc w:val="both"/>
        <w:rPr>
          <w:b/>
          <w:sz w:val="24"/>
          <w:szCs w:val="24"/>
        </w:rPr>
      </w:pPr>
      <w:r>
        <w:rPr>
          <w:b/>
          <w:sz w:val="24"/>
          <w:szCs w:val="24"/>
        </w:rPr>
        <w:t>PÉRDIDA DE LA CONDICIÓN DE APODERADO</w:t>
      </w:r>
    </w:p>
    <w:p w14:paraId="5307445A" w14:textId="77777777" w:rsidR="000C4D4F" w:rsidRDefault="000C4D4F">
      <w:pPr>
        <w:pStyle w:val="Normal1"/>
        <w:spacing w:after="0" w:line="240" w:lineRule="auto"/>
        <w:jc w:val="both"/>
        <w:rPr>
          <w:rFonts w:ascii="Cambria" w:eastAsia="Cambria" w:hAnsi="Cambria" w:cs="Cambria"/>
          <w:b/>
          <w:color w:val="398E97"/>
          <w:sz w:val="28"/>
          <w:szCs w:val="28"/>
        </w:rPr>
      </w:pPr>
    </w:p>
    <w:p w14:paraId="58D6140D" w14:textId="77777777" w:rsidR="000C4D4F" w:rsidRDefault="00EB507A">
      <w:pPr>
        <w:pStyle w:val="Normal1"/>
        <w:spacing w:after="0" w:line="360" w:lineRule="auto"/>
        <w:jc w:val="both"/>
      </w:pPr>
      <w:r>
        <w:rPr>
          <w:color w:val="000000"/>
        </w:rPr>
        <w:t>De la pérdida o cancelación de la calidad de apoderado/a: </w:t>
      </w:r>
    </w:p>
    <w:p w14:paraId="27CC0B05" w14:textId="77777777" w:rsidR="000C4D4F" w:rsidRDefault="00EB507A">
      <w:pPr>
        <w:pStyle w:val="Normal1"/>
        <w:spacing w:after="0" w:line="360" w:lineRule="auto"/>
        <w:ind w:firstLine="708"/>
        <w:jc w:val="both"/>
      </w:pPr>
      <w:r>
        <w:rPr>
          <w:color w:val="000000"/>
        </w:rPr>
        <w:t>La calidad de apoderado/a en el establecimiento educacional se puede perder en cualquiera de los siguientes casos: </w:t>
      </w:r>
    </w:p>
    <w:p w14:paraId="59CF7F8E" w14:textId="77777777" w:rsidR="000C4D4F" w:rsidRDefault="00EB507A">
      <w:pPr>
        <w:pStyle w:val="Normal1"/>
        <w:spacing w:after="162" w:line="360" w:lineRule="auto"/>
        <w:jc w:val="both"/>
      </w:pPr>
      <w:r>
        <w:rPr>
          <w:color w:val="000000"/>
        </w:rPr>
        <w:t>a) Cuando el pupilo/a dejare de ser alumno/a del Establecimiento. </w:t>
      </w:r>
    </w:p>
    <w:p w14:paraId="085D4208" w14:textId="77777777" w:rsidR="000C4D4F" w:rsidRDefault="00EB507A">
      <w:pPr>
        <w:pStyle w:val="Normal1"/>
        <w:spacing w:after="0" w:line="360" w:lineRule="auto"/>
        <w:jc w:val="both"/>
      </w:pPr>
      <w:r>
        <w:rPr>
          <w:color w:val="000000"/>
        </w:rPr>
        <w:t>b) Cuando el/la apoderado/a resultare ser responsable de actos de difamación, hostigamiento, ofensas o cualquier tipo agresión por cualquier medio (redes sociales u otros) a cualquier miembro de la comunidad educativa. </w:t>
      </w:r>
    </w:p>
    <w:p w14:paraId="7CBADF68" w14:textId="77777777" w:rsidR="000C4D4F" w:rsidRDefault="00EB507A">
      <w:pPr>
        <w:pStyle w:val="Normal1"/>
        <w:spacing w:after="0" w:line="360" w:lineRule="auto"/>
        <w:jc w:val="both"/>
      </w:pPr>
      <w:r>
        <w:rPr>
          <w:color w:val="000000"/>
        </w:rPr>
        <w:t>c) Utilizar su calidad de apoderado/a ya sea suplente o titular para realizar acciones fuera de lo inherente a su función en la comunidad educativa, por ejemplo, proselitismo o instrumentalizar su calidad de Apoderado/a para beneficio propio o colectivo al cual pertenece. </w:t>
      </w:r>
    </w:p>
    <w:p w14:paraId="281982F5" w14:textId="77777777" w:rsidR="000C4D4F" w:rsidRDefault="00EB507A">
      <w:pPr>
        <w:pStyle w:val="Normal1"/>
        <w:spacing w:after="0" w:line="360" w:lineRule="auto"/>
        <w:jc w:val="both"/>
      </w:pPr>
      <w:r>
        <w:rPr>
          <w:color w:val="000000"/>
        </w:rPr>
        <w:t>d) Cuando el/la apoderado/a no cumpla con los deberes descritos en el Reglamento Interno de Convivencia Escolar. </w:t>
      </w:r>
    </w:p>
    <w:p w14:paraId="75C1B350" w14:textId="77777777" w:rsidR="000C4D4F" w:rsidRDefault="00EB507A">
      <w:pPr>
        <w:pStyle w:val="Normal1"/>
        <w:spacing w:after="0" w:line="360" w:lineRule="auto"/>
        <w:jc w:val="both"/>
        <w:rPr>
          <w:color w:val="000000"/>
        </w:rPr>
      </w:pPr>
      <w:r>
        <w:rPr>
          <w:color w:val="000000"/>
        </w:rPr>
        <w:t>e) Cuando el/la apoderado/a, de manera reiterada, no asista a las citaciones por parte de la Dirección y/o de los o las Docentes (Reuniones de Apoderados/as, Escuelas para Padres, Entrevistas de Profesores/as u otros). </w:t>
      </w:r>
    </w:p>
    <w:p w14:paraId="2308FAC0" w14:textId="77777777" w:rsidR="000C4D4F" w:rsidRDefault="00EB507A">
      <w:pPr>
        <w:pStyle w:val="Normal1"/>
        <w:spacing w:after="0" w:line="360" w:lineRule="auto"/>
        <w:jc w:val="both"/>
        <w:rPr>
          <w:color w:val="000000"/>
        </w:rPr>
      </w:pPr>
      <w:r>
        <w:rPr>
          <w:color w:val="000000"/>
        </w:rPr>
        <w:t xml:space="preserve">f) Cuando el/la apoderado/a realice cualquier acción que impida el </w:t>
      </w:r>
      <w:proofErr w:type="spellStart"/>
      <w:r>
        <w:rPr>
          <w:color w:val="000000"/>
        </w:rPr>
        <w:t>desarrollonormal</w:t>
      </w:r>
      <w:proofErr w:type="spellEnd"/>
      <w:r>
        <w:rPr>
          <w:color w:val="000000"/>
        </w:rPr>
        <w:t xml:space="preserve"> de clases o el funcionamiento del establecimiento.</w:t>
      </w:r>
    </w:p>
    <w:p w14:paraId="2A8866CD" w14:textId="77777777" w:rsidR="000C4D4F" w:rsidRDefault="00EB507A">
      <w:pPr>
        <w:pStyle w:val="Normal1"/>
        <w:spacing w:after="160" w:line="360" w:lineRule="auto"/>
        <w:ind w:firstLine="708"/>
        <w:jc w:val="both"/>
      </w:pPr>
      <w:r>
        <w:rPr>
          <w:color w:val="000000"/>
        </w:rPr>
        <w:t xml:space="preserve">De acuerdo con lo estipulado en el artículo 3 letra g) de la Ley general de Educación y la Circular </w:t>
      </w:r>
      <w:proofErr w:type="spellStart"/>
      <w:r>
        <w:rPr>
          <w:color w:val="000000"/>
        </w:rPr>
        <w:t>n°</w:t>
      </w:r>
      <w:proofErr w:type="spellEnd"/>
      <w:r>
        <w:rPr>
          <w:color w:val="000000"/>
        </w:rPr>
        <w:t xml:space="preserve"> 27 de la Superintendencia de Educación, de fecha 11 de enero de 2016, la Dirección del Establecimiento, a través de su </w:t>
      </w:r>
      <w:proofErr w:type="gramStart"/>
      <w:r>
        <w:rPr>
          <w:color w:val="000000"/>
        </w:rPr>
        <w:t>Director</w:t>
      </w:r>
      <w:proofErr w:type="gramEnd"/>
      <w:r>
        <w:rPr>
          <w:color w:val="000000"/>
        </w:rPr>
        <w:t xml:space="preserve">/a, podrá cancelar o decretar la pérdida </w:t>
      </w:r>
      <w:r>
        <w:rPr>
          <w:color w:val="000000"/>
        </w:rPr>
        <w:lastRenderedPageBreak/>
        <w:t xml:space="preserve">de la calidad de apoderado, a todos quienes cumplan con los presupuestos de las causales antes indicadas. Para esto el </w:t>
      </w:r>
      <w:proofErr w:type="gramStart"/>
      <w:r>
        <w:rPr>
          <w:color w:val="000000"/>
        </w:rPr>
        <w:t>Director</w:t>
      </w:r>
      <w:proofErr w:type="gramEnd"/>
      <w:r>
        <w:rPr>
          <w:color w:val="000000"/>
        </w:rPr>
        <w:t xml:space="preserve">/a deberá iniciar un procedimiento sancionatorio, el que deberá cumplir con todas las garantías del debido proceso, contenidas en el artículo 19 n°3 de la Constitución Política de la República. El </w:t>
      </w:r>
      <w:proofErr w:type="gramStart"/>
      <w:r>
        <w:rPr>
          <w:color w:val="000000"/>
        </w:rPr>
        <w:t>Director</w:t>
      </w:r>
      <w:proofErr w:type="gramEnd"/>
      <w:r>
        <w:rPr>
          <w:color w:val="000000"/>
        </w:rPr>
        <w:t>/a tendrá la facultad de delegar el debido proceso a un docente a quien se le asigne la función.</w:t>
      </w:r>
    </w:p>
    <w:p w14:paraId="4DDC9226" w14:textId="77777777" w:rsidR="000C4D4F" w:rsidRDefault="00EB507A">
      <w:pPr>
        <w:pStyle w:val="Normal1"/>
        <w:spacing w:after="0" w:line="360" w:lineRule="auto"/>
        <w:jc w:val="both"/>
        <w:rPr>
          <w:sz w:val="24"/>
          <w:szCs w:val="24"/>
        </w:rPr>
      </w:pPr>
      <w:r>
        <w:rPr>
          <w:sz w:val="24"/>
          <w:szCs w:val="24"/>
        </w:rPr>
        <w:t>ESTE PROCEDIMIENTO DEBERÁ CONTEMPLAR: </w:t>
      </w:r>
    </w:p>
    <w:p w14:paraId="21DFA72E" w14:textId="77777777" w:rsidR="000C4D4F" w:rsidRDefault="000C4D4F">
      <w:pPr>
        <w:pStyle w:val="Normal1"/>
        <w:spacing w:after="0" w:line="360" w:lineRule="auto"/>
        <w:jc w:val="both"/>
        <w:rPr>
          <w:sz w:val="4"/>
          <w:szCs w:val="4"/>
        </w:rPr>
      </w:pPr>
    </w:p>
    <w:p w14:paraId="1C1D4E5A" w14:textId="77777777" w:rsidR="000C4D4F" w:rsidRDefault="00EB507A">
      <w:pPr>
        <w:pStyle w:val="Normal1"/>
        <w:spacing w:after="0" w:line="360" w:lineRule="auto"/>
        <w:jc w:val="both"/>
        <w:rPr>
          <w:color w:val="1A485D"/>
        </w:rPr>
      </w:pPr>
      <w:r>
        <w:rPr>
          <w:color w:val="000000"/>
        </w:rPr>
        <w:t xml:space="preserve">1. </w:t>
      </w:r>
      <w:r>
        <w:t>NOTIFICACIÓN DE INICIO DEL PROCEDIMIENTO</w:t>
      </w:r>
      <w:r>
        <w:rPr>
          <w:color w:val="1A485D"/>
        </w:rPr>
        <w:t xml:space="preserve">: </w:t>
      </w:r>
    </w:p>
    <w:p w14:paraId="2B53A6D7" w14:textId="77777777" w:rsidR="000C4D4F" w:rsidRDefault="00EB507A">
      <w:pPr>
        <w:pStyle w:val="Normal1"/>
        <w:spacing w:after="0" w:line="360" w:lineRule="auto"/>
        <w:ind w:firstLine="708"/>
        <w:jc w:val="both"/>
      </w:pPr>
      <w:r>
        <w:rPr>
          <w:color w:val="000000"/>
        </w:rPr>
        <w:t>Esta notificación se realizará por medio de una resolución escrita y notificada personalmente al apoderado/a. En caso de que éste no concurra al establecimiento educacional, dicha notificación se realizará por medio de carta certificada, la que contendrá el hecho que se le imputa. </w:t>
      </w:r>
    </w:p>
    <w:p w14:paraId="43345F45" w14:textId="77777777" w:rsidR="000C4D4F" w:rsidRDefault="000C4D4F">
      <w:pPr>
        <w:pStyle w:val="Normal1"/>
        <w:spacing w:after="150" w:line="360" w:lineRule="auto"/>
        <w:jc w:val="both"/>
        <w:rPr>
          <w:sz w:val="2"/>
          <w:szCs w:val="2"/>
        </w:rPr>
      </w:pPr>
    </w:p>
    <w:p w14:paraId="4B37B9C0" w14:textId="77777777" w:rsidR="000C4D4F" w:rsidRDefault="00EB507A">
      <w:pPr>
        <w:pStyle w:val="Normal1"/>
        <w:spacing w:after="0" w:line="360" w:lineRule="auto"/>
        <w:jc w:val="both"/>
        <w:rPr>
          <w:color w:val="1A485D"/>
        </w:rPr>
      </w:pPr>
      <w:r>
        <w:t>2. DESCARGOS E INVESTIGACIÓN</w:t>
      </w:r>
      <w:r>
        <w:rPr>
          <w:color w:val="1A485D"/>
        </w:rPr>
        <w:t xml:space="preserve">: </w:t>
      </w:r>
    </w:p>
    <w:p w14:paraId="33DDD2DE" w14:textId="77777777" w:rsidR="000C4D4F" w:rsidRDefault="00EB507A">
      <w:pPr>
        <w:pStyle w:val="Normal1"/>
        <w:spacing w:after="0" w:line="360" w:lineRule="auto"/>
        <w:ind w:firstLine="708"/>
        <w:jc w:val="both"/>
        <w:rPr>
          <w:color w:val="000000"/>
        </w:rPr>
      </w:pPr>
      <w:r>
        <w:rPr>
          <w:color w:val="000000"/>
        </w:rPr>
        <w:t>El/la apoderado/a podrá realizar sus descargos en el plazo de 5 días, por escrito, a los cuales podrá acompañar todos los medios probatorios que estime pertinentes. El plazo de investigación será de máximo 10 días, durante los cuales se recabarán todos los antecedentes que relativos a los hechos que dieron inicio al procedimiento sancionatorio, a fin de acreditar su veracidad. </w:t>
      </w:r>
    </w:p>
    <w:p w14:paraId="5FEF5980" w14:textId="77777777" w:rsidR="000C4D4F" w:rsidRDefault="000C4D4F">
      <w:pPr>
        <w:pStyle w:val="Normal1"/>
        <w:spacing w:after="0" w:line="360" w:lineRule="auto"/>
        <w:ind w:firstLine="708"/>
        <w:jc w:val="both"/>
        <w:rPr>
          <w:sz w:val="8"/>
          <w:szCs w:val="8"/>
        </w:rPr>
      </w:pPr>
    </w:p>
    <w:p w14:paraId="7C496EF2" w14:textId="77777777" w:rsidR="000C4D4F" w:rsidRDefault="00EB507A">
      <w:pPr>
        <w:pStyle w:val="Normal1"/>
        <w:spacing w:after="0" w:line="360" w:lineRule="auto"/>
        <w:jc w:val="both"/>
        <w:rPr>
          <w:color w:val="1A485D"/>
        </w:rPr>
      </w:pPr>
      <w:r>
        <w:rPr>
          <w:color w:val="000000"/>
        </w:rPr>
        <w:t xml:space="preserve">3. </w:t>
      </w:r>
      <w:r>
        <w:t>SANCIÓN</w:t>
      </w:r>
      <w:r>
        <w:rPr>
          <w:color w:val="1A485D"/>
        </w:rPr>
        <w:t xml:space="preserve">: </w:t>
      </w:r>
    </w:p>
    <w:p w14:paraId="283225E3" w14:textId="77777777" w:rsidR="000C4D4F" w:rsidRDefault="00EB507A">
      <w:pPr>
        <w:pStyle w:val="Normal1"/>
        <w:spacing w:after="0" w:line="360" w:lineRule="auto"/>
        <w:ind w:firstLine="708"/>
        <w:jc w:val="both"/>
      </w:pPr>
      <w:r>
        <w:rPr>
          <w:color w:val="000000"/>
        </w:rPr>
        <w:t>La decisión de aplicar la sanción deberá ser adoptada, de manera fundada por el Rector/a, quien tendrá en consideración el principio de proporcionalidad y los antecedentes recabados durante la investigación realizada por Inspectoría General. </w:t>
      </w:r>
    </w:p>
    <w:p w14:paraId="26E44591" w14:textId="77777777" w:rsidR="000C4D4F" w:rsidRDefault="00EB507A">
      <w:pPr>
        <w:pStyle w:val="Normal1"/>
        <w:spacing w:after="160" w:line="360" w:lineRule="auto"/>
        <w:ind w:firstLine="708"/>
        <w:jc w:val="both"/>
      </w:pPr>
      <w:r>
        <w:rPr>
          <w:color w:val="000000"/>
        </w:rPr>
        <w:t>Dicha medida será notificada de manera personal al apoderado, y en caso de que éste no concurra al establecimiento, se le notificará por medio de carta certificada.</w:t>
      </w:r>
    </w:p>
    <w:p w14:paraId="1E4D85D3" w14:textId="77777777" w:rsidR="000C4D4F" w:rsidRDefault="00EB507A">
      <w:pPr>
        <w:pStyle w:val="Normal1"/>
        <w:spacing w:after="0" w:line="240" w:lineRule="auto"/>
        <w:jc w:val="both"/>
      </w:pPr>
      <w:r>
        <w:rPr>
          <w:b/>
        </w:rPr>
        <w:t>RECONSIDERACIÓN: </w:t>
      </w:r>
    </w:p>
    <w:p w14:paraId="1F13A155" w14:textId="77777777" w:rsidR="000C4D4F" w:rsidRDefault="00EB507A">
      <w:pPr>
        <w:pStyle w:val="Normal1"/>
        <w:spacing w:after="0" w:line="360" w:lineRule="auto"/>
        <w:ind w:firstLine="708"/>
        <w:jc w:val="both"/>
      </w:pPr>
      <w:r>
        <w:rPr>
          <w:color w:val="000000"/>
        </w:rPr>
        <w:t xml:space="preserve">El/la apoderado/a podrá solicitar la reconsideración de la Sanción aplicada, dentro del plazo de 3 días hábiles, ante </w:t>
      </w:r>
      <w:proofErr w:type="spellStart"/>
      <w:r>
        <w:rPr>
          <w:color w:val="000000"/>
        </w:rPr>
        <w:t>élDirector</w:t>
      </w:r>
      <w:proofErr w:type="spellEnd"/>
      <w:r>
        <w:rPr>
          <w:color w:val="000000"/>
        </w:rPr>
        <w:t xml:space="preserve">, quien resolverá previa consulta al Consejo de Profesores/as, en el cual </w:t>
      </w:r>
      <w:proofErr w:type="spellStart"/>
      <w:proofErr w:type="gramStart"/>
      <w:r>
        <w:rPr>
          <w:color w:val="000000"/>
        </w:rPr>
        <w:t>participará,al</w:t>
      </w:r>
      <w:proofErr w:type="spellEnd"/>
      <w:proofErr w:type="gramEnd"/>
      <w:r>
        <w:rPr>
          <w:color w:val="000000"/>
        </w:rPr>
        <w:t xml:space="preserve"> menos, un/a representante de los asistentes de la educación. La única sanción para aplicar en caso de acreditarse los hechos y faltas imputadas será la cancelación o pérdida de la calidad de apoderado/a, lo cual lo inhabilita para participar de directivas de apoderados/as. En el caso de que el proceso termine con esta medida, deberá nombrarse a una nueva </w:t>
      </w:r>
    </w:p>
    <w:p w14:paraId="4F20FDC3" w14:textId="77777777" w:rsidR="000C4D4F" w:rsidRDefault="00EB507A">
      <w:pPr>
        <w:pStyle w:val="Normal1"/>
        <w:spacing w:after="0" w:line="360" w:lineRule="auto"/>
        <w:jc w:val="both"/>
      </w:pPr>
      <w:r>
        <w:rPr>
          <w:color w:val="000000"/>
        </w:rPr>
        <w:t>persona responsable, dejándose constancia de su nombre y firma en la ficha de matrícula.</w:t>
      </w:r>
    </w:p>
    <w:p w14:paraId="3FB41169" w14:textId="77777777" w:rsidR="000C4D4F" w:rsidRDefault="000C4D4F">
      <w:pPr>
        <w:pStyle w:val="Normal1"/>
        <w:spacing w:after="0" w:line="360" w:lineRule="auto"/>
        <w:jc w:val="both"/>
        <w:rPr>
          <w:sz w:val="10"/>
          <w:szCs w:val="10"/>
        </w:rPr>
      </w:pPr>
    </w:p>
    <w:p w14:paraId="02A5D7AA" w14:textId="77777777" w:rsidR="001C4123" w:rsidRDefault="001C4123">
      <w:pPr>
        <w:pStyle w:val="Normal1"/>
        <w:tabs>
          <w:tab w:val="left" w:pos="5508"/>
        </w:tabs>
        <w:spacing w:line="360" w:lineRule="auto"/>
        <w:rPr>
          <w:b/>
          <w:sz w:val="23"/>
          <w:szCs w:val="23"/>
        </w:rPr>
      </w:pPr>
    </w:p>
    <w:p w14:paraId="7A0CAE60" w14:textId="74EB5196" w:rsidR="000C4D4F" w:rsidRDefault="00EB507A">
      <w:pPr>
        <w:pStyle w:val="Normal1"/>
        <w:tabs>
          <w:tab w:val="left" w:pos="5508"/>
        </w:tabs>
        <w:spacing w:line="360" w:lineRule="auto"/>
        <w:rPr>
          <w:b/>
          <w:sz w:val="23"/>
          <w:szCs w:val="23"/>
        </w:rPr>
      </w:pPr>
      <w:r>
        <w:rPr>
          <w:b/>
          <w:sz w:val="23"/>
          <w:szCs w:val="23"/>
        </w:rPr>
        <w:lastRenderedPageBreak/>
        <w:t xml:space="preserve">DERECHOS DE LOS FUNCIONARIOS DEL ESTABLECIMIENTO </w:t>
      </w:r>
    </w:p>
    <w:p w14:paraId="538A92C8" w14:textId="77777777" w:rsidR="000C4D4F" w:rsidRDefault="00EB507A">
      <w:pPr>
        <w:pStyle w:val="Normal1"/>
        <w:numPr>
          <w:ilvl w:val="0"/>
          <w:numId w:val="126"/>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A desarrollarse en un ambiente sano, tolerante y de respeto mutuo.</w:t>
      </w:r>
    </w:p>
    <w:p w14:paraId="062DF0E1" w14:textId="77777777" w:rsidR="000C4D4F" w:rsidRDefault="00EB507A">
      <w:pPr>
        <w:pStyle w:val="Normal1"/>
        <w:numPr>
          <w:ilvl w:val="0"/>
          <w:numId w:val="126"/>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 xml:space="preserve">A recibir formación integral, para lograr el desarrollo adecuado de la persona. </w:t>
      </w:r>
    </w:p>
    <w:p w14:paraId="2B7EA2A2" w14:textId="77777777" w:rsidR="000C4D4F" w:rsidRDefault="00EB507A">
      <w:pPr>
        <w:pStyle w:val="Normal1"/>
        <w:numPr>
          <w:ilvl w:val="0"/>
          <w:numId w:val="126"/>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 xml:space="preserve">A recibir información atingente al desarrollo comunitario. </w:t>
      </w:r>
    </w:p>
    <w:p w14:paraId="3431F1DA" w14:textId="77777777" w:rsidR="000C4D4F" w:rsidRDefault="00EB507A">
      <w:pPr>
        <w:pStyle w:val="Normal1"/>
        <w:numPr>
          <w:ilvl w:val="0"/>
          <w:numId w:val="126"/>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 xml:space="preserve">A ser escuchados, denunciar y solicitar que sus argumentos sean considerados. </w:t>
      </w:r>
    </w:p>
    <w:p w14:paraId="7B17F93B" w14:textId="77777777" w:rsidR="000C4D4F" w:rsidRDefault="00EB507A">
      <w:pPr>
        <w:pStyle w:val="Normal1"/>
        <w:numPr>
          <w:ilvl w:val="0"/>
          <w:numId w:val="126"/>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A participar de las actividades propias del establecimiento.</w:t>
      </w:r>
    </w:p>
    <w:p w14:paraId="61C13FBF" w14:textId="77777777" w:rsidR="000C4D4F" w:rsidRDefault="00EB507A">
      <w:pPr>
        <w:pStyle w:val="Normal1"/>
        <w:numPr>
          <w:ilvl w:val="0"/>
          <w:numId w:val="126"/>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Que se respete su integridad física, psicológica y moral, no pudiendo ser objeto de tratos vejatorios, degradantes o maltratos psicológicos por parte de los demás integrantes de la comunidad educativa.</w:t>
      </w:r>
    </w:p>
    <w:p w14:paraId="4DB77135" w14:textId="77777777" w:rsidR="000C4D4F" w:rsidRDefault="00EB507A">
      <w:pPr>
        <w:pStyle w:val="Normal1"/>
        <w:numPr>
          <w:ilvl w:val="0"/>
          <w:numId w:val="126"/>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Proponer las iniciativas que estimen útiles para el progreso del establecimiento, en los términos previstos por la normativa interna.</w:t>
      </w:r>
    </w:p>
    <w:p w14:paraId="117ECA89" w14:textId="77777777" w:rsidR="000C4D4F" w:rsidRDefault="000C4D4F">
      <w:pPr>
        <w:pStyle w:val="Normal1"/>
        <w:tabs>
          <w:tab w:val="left" w:pos="5508"/>
        </w:tabs>
        <w:rPr>
          <w:b/>
          <w:sz w:val="23"/>
          <w:szCs w:val="23"/>
        </w:rPr>
      </w:pPr>
    </w:p>
    <w:p w14:paraId="482C99CC" w14:textId="77777777" w:rsidR="000C4D4F" w:rsidRDefault="00EB507A">
      <w:pPr>
        <w:pStyle w:val="Normal1"/>
        <w:tabs>
          <w:tab w:val="left" w:pos="5508"/>
        </w:tabs>
      </w:pPr>
      <w:r>
        <w:rPr>
          <w:b/>
          <w:sz w:val="23"/>
          <w:szCs w:val="23"/>
        </w:rPr>
        <w:t>DEBERES DE LOS FUNCIONARIOS DEL ESTABLECIMIENTO</w:t>
      </w:r>
    </w:p>
    <w:p w14:paraId="72151181" w14:textId="77777777" w:rsidR="000C4D4F" w:rsidRDefault="00EB507A">
      <w:pPr>
        <w:pStyle w:val="Normal1"/>
        <w:tabs>
          <w:tab w:val="left" w:pos="5508"/>
        </w:tabs>
      </w:pPr>
      <w:r>
        <w:t xml:space="preserve">Los actores principales para el cumplimiento del Manual de convivencia escolar son: </w:t>
      </w:r>
    </w:p>
    <w:p w14:paraId="2D4D7F5F" w14:textId="77777777" w:rsidR="000C4D4F" w:rsidRDefault="00EB507A">
      <w:pPr>
        <w:pStyle w:val="Normal1"/>
        <w:numPr>
          <w:ilvl w:val="0"/>
          <w:numId w:val="99"/>
        </w:numPr>
        <w:pBdr>
          <w:top w:val="nil"/>
          <w:left w:val="nil"/>
          <w:bottom w:val="nil"/>
          <w:right w:val="nil"/>
          <w:between w:val="nil"/>
        </w:pBdr>
        <w:tabs>
          <w:tab w:val="left" w:pos="5508"/>
        </w:tabs>
        <w:spacing w:after="0"/>
        <w:jc w:val="both"/>
        <w:rPr>
          <w:color w:val="000000"/>
        </w:rPr>
      </w:pPr>
      <w:r>
        <w:rPr>
          <w:color w:val="000000"/>
        </w:rPr>
        <w:t>Todos los funcionarios de la escuela son responsables de mantener la convivencia escolar.</w:t>
      </w:r>
    </w:p>
    <w:p w14:paraId="111C1C95" w14:textId="77777777" w:rsidR="000C4D4F" w:rsidRDefault="00EB507A">
      <w:pPr>
        <w:pStyle w:val="Normal1"/>
        <w:numPr>
          <w:ilvl w:val="0"/>
          <w:numId w:val="99"/>
        </w:numPr>
        <w:pBdr>
          <w:top w:val="nil"/>
          <w:left w:val="nil"/>
          <w:bottom w:val="nil"/>
          <w:right w:val="nil"/>
          <w:between w:val="nil"/>
        </w:pBdr>
        <w:tabs>
          <w:tab w:val="left" w:pos="5508"/>
        </w:tabs>
        <w:spacing w:after="0"/>
        <w:jc w:val="both"/>
        <w:rPr>
          <w:color w:val="000000"/>
        </w:rPr>
      </w:pPr>
      <w:r>
        <w:rPr>
          <w:color w:val="000000"/>
        </w:rPr>
        <w:t xml:space="preserve">Profesor de Asignatura quien debe hacer cumplir en los alumnos las normas de convivencia durante el desarrollo de la clase y fuera de ella. </w:t>
      </w:r>
    </w:p>
    <w:p w14:paraId="7E813506" w14:textId="77777777" w:rsidR="000C4D4F" w:rsidRDefault="00EB507A">
      <w:pPr>
        <w:pStyle w:val="Normal1"/>
        <w:numPr>
          <w:ilvl w:val="0"/>
          <w:numId w:val="99"/>
        </w:numPr>
        <w:pBdr>
          <w:top w:val="nil"/>
          <w:left w:val="nil"/>
          <w:bottom w:val="nil"/>
          <w:right w:val="nil"/>
          <w:between w:val="nil"/>
        </w:pBdr>
        <w:tabs>
          <w:tab w:val="left" w:pos="5508"/>
        </w:tabs>
        <w:spacing w:after="0"/>
        <w:jc w:val="both"/>
        <w:rPr>
          <w:color w:val="000000"/>
        </w:rPr>
      </w:pPr>
      <w:r>
        <w:rPr>
          <w:color w:val="000000"/>
        </w:rPr>
        <w:t>Respetar tanto las normas del establecimiento en que se desempeñan como los derechos de los estudiantes</w:t>
      </w:r>
    </w:p>
    <w:p w14:paraId="3DDC3086" w14:textId="77777777" w:rsidR="000C4D4F" w:rsidRDefault="00EB507A">
      <w:pPr>
        <w:pStyle w:val="Normal1"/>
        <w:numPr>
          <w:ilvl w:val="0"/>
          <w:numId w:val="99"/>
        </w:numPr>
        <w:pBdr>
          <w:top w:val="nil"/>
          <w:left w:val="nil"/>
          <w:bottom w:val="nil"/>
          <w:right w:val="nil"/>
          <w:between w:val="nil"/>
        </w:pBdr>
        <w:tabs>
          <w:tab w:val="left" w:pos="5508"/>
        </w:tabs>
        <w:jc w:val="both"/>
        <w:rPr>
          <w:color w:val="000000"/>
        </w:rPr>
      </w:pPr>
      <w:r>
        <w:rPr>
          <w:color w:val="000000"/>
        </w:rPr>
        <w:t>Tener un trato respetuoso y sin discriminación arbitraria con los estudiantes y demás miembros de la comunidad educativa.</w:t>
      </w:r>
    </w:p>
    <w:p w14:paraId="433E5C92" w14:textId="77777777" w:rsidR="000C4D4F" w:rsidRDefault="00EB507A">
      <w:pPr>
        <w:pStyle w:val="Normal1"/>
        <w:tabs>
          <w:tab w:val="left" w:pos="5508"/>
        </w:tabs>
        <w:rPr>
          <w:i/>
        </w:rPr>
      </w:pPr>
      <w:r>
        <w:rPr>
          <w:i/>
        </w:rPr>
        <w:t xml:space="preserve">Profesor </w:t>
      </w:r>
      <w:proofErr w:type="gramStart"/>
      <w:r>
        <w:rPr>
          <w:i/>
        </w:rPr>
        <w:t>Jefe</w:t>
      </w:r>
      <w:proofErr w:type="gramEnd"/>
      <w:r>
        <w:rPr>
          <w:i/>
        </w:rPr>
        <w:t xml:space="preserve">, quien debe:  </w:t>
      </w:r>
    </w:p>
    <w:p w14:paraId="4A72295A" w14:textId="77777777" w:rsidR="000C4D4F" w:rsidRDefault="00EB507A">
      <w:pPr>
        <w:pStyle w:val="Normal1"/>
        <w:numPr>
          <w:ilvl w:val="0"/>
          <w:numId w:val="100"/>
        </w:numPr>
        <w:pBdr>
          <w:top w:val="nil"/>
          <w:left w:val="nil"/>
          <w:bottom w:val="nil"/>
          <w:right w:val="nil"/>
          <w:between w:val="nil"/>
        </w:pBdr>
        <w:tabs>
          <w:tab w:val="left" w:pos="5508"/>
        </w:tabs>
        <w:spacing w:after="0"/>
        <w:jc w:val="both"/>
        <w:rPr>
          <w:color w:val="000000"/>
        </w:rPr>
      </w:pPr>
      <w:r>
        <w:rPr>
          <w:color w:val="000000"/>
        </w:rPr>
        <w:t xml:space="preserve">Informar y controlar el cumplimiento del Reglamento de Convivencia: </w:t>
      </w:r>
    </w:p>
    <w:p w14:paraId="18A93325" w14:textId="77777777" w:rsidR="000C4D4F" w:rsidRDefault="00EB507A">
      <w:pPr>
        <w:pStyle w:val="Normal1"/>
        <w:numPr>
          <w:ilvl w:val="0"/>
          <w:numId w:val="100"/>
        </w:numPr>
        <w:pBdr>
          <w:top w:val="nil"/>
          <w:left w:val="nil"/>
          <w:bottom w:val="nil"/>
          <w:right w:val="nil"/>
          <w:between w:val="nil"/>
        </w:pBdr>
        <w:tabs>
          <w:tab w:val="left" w:pos="5508"/>
        </w:tabs>
        <w:spacing w:after="0"/>
        <w:jc w:val="both"/>
        <w:rPr>
          <w:color w:val="000000"/>
        </w:rPr>
      </w:pPr>
      <w:r>
        <w:rPr>
          <w:color w:val="000000"/>
        </w:rPr>
        <w:t>Intervenir en los problemas de convivencia que afecten a los alumnos de su curso</w:t>
      </w:r>
    </w:p>
    <w:p w14:paraId="2E1BD6ED" w14:textId="77777777" w:rsidR="000C4D4F" w:rsidRDefault="00EB507A">
      <w:pPr>
        <w:pStyle w:val="Normal1"/>
        <w:numPr>
          <w:ilvl w:val="0"/>
          <w:numId w:val="100"/>
        </w:numPr>
        <w:pBdr>
          <w:top w:val="nil"/>
          <w:left w:val="nil"/>
          <w:bottom w:val="nil"/>
          <w:right w:val="nil"/>
          <w:between w:val="nil"/>
        </w:pBdr>
        <w:tabs>
          <w:tab w:val="left" w:pos="5508"/>
        </w:tabs>
        <w:jc w:val="both"/>
        <w:rPr>
          <w:color w:val="000000"/>
        </w:rPr>
      </w:pPr>
      <w:r>
        <w:rPr>
          <w:color w:val="000000"/>
        </w:rPr>
        <w:t xml:space="preserve">Informar a los apoderados en casos de faltas al Reglamento de Convivencia por parte de sus pupilos, para establecer las causas y determinar las sanciones según lo expuesto en el Manual. </w:t>
      </w:r>
    </w:p>
    <w:p w14:paraId="7D111CAF" w14:textId="77777777" w:rsidR="000C4D4F" w:rsidRDefault="00EB507A">
      <w:pPr>
        <w:pStyle w:val="Normal1"/>
        <w:tabs>
          <w:tab w:val="left" w:pos="5508"/>
        </w:tabs>
        <w:rPr>
          <w:i/>
        </w:rPr>
      </w:pPr>
      <w:r>
        <w:rPr>
          <w:i/>
        </w:rPr>
        <w:t xml:space="preserve">Inspector General quien debe:  </w:t>
      </w:r>
    </w:p>
    <w:p w14:paraId="14865692" w14:textId="77777777" w:rsidR="000C4D4F" w:rsidRDefault="00EB507A">
      <w:pPr>
        <w:pStyle w:val="Normal1"/>
        <w:numPr>
          <w:ilvl w:val="0"/>
          <w:numId w:val="101"/>
        </w:numPr>
        <w:pBdr>
          <w:top w:val="nil"/>
          <w:left w:val="nil"/>
          <w:bottom w:val="nil"/>
          <w:right w:val="nil"/>
          <w:between w:val="nil"/>
        </w:pBdr>
        <w:tabs>
          <w:tab w:val="left" w:pos="5508"/>
        </w:tabs>
        <w:spacing w:after="0"/>
        <w:jc w:val="both"/>
        <w:rPr>
          <w:color w:val="000000"/>
        </w:rPr>
      </w:pPr>
      <w:r>
        <w:rPr>
          <w:color w:val="000000"/>
        </w:rPr>
        <w:t xml:space="preserve">Controlar, junto a los profesores, el comportamiento de los alumnos dentro de la escuela. </w:t>
      </w:r>
    </w:p>
    <w:p w14:paraId="00B3CF39" w14:textId="77777777" w:rsidR="000C4D4F" w:rsidRDefault="00EB507A">
      <w:pPr>
        <w:pStyle w:val="Normal1"/>
        <w:numPr>
          <w:ilvl w:val="0"/>
          <w:numId w:val="101"/>
        </w:numPr>
        <w:pBdr>
          <w:top w:val="nil"/>
          <w:left w:val="nil"/>
          <w:bottom w:val="nil"/>
          <w:right w:val="nil"/>
          <w:between w:val="nil"/>
        </w:pBdr>
        <w:tabs>
          <w:tab w:val="left" w:pos="5508"/>
        </w:tabs>
        <w:spacing w:after="0"/>
        <w:jc w:val="both"/>
        <w:rPr>
          <w:color w:val="000000"/>
        </w:rPr>
      </w:pPr>
      <w:r>
        <w:rPr>
          <w:color w:val="000000"/>
        </w:rPr>
        <w:t xml:space="preserve">Aplicar medidas disciplinarias que sancionen el comportamiento inadecuado de un alumno en base al informe escrito en el libro de clases entregado por el profesor responsable de la actividad.  </w:t>
      </w:r>
    </w:p>
    <w:p w14:paraId="0D216952" w14:textId="77777777" w:rsidR="000C4D4F" w:rsidRDefault="00EB507A">
      <w:pPr>
        <w:pStyle w:val="Normal1"/>
        <w:numPr>
          <w:ilvl w:val="0"/>
          <w:numId w:val="101"/>
        </w:numPr>
        <w:pBdr>
          <w:top w:val="nil"/>
          <w:left w:val="nil"/>
          <w:bottom w:val="nil"/>
          <w:right w:val="nil"/>
          <w:between w:val="nil"/>
        </w:pBdr>
        <w:tabs>
          <w:tab w:val="left" w:pos="5508"/>
        </w:tabs>
        <w:spacing w:after="0"/>
        <w:jc w:val="both"/>
        <w:rPr>
          <w:color w:val="000000"/>
        </w:rPr>
      </w:pPr>
      <w:r>
        <w:rPr>
          <w:color w:val="000000"/>
        </w:rPr>
        <w:t xml:space="preserve">Ejecutar las resoluciones respecto de sanciones como suspensión de clases, matrícula condicional, etc. En conjunto con el profesor jefe. </w:t>
      </w:r>
    </w:p>
    <w:p w14:paraId="55D21753" w14:textId="77777777" w:rsidR="000C4D4F" w:rsidRDefault="00EB507A">
      <w:pPr>
        <w:pStyle w:val="Normal1"/>
        <w:numPr>
          <w:ilvl w:val="0"/>
          <w:numId w:val="101"/>
        </w:numPr>
        <w:pBdr>
          <w:top w:val="nil"/>
          <w:left w:val="nil"/>
          <w:bottom w:val="nil"/>
          <w:right w:val="nil"/>
          <w:between w:val="nil"/>
        </w:pBdr>
        <w:tabs>
          <w:tab w:val="left" w:pos="5508"/>
        </w:tabs>
        <w:jc w:val="both"/>
        <w:rPr>
          <w:color w:val="000000"/>
        </w:rPr>
      </w:pPr>
      <w:r>
        <w:rPr>
          <w:color w:val="000000"/>
        </w:rPr>
        <w:lastRenderedPageBreak/>
        <w:t xml:space="preserve"> Confeccionar y distribuir documentos escritos de suspensión, condicionalidad y otros. </w:t>
      </w:r>
    </w:p>
    <w:p w14:paraId="77D5BAC1" w14:textId="77777777" w:rsidR="000C4D4F" w:rsidRDefault="00EB507A">
      <w:pPr>
        <w:pStyle w:val="Normal1"/>
        <w:tabs>
          <w:tab w:val="left" w:pos="5508"/>
        </w:tabs>
        <w:rPr>
          <w:i/>
        </w:rPr>
      </w:pPr>
      <w:r>
        <w:rPr>
          <w:i/>
        </w:rPr>
        <w:t xml:space="preserve">Director/a, quien debe:  </w:t>
      </w:r>
    </w:p>
    <w:p w14:paraId="5D6A8056" w14:textId="77777777" w:rsidR="000C4D4F" w:rsidRDefault="00EB507A">
      <w:pPr>
        <w:pStyle w:val="Normal1"/>
        <w:numPr>
          <w:ilvl w:val="0"/>
          <w:numId w:val="103"/>
        </w:numPr>
        <w:pBdr>
          <w:top w:val="nil"/>
          <w:left w:val="nil"/>
          <w:bottom w:val="nil"/>
          <w:right w:val="nil"/>
          <w:between w:val="nil"/>
        </w:pBdr>
        <w:tabs>
          <w:tab w:val="left" w:pos="5508"/>
        </w:tabs>
        <w:jc w:val="both"/>
        <w:rPr>
          <w:color w:val="000000"/>
        </w:rPr>
      </w:pPr>
      <w:r>
        <w:rPr>
          <w:color w:val="000000"/>
        </w:rPr>
        <w:t xml:space="preserve">Ratificar o modificar, en conjunto con el </w:t>
      </w:r>
      <w:proofErr w:type="gramStart"/>
      <w:r>
        <w:rPr>
          <w:color w:val="000000"/>
        </w:rPr>
        <w:t>Jefe</w:t>
      </w:r>
      <w:proofErr w:type="gramEnd"/>
      <w:r>
        <w:rPr>
          <w:color w:val="000000"/>
        </w:rPr>
        <w:t xml:space="preserve"> técnico, Inspector General, el consejo de profesores, el Profesor Jefe y la Psicóloga, la solicitud de cancelación de matrícula presentada por el Consejo de Profesores.</w:t>
      </w:r>
    </w:p>
    <w:p w14:paraId="29CF1F35" w14:textId="77777777" w:rsidR="000C4D4F" w:rsidRDefault="00EB507A">
      <w:pPr>
        <w:pStyle w:val="Normal1"/>
        <w:jc w:val="center"/>
        <w:rPr>
          <w:sz w:val="23"/>
          <w:szCs w:val="23"/>
        </w:rPr>
      </w:pPr>
      <w:r>
        <w:rPr>
          <w:b/>
          <w:sz w:val="23"/>
          <w:szCs w:val="23"/>
        </w:rPr>
        <w:t>NORMAS TÉCNICO ADMINISTRATIVAS SOBRE ESTRUCTURA Y FUNCIONAMIENTO GENERAL DEL ESTABLECIMIENTO</w:t>
      </w:r>
    </w:p>
    <w:p w14:paraId="09ECF825" w14:textId="77777777" w:rsidR="000C4D4F" w:rsidRDefault="00EB507A">
      <w:pPr>
        <w:pStyle w:val="Normal1"/>
        <w:rPr>
          <w:sz w:val="23"/>
          <w:szCs w:val="23"/>
        </w:rPr>
      </w:pPr>
      <w:r>
        <w:rPr>
          <w:b/>
          <w:sz w:val="23"/>
          <w:szCs w:val="23"/>
        </w:rPr>
        <w:t xml:space="preserve"> NIVEL TRANSICIÓN I Y II</w:t>
      </w:r>
      <w:r>
        <w:rPr>
          <w:sz w:val="23"/>
          <w:szCs w:val="23"/>
        </w:rPr>
        <w:t>:</w:t>
      </w:r>
    </w:p>
    <w:tbl>
      <w:tblPr>
        <w:tblStyle w:val="a1"/>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71"/>
        <w:gridCol w:w="2338"/>
        <w:gridCol w:w="1664"/>
        <w:gridCol w:w="1347"/>
      </w:tblGrid>
      <w:tr w:rsidR="000C4D4F" w14:paraId="35BEFBD5" w14:textId="77777777">
        <w:trPr>
          <w:cantSplit/>
          <w:trHeight w:val="284"/>
          <w:tblHeader/>
        </w:trPr>
        <w:tc>
          <w:tcPr>
            <w:tcW w:w="3371" w:type="dxa"/>
          </w:tcPr>
          <w:p w14:paraId="62F851C8" w14:textId="77777777" w:rsidR="000C4D4F" w:rsidRDefault="00EB507A">
            <w:pPr>
              <w:pStyle w:val="Normal1"/>
              <w:jc w:val="center"/>
              <w:rPr>
                <w:b/>
              </w:rPr>
            </w:pPr>
            <w:r>
              <w:rPr>
                <w:b/>
              </w:rPr>
              <w:t>Nivel</w:t>
            </w:r>
          </w:p>
        </w:tc>
        <w:tc>
          <w:tcPr>
            <w:tcW w:w="2338" w:type="dxa"/>
          </w:tcPr>
          <w:p w14:paraId="6B665FE6" w14:textId="77777777" w:rsidR="000C4D4F" w:rsidRDefault="00EB507A">
            <w:pPr>
              <w:pStyle w:val="Normal1"/>
              <w:jc w:val="center"/>
              <w:rPr>
                <w:b/>
              </w:rPr>
            </w:pPr>
            <w:proofErr w:type="spellStart"/>
            <w:r>
              <w:rPr>
                <w:b/>
              </w:rPr>
              <w:t>Educadora</w:t>
            </w:r>
            <w:proofErr w:type="spellEnd"/>
            <w:r>
              <w:rPr>
                <w:b/>
              </w:rPr>
              <w:t xml:space="preserve"> de </w:t>
            </w:r>
            <w:proofErr w:type="spellStart"/>
            <w:r>
              <w:rPr>
                <w:b/>
              </w:rPr>
              <w:t>párvulos</w:t>
            </w:r>
            <w:proofErr w:type="spellEnd"/>
            <w:r>
              <w:rPr>
                <w:b/>
              </w:rPr>
              <w:t xml:space="preserve"> </w:t>
            </w:r>
          </w:p>
        </w:tc>
        <w:tc>
          <w:tcPr>
            <w:tcW w:w="1664" w:type="dxa"/>
          </w:tcPr>
          <w:p w14:paraId="5179F4D6" w14:textId="77777777" w:rsidR="000C4D4F" w:rsidRDefault="00EB507A">
            <w:pPr>
              <w:pStyle w:val="Normal1"/>
              <w:jc w:val="center"/>
              <w:rPr>
                <w:b/>
              </w:rPr>
            </w:pPr>
            <w:proofErr w:type="spellStart"/>
            <w:r>
              <w:rPr>
                <w:b/>
              </w:rPr>
              <w:t>Asistente</w:t>
            </w:r>
            <w:proofErr w:type="spellEnd"/>
          </w:p>
        </w:tc>
        <w:tc>
          <w:tcPr>
            <w:tcW w:w="1347" w:type="dxa"/>
          </w:tcPr>
          <w:p w14:paraId="4EB2A05D" w14:textId="77777777" w:rsidR="000C4D4F" w:rsidRDefault="00EB507A">
            <w:pPr>
              <w:pStyle w:val="Normal1"/>
              <w:jc w:val="center"/>
              <w:rPr>
                <w:b/>
              </w:rPr>
            </w:pPr>
            <w:proofErr w:type="spellStart"/>
            <w:r>
              <w:rPr>
                <w:b/>
              </w:rPr>
              <w:t>Capacidad</w:t>
            </w:r>
            <w:proofErr w:type="spellEnd"/>
          </w:p>
        </w:tc>
      </w:tr>
      <w:tr w:rsidR="000C4D4F" w14:paraId="767D4064" w14:textId="77777777">
        <w:trPr>
          <w:cantSplit/>
          <w:trHeight w:val="284"/>
          <w:tblHeader/>
        </w:trPr>
        <w:tc>
          <w:tcPr>
            <w:tcW w:w="3371" w:type="dxa"/>
          </w:tcPr>
          <w:p w14:paraId="7ACFF15E" w14:textId="77777777" w:rsidR="000C4D4F" w:rsidRDefault="00EB507A">
            <w:pPr>
              <w:pStyle w:val="Normal1"/>
            </w:pPr>
            <w:r>
              <w:t xml:space="preserve">Nivel </w:t>
            </w:r>
            <w:proofErr w:type="spellStart"/>
            <w:r>
              <w:t>Transición</w:t>
            </w:r>
            <w:proofErr w:type="spellEnd"/>
            <w:r>
              <w:t xml:space="preserve"> I</w:t>
            </w:r>
          </w:p>
        </w:tc>
        <w:tc>
          <w:tcPr>
            <w:tcW w:w="2338" w:type="dxa"/>
          </w:tcPr>
          <w:p w14:paraId="166B9EEF" w14:textId="77777777" w:rsidR="000C4D4F" w:rsidRDefault="00EB507A">
            <w:pPr>
              <w:pStyle w:val="Normal1"/>
              <w:jc w:val="center"/>
            </w:pPr>
            <w:r>
              <w:t>1</w:t>
            </w:r>
          </w:p>
        </w:tc>
        <w:tc>
          <w:tcPr>
            <w:tcW w:w="1664" w:type="dxa"/>
          </w:tcPr>
          <w:p w14:paraId="39BCED00" w14:textId="77777777" w:rsidR="000C4D4F" w:rsidRDefault="00EB507A">
            <w:pPr>
              <w:pStyle w:val="Normal1"/>
              <w:jc w:val="center"/>
            </w:pPr>
            <w:r>
              <w:t>1</w:t>
            </w:r>
          </w:p>
        </w:tc>
        <w:tc>
          <w:tcPr>
            <w:tcW w:w="1347" w:type="dxa"/>
          </w:tcPr>
          <w:p w14:paraId="1FDCD8FE" w14:textId="77777777" w:rsidR="000C4D4F" w:rsidRDefault="00EB507A">
            <w:pPr>
              <w:pStyle w:val="Normal1"/>
            </w:pPr>
            <w:r>
              <w:t>35</w:t>
            </w:r>
          </w:p>
        </w:tc>
      </w:tr>
      <w:tr w:rsidR="000C4D4F" w14:paraId="6C7179F4" w14:textId="77777777">
        <w:trPr>
          <w:cantSplit/>
          <w:trHeight w:val="284"/>
          <w:tblHeader/>
        </w:trPr>
        <w:tc>
          <w:tcPr>
            <w:tcW w:w="3371" w:type="dxa"/>
          </w:tcPr>
          <w:p w14:paraId="3E1C3E67" w14:textId="77777777" w:rsidR="000C4D4F" w:rsidRDefault="00EB507A">
            <w:pPr>
              <w:pStyle w:val="Normal1"/>
            </w:pPr>
            <w:r>
              <w:t xml:space="preserve">Nivel </w:t>
            </w:r>
            <w:proofErr w:type="spellStart"/>
            <w:r>
              <w:t>Transición</w:t>
            </w:r>
            <w:proofErr w:type="spellEnd"/>
            <w:r>
              <w:t xml:space="preserve"> II</w:t>
            </w:r>
          </w:p>
        </w:tc>
        <w:tc>
          <w:tcPr>
            <w:tcW w:w="2338" w:type="dxa"/>
          </w:tcPr>
          <w:p w14:paraId="5C92DBD8" w14:textId="77777777" w:rsidR="000C4D4F" w:rsidRDefault="00EB507A">
            <w:pPr>
              <w:pStyle w:val="Normal1"/>
              <w:jc w:val="center"/>
            </w:pPr>
            <w:r>
              <w:t>1</w:t>
            </w:r>
          </w:p>
        </w:tc>
        <w:tc>
          <w:tcPr>
            <w:tcW w:w="1664" w:type="dxa"/>
          </w:tcPr>
          <w:p w14:paraId="0908D2ED" w14:textId="77777777" w:rsidR="000C4D4F" w:rsidRDefault="00EB507A">
            <w:pPr>
              <w:pStyle w:val="Normal1"/>
              <w:jc w:val="center"/>
            </w:pPr>
            <w:r>
              <w:t>1</w:t>
            </w:r>
          </w:p>
        </w:tc>
        <w:tc>
          <w:tcPr>
            <w:tcW w:w="1347" w:type="dxa"/>
          </w:tcPr>
          <w:p w14:paraId="32907F54" w14:textId="77777777" w:rsidR="000C4D4F" w:rsidRDefault="00EB507A">
            <w:pPr>
              <w:pStyle w:val="Normal1"/>
            </w:pPr>
            <w:r>
              <w:t>35</w:t>
            </w:r>
          </w:p>
        </w:tc>
      </w:tr>
    </w:tbl>
    <w:p w14:paraId="58606792" w14:textId="77777777" w:rsidR="000C4D4F" w:rsidRDefault="00EB507A">
      <w:pPr>
        <w:pStyle w:val="Normal1"/>
        <w:rPr>
          <w:sz w:val="23"/>
          <w:szCs w:val="23"/>
        </w:rPr>
      </w:pPr>
      <w:r>
        <w:rPr>
          <w:b/>
          <w:sz w:val="23"/>
          <w:szCs w:val="23"/>
        </w:rPr>
        <w:t>EDUCACIÓN BÁSICA</w:t>
      </w:r>
      <w:r>
        <w:rPr>
          <w:sz w:val="23"/>
          <w:szCs w:val="23"/>
        </w:rPr>
        <w:t>:</w:t>
      </w:r>
    </w:p>
    <w:tbl>
      <w:tblPr>
        <w:tblStyle w:val="a2"/>
        <w:tblW w:w="53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1823"/>
      </w:tblGrid>
      <w:tr w:rsidR="000C4D4F" w14:paraId="238070CB" w14:textId="77777777">
        <w:trPr>
          <w:cantSplit/>
          <w:trHeight w:val="284"/>
          <w:tblHeader/>
        </w:trPr>
        <w:tc>
          <w:tcPr>
            <w:tcW w:w="3510" w:type="dxa"/>
          </w:tcPr>
          <w:p w14:paraId="05723578" w14:textId="77777777" w:rsidR="000C4D4F" w:rsidRDefault="00EB507A">
            <w:pPr>
              <w:pStyle w:val="Normal1"/>
              <w:jc w:val="center"/>
              <w:rPr>
                <w:b/>
              </w:rPr>
            </w:pPr>
            <w:proofErr w:type="spellStart"/>
            <w:r>
              <w:rPr>
                <w:b/>
              </w:rPr>
              <w:t>Curso</w:t>
            </w:r>
            <w:proofErr w:type="spellEnd"/>
          </w:p>
        </w:tc>
        <w:tc>
          <w:tcPr>
            <w:tcW w:w="1823" w:type="dxa"/>
          </w:tcPr>
          <w:p w14:paraId="0979DF84" w14:textId="77777777" w:rsidR="000C4D4F" w:rsidRDefault="00EB507A">
            <w:pPr>
              <w:pStyle w:val="Normal1"/>
              <w:jc w:val="center"/>
              <w:rPr>
                <w:b/>
              </w:rPr>
            </w:pPr>
            <w:proofErr w:type="spellStart"/>
            <w:r>
              <w:rPr>
                <w:b/>
              </w:rPr>
              <w:t>Capacidad</w:t>
            </w:r>
            <w:proofErr w:type="spellEnd"/>
          </w:p>
        </w:tc>
      </w:tr>
      <w:tr w:rsidR="000C4D4F" w14:paraId="6EDE9ED8" w14:textId="77777777">
        <w:trPr>
          <w:cantSplit/>
          <w:trHeight w:val="284"/>
          <w:tblHeader/>
        </w:trPr>
        <w:tc>
          <w:tcPr>
            <w:tcW w:w="3510" w:type="dxa"/>
          </w:tcPr>
          <w:p w14:paraId="1173EB2C" w14:textId="77777777" w:rsidR="000C4D4F" w:rsidRDefault="00EB507A">
            <w:pPr>
              <w:pStyle w:val="Normal1"/>
            </w:pPr>
            <w:r>
              <w:t xml:space="preserve">1° </w:t>
            </w:r>
            <w:proofErr w:type="spellStart"/>
            <w:r>
              <w:t>Básico</w:t>
            </w:r>
            <w:proofErr w:type="spellEnd"/>
          </w:p>
        </w:tc>
        <w:tc>
          <w:tcPr>
            <w:tcW w:w="1823" w:type="dxa"/>
          </w:tcPr>
          <w:p w14:paraId="2711BF24" w14:textId="77777777" w:rsidR="000C4D4F" w:rsidRDefault="00EB507A">
            <w:pPr>
              <w:pStyle w:val="Normal1"/>
              <w:jc w:val="center"/>
            </w:pPr>
            <w:r>
              <w:t>45</w:t>
            </w:r>
          </w:p>
        </w:tc>
      </w:tr>
      <w:tr w:rsidR="000C4D4F" w14:paraId="608104D2" w14:textId="77777777">
        <w:trPr>
          <w:cantSplit/>
          <w:trHeight w:val="284"/>
          <w:tblHeader/>
        </w:trPr>
        <w:tc>
          <w:tcPr>
            <w:tcW w:w="3510" w:type="dxa"/>
          </w:tcPr>
          <w:p w14:paraId="6D80AB58" w14:textId="77777777" w:rsidR="000C4D4F" w:rsidRDefault="00EB507A">
            <w:pPr>
              <w:pStyle w:val="Normal1"/>
            </w:pPr>
            <w:r>
              <w:t xml:space="preserve">2° </w:t>
            </w:r>
            <w:proofErr w:type="spellStart"/>
            <w:r>
              <w:t>Básico</w:t>
            </w:r>
            <w:proofErr w:type="spellEnd"/>
          </w:p>
        </w:tc>
        <w:tc>
          <w:tcPr>
            <w:tcW w:w="1823" w:type="dxa"/>
          </w:tcPr>
          <w:p w14:paraId="7C3A37F1" w14:textId="77777777" w:rsidR="000C4D4F" w:rsidRDefault="00EB507A">
            <w:pPr>
              <w:pStyle w:val="Normal1"/>
              <w:jc w:val="center"/>
            </w:pPr>
            <w:r>
              <w:t>45</w:t>
            </w:r>
          </w:p>
        </w:tc>
      </w:tr>
      <w:tr w:rsidR="000C4D4F" w14:paraId="08179354" w14:textId="77777777">
        <w:trPr>
          <w:cantSplit/>
          <w:trHeight w:val="284"/>
          <w:tblHeader/>
        </w:trPr>
        <w:tc>
          <w:tcPr>
            <w:tcW w:w="3510" w:type="dxa"/>
          </w:tcPr>
          <w:p w14:paraId="50A2D843" w14:textId="77777777" w:rsidR="000C4D4F" w:rsidRDefault="00EB507A">
            <w:pPr>
              <w:pStyle w:val="Normal1"/>
            </w:pPr>
            <w:r>
              <w:t xml:space="preserve">3° </w:t>
            </w:r>
            <w:proofErr w:type="spellStart"/>
            <w:r>
              <w:t>Básico</w:t>
            </w:r>
            <w:proofErr w:type="spellEnd"/>
          </w:p>
        </w:tc>
        <w:tc>
          <w:tcPr>
            <w:tcW w:w="1823" w:type="dxa"/>
          </w:tcPr>
          <w:p w14:paraId="124F525E" w14:textId="77777777" w:rsidR="000C4D4F" w:rsidRDefault="00EB507A">
            <w:pPr>
              <w:pStyle w:val="Normal1"/>
              <w:jc w:val="center"/>
            </w:pPr>
            <w:r>
              <w:t>45</w:t>
            </w:r>
          </w:p>
        </w:tc>
      </w:tr>
      <w:tr w:rsidR="000C4D4F" w14:paraId="09A6DCEB" w14:textId="77777777">
        <w:trPr>
          <w:cantSplit/>
          <w:trHeight w:val="284"/>
          <w:tblHeader/>
        </w:trPr>
        <w:tc>
          <w:tcPr>
            <w:tcW w:w="3510" w:type="dxa"/>
          </w:tcPr>
          <w:p w14:paraId="0B7BB351" w14:textId="77777777" w:rsidR="000C4D4F" w:rsidRDefault="00EB507A">
            <w:pPr>
              <w:pStyle w:val="Normal1"/>
            </w:pPr>
            <w:r>
              <w:t xml:space="preserve">4° </w:t>
            </w:r>
            <w:proofErr w:type="spellStart"/>
            <w:r>
              <w:t>Básico</w:t>
            </w:r>
            <w:proofErr w:type="spellEnd"/>
          </w:p>
        </w:tc>
        <w:tc>
          <w:tcPr>
            <w:tcW w:w="1823" w:type="dxa"/>
          </w:tcPr>
          <w:p w14:paraId="239AEDF0" w14:textId="77777777" w:rsidR="000C4D4F" w:rsidRDefault="00EB507A">
            <w:pPr>
              <w:pStyle w:val="Normal1"/>
              <w:jc w:val="center"/>
            </w:pPr>
            <w:r>
              <w:t>45</w:t>
            </w:r>
          </w:p>
        </w:tc>
      </w:tr>
      <w:tr w:rsidR="000C4D4F" w14:paraId="63DF7240" w14:textId="77777777">
        <w:trPr>
          <w:cantSplit/>
          <w:trHeight w:val="284"/>
          <w:tblHeader/>
        </w:trPr>
        <w:tc>
          <w:tcPr>
            <w:tcW w:w="3510" w:type="dxa"/>
          </w:tcPr>
          <w:p w14:paraId="6175D6D8" w14:textId="77777777" w:rsidR="000C4D4F" w:rsidRDefault="00EB507A">
            <w:pPr>
              <w:pStyle w:val="Normal1"/>
            </w:pPr>
            <w:r>
              <w:t xml:space="preserve">5° </w:t>
            </w:r>
            <w:proofErr w:type="spellStart"/>
            <w:r>
              <w:t>Básico</w:t>
            </w:r>
            <w:proofErr w:type="spellEnd"/>
          </w:p>
        </w:tc>
        <w:tc>
          <w:tcPr>
            <w:tcW w:w="1823" w:type="dxa"/>
          </w:tcPr>
          <w:p w14:paraId="00C01482" w14:textId="77777777" w:rsidR="000C4D4F" w:rsidRDefault="00EB507A">
            <w:pPr>
              <w:pStyle w:val="Normal1"/>
              <w:jc w:val="center"/>
            </w:pPr>
            <w:r>
              <w:t>45</w:t>
            </w:r>
          </w:p>
        </w:tc>
      </w:tr>
      <w:tr w:rsidR="000C4D4F" w14:paraId="4371041D" w14:textId="77777777">
        <w:trPr>
          <w:cantSplit/>
          <w:trHeight w:val="284"/>
          <w:tblHeader/>
        </w:trPr>
        <w:tc>
          <w:tcPr>
            <w:tcW w:w="3510" w:type="dxa"/>
          </w:tcPr>
          <w:p w14:paraId="0E2EF5D8" w14:textId="77777777" w:rsidR="000C4D4F" w:rsidRDefault="00EB507A">
            <w:pPr>
              <w:pStyle w:val="Normal1"/>
            </w:pPr>
            <w:r>
              <w:t xml:space="preserve">6° </w:t>
            </w:r>
            <w:proofErr w:type="spellStart"/>
            <w:r>
              <w:t>Básico</w:t>
            </w:r>
            <w:proofErr w:type="spellEnd"/>
          </w:p>
        </w:tc>
        <w:tc>
          <w:tcPr>
            <w:tcW w:w="1823" w:type="dxa"/>
          </w:tcPr>
          <w:p w14:paraId="3A9A1053" w14:textId="77777777" w:rsidR="000C4D4F" w:rsidRDefault="00EB507A">
            <w:pPr>
              <w:pStyle w:val="Normal1"/>
              <w:jc w:val="center"/>
            </w:pPr>
            <w:r>
              <w:t>45</w:t>
            </w:r>
          </w:p>
        </w:tc>
      </w:tr>
      <w:tr w:rsidR="000C4D4F" w14:paraId="14FFB25B" w14:textId="77777777">
        <w:trPr>
          <w:cantSplit/>
          <w:trHeight w:val="284"/>
          <w:tblHeader/>
        </w:trPr>
        <w:tc>
          <w:tcPr>
            <w:tcW w:w="3510" w:type="dxa"/>
          </w:tcPr>
          <w:p w14:paraId="61B79CB5" w14:textId="77777777" w:rsidR="000C4D4F" w:rsidRDefault="00EB507A">
            <w:pPr>
              <w:pStyle w:val="Normal1"/>
            </w:pPr>
            <w:r>
              <w:t xml:space="preserve">7° </w:t>
            </w:r>
            <w:proofErr w:type="spellStart"/>
            <w:r>
              <w:t>Básico</w:t>
            </w:r>
            <w:proofErr w:type="spellEnd"/>
          </w:p>
        </w:tc>
        <w:tc>
          <w:tcPr>
            <w:tcW w:w="1823" w:type="dxa"/>
          </w:tcPr>
          <w:p w14:paraId="5C03B33A" w14:textId="77777777" w:rsidR="000C4D4F" w:rsidRDefault="00EB507A">
            <w:pPr>
              <w:pStyle w:val="Normal1"/>
              <w:jc w:val="center"/>
            </w:pPr>
            <w:r>
              <w:t>30</w:t>
            </w:r>
          </w:p>
        </w:tc>
      </w:tr>
      <w:tr w:rsidR="000C4D4F" w14:paraId="2C47C4F3" w14:textId="77777777">
        <w:trPr>
          <w:cantSplit/>
          <w:trHeight w:val="284"/>
          <w:tblHeader/>
        </w:trPr>
        <w:tc>
          <w:tcPr>
            <w:tcW w:w="3510" w:type="dxa"/>
          </w:tcPr>
          <w:p w14:paraId="306A1152" w14:textId="77777777" w:rsidR="000C4D4F" w:rsidRDefault="00EB507A">
            <w:pPr>
              <w:pStyle w:val="Normal1"/>
            </w:pPr>
            <w:r>
              <w:t xml:space="preserve">7° </w:t>
            </w:r>
            <w:proofErr w:type="spellStart"/>
            <w:r>
              <w:t>Básico</w:t>
            </w:r>
            <w:proofErr w:type="spellEnd"/>
          </w:p>
        </w:tc>
        <w:tc>
          <w:tcPr>
            <w:tcW w:w="1823" w:type="dxa"/>
          </w:tcPr>
          <w:p w14:paraId="70273C78" w14:textId="77777777" w:rsidR="000C4D4F" w:rsidRDefault="00EB507A">
            <w:pPr>
              <w:pStyle w:val="Normal1"/>
              <w:jc w:val="center"/>
            </w:pPr>
            <w:r>
              <w:t>30</w:t>
            </w:r>
          </w:p>
        </w:tc>
      </w:tr>
      <w:tr w:rsidR="000C4D4F" w14:paraId="75C204C4" w14:textId="77777777">
        <w:trPr>
          <w:cantSplit/>
          <w:trHeight w:val="284"/>
          <w:tblHeader/>
        </w:trPr>
        <w:tc>
          <w:tcPr>
            <w:tcW w:w="3510" w:type="dxa"/>
          </w:tcPr>
          <w:p w14:paraId="585B73C5" w14:textId="77777777" w:rsidR="000C4D4F" w:rsidRDefault="00EB507A">
            <w:pPr>
              <w:pStyle w:val="Normal1"/>
            </w:pPr>
            <w:r>
              <w:t xml:space="preserve">8° </w:t>
            </w:r>
            <w:proofErr w:type="spellStart"/>
            <w:r>
              <w:t>Básico</w:t>
            </w:r>
            <w:proofErr w:type="spellEnd"/>
          </w:p>
        </w:tc>
        <w:tc>
          <w:tcPr>
            <w:tcW w:w="1823" w:type="dxa"/>
          </w:tcPr>
          <w:p w14:paraId="47753012" w14:textId="77777777" w:rsidR="000C4D4F" w:rsidRDefault="00EB507A">
            <w:pPr>
              <w:pStyle w:val="Normal1"/>
              <w:jc w:val="center"/>
            </w:pPr>
            <w:r>
              <w:t>30</w:t>
            </w:r>
          </w:p>
        </w:tc>
      </w:tr>
      <w:tr w:rsidR="000C4D4F" w14:paraId="317EC7F2" w14:textId="77777777">
        <w:trPr>
          <w:cantSplit/>
          <w:trHeight w:val="284"/>
          <w:tblHeader/>
        </w:trPr>
        <w:tc>
          <w:tcPr>
            <w:tcW w:w="3510" w:type="dxa"/>
          </w:tcPr>
          <w:p w14:paraId="2F3DD86D" w14:textId="77777777" w:rsidR="000C4D4F" w:rsidRDefault="00EB507A">
            <w:pPr>
              <w:pStyle w:val="Normal1"/>
            </w:pPr>
            <w:r>
              <w:t xml:space="preserve">8° </w:t>
            </w:r>
            <w:proofErr w:type="spellStart"/>
            <w:r>
              <w:t>Básico</w:t>
            </w:r>
            <w:proofErr w:type="spellEnd"/>
          </w:p>
        </w:tc>
        <w:tc>
          <w:tcPr>
            <w:tcW w:w="1823" w:type="dxa"/>
          </w:tcPr>
          <w:p w14:paraId="72A4A5EF" w14:textId="77777777" w:rsidR="000C4D4F" w:rsidRDefault="00EB507A">
            <w:pPr>
              <w:pStyle w:val="Normal1"/>
              <w:jc w:val="center"/>
            </w:pPr>
            <w:r>
              <w:t>30</w:t>
            </w:r>
          </w:p>
        </w:tc>
      </w:tr>
    </w:tbl>
    <w:p w14:paraId="67C96E25" w14:textId="77777777" w:rsidR="000C4D4F" w:rsidRDefault="000C4D4F">
      <w:pPr>
        <w:pStyle w:val="Normal1"/>
        <w:rPr>
          <w:b/>
        </w:rPr>
      </w:pPr>
    </w:p>
    <w:p w14:paraId="35937C7A" w14:textId="77777777" w:rsidR="000C4D4F" w:rsidRDefault="00EB507A">
      <w:pPr>
        <w:pStyle w:val="Normal1"/>
        <w:jc w:val="center"/>
        <w:rPr>
          <w:b/>
          <w:sz w:val="23"/>
          <w:szCs w:val="23"/>
        </w:rPr>
      </w:pPr>
      <w:r>
        <w:rPr>
          <w:b/>
          <w:sz w:val="23"/>
          <w:szCs w:val="23"/>
        </w:rPr>
        <w:t>REGIMEN DE JORNADA ESCOLAR</w:t>
      </w:r>
    </w:p>
    <w:p w14:paraId="761B1189" w14:textId="77777777" w:rsidR="000C4D4F" w:rsidRDefault="00EB507A">
      <w:pPr>
        <w:pStyle w:val="Normal1"/>
        <w:rPr>
          <w:b/>
          <w:sz w:val="23"/>
          <w:szCs w:val="23"/>
        </w:rPr>
      </w:pPr>
      <w:r>
        <w:rPr>
          <w:b/>
          <w:sz w:val="23"/>
          <w:szCs w:val="23"/>
        </w:rPr>
        <w:t xml:space="preserve">HORARIOS </w:t>
      </w:r>
    </w:p>
    <w:tbl>
      <w:tblPr>
        <w:tblStyle w:val="a3"/>
        <w:tblW w:w="9050"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2"/>
        <w:gridCol w:w="6028"/>
      </w:tblGrid>
      <w:tr w:rsidR="000C4D4F" w14:paraId="52C50DD5" w14:textId="77777777">
        <w:trPr>
          <w:cantSplit/>
          <w:tblHeader/>
        </w:trPr>
        <w:tc>
          <w:tcPr>
            <w:tcW w:w="9050" w:type="dxa"/>
            <w:gridSpan w:val="2"/>
          </w:tcPr>
          <w:p w14:paraId="077C9DF9" w14:textId="77777777" w:rsidR="000C4D4F" w:rsidRPr="001C4123" w:rsidRDefault="00EB507A">
            <w:pPr>
              <w:pStyle w:val="Normal1"/>
              <w:pBdr>
                <w:top w:val="nil"/>
                <w:left w:val="nil"/>
                <w:bottom w:val="nil"/>
                <w:right w:val="nil"/>
                <w:between w:val="nil"/>
              </w:pBdr>
              <w:ind w:left="1280" w:hanging="428"/>
              <w:jc w:val="center"/>
              <w:rPr>
                <w:b/>
                <w:color w:val="000000"/>
                <w:sz w:val="23"/>
                <w:szCs w:val="23"/>
                <w:lang w:val="es-CL"/>
              </w:rPr>
            </w:pPr>
            <w:r w:rsidRPr="001C4123">
              <w:rPr>
                <w:b/>
                <w:color w:val="000000"/>
                <w:sz w:val="23"/>
                <w:szCs w:val="23"/>
                <w:lang w:val="es-CL"/>
              </w:rPr>
              <w:t>HORARIO DE FUNCIONAMIENTO DEL ESTABLECIMIENTO EN GENERAL</w:t>
            </w:r>
          </w:p>
        </w:tc>
      </w:tr>
      <w:tr w:rsidR="000C4D4F" w14:paraId="6AB1F6C6" w14:textId="77777777">
        <w:trPr>
          <w:cantSplit/>
          <w:tblHeader/>
        </w:trPr>
        <w:tc>
          <w:tcPr>
            <w:tcW w:w="3022" w:type="dxa"/>
          </w:tcPr>
          <w:p w14:paraId="6CB07CF1" w14:textId="77777777" w:rsidR="000C4D4F" w:rsidRDefault="00EB507A">
            <w:pPr>
              <w:pStyle w:val="Normal1"/>
              <w:pBdr>
                <w:top w:val="nil"/>
                <w:left w:val="nil"/>
                <w:bottom w:val="nil"/>
                <w:right w:val="nil"/>
                <w:between w:val="nil"/>
              </w:pBdr>
              <w:ind w:left="-180" w:firstLine="180"/>
              <w:rPr>
                <w:color w:val="000000"/>
              </w:rPr>
            </w:pPr>
            <w:r>
              <w:rPr>
                <w:color w:val="000000"/>
              </w:rPr>
              <w:t>8:00</w:t>
            </w:r>
          </w:p>
        </w:tc>
        <w:tc>
          <w:tcPr>
            <w:tcW w:w="6028" w:type="dxa"/>
          </w:tcPr>
          <w:p w14:paraId="49B61E37" w14:textId="77777777" w:rsidR="000C4D4F" w:rsidRDefault="00EB507A">
            <w:pPr>
              <w:pStyle w:val="Normal1"/>
              <w:pBdr>
                <w:top w:val="nil"/>
                <w:left w:val="nil"/>
                <w:bottom w:val="nil"/>
                <w:right w:val="nil"/>
                <w:between w:val="nil"/>
              </w:pBdr>
              <w:ind w:left="1280" w:hanging="428"/>
              <w:rPr>
                <w:color w:val="000000"/>
              </w:rPr>
            </w:pPr>
            <w:proofErr w:type="spellStart"/>
            <w:r>
              <w:rPr>
                <w:color w:val="000000"/>
              </w:rPr>
              <w:t>Horario</w:t>
            </w:r>
            <w:proofErr w:type="spellEnd"/>
            <w:r>
              <w:rPr>
                <w:color w:val="000000"/>
              </w:rPr>
              <w:t xml:space="preserve"> de </w:t>
            </w:r>
            <w:proofErr w:type="spellStart"/>
            <w:r>
              <w:rPr>
                <w:color w:val="000000"/>
              </w:rPr>
              <w:t>Ingreso</w:t>
            </w:r>
            <w:proofErr w:type="spellEnd"/>
            <w:r>
              <w:rPr>
                <w:color w:val="000000"/>
              </w:rPr>
              <w:t xml:space="preserve"> </w:t>
            </w:r>
            <w:proofErr w:type="spellStart"/>
            <w:r>
              <w:rPr>
                <w:color w:val="000000"/>
              </w:rPr>
              <w:t>Funcionarios</w:t>
            </w:r>
            <w:proofErr w:type="spellEnd"/>
          </w:p>
        </w:tc>
      </w:tr>
      <w:tr w:rsidR="000C4D4F" w14:paraId="5003CDA4" w14:textId="77777777">
        <w:trPr>
          <w:cantSplit/>
          <w:trHeight w:val="206"/>
          <w:tblHeader/>
        </w:trPr>
        <w:tc>
          <w:tcPr>
            <w:tcW w:w="3022" w:type="dxa"/>
          </w:tcPr>
          <w:p w14:paraId="4854FF1E" w14:textId="77777777" w:rsidR="000C4D4F" w:rsidRDefault="00EB507A">
            <w:pPr>
              <w:pStyle w:val="Normal1"/>
              <w:pBdr>
                <w:top w:val="nil"/>
                <w:left w:val="nil"/>
                <w:bottom w:val="nil"/>
                <w:right w:val="nil"/>
                <w:between w:val="nil"/>
              </w:pBdr>
              <w:rPr>
                <w:color w:val="000000"/>
              </w:rPr>
            </w:pPr>
            <w:r>
              <w:rPr>
                <w:color w:val="000000"/>
              </w:rPr>
              <w:t>18:00</w:t>
            </w:r>
          </w:p>
        </w:tc>
        <w:tc>
          <w:tcPr>
            <w:tcW w:w="6028" w:type="dxa"/>
          </w:tcPr>
          <w:p w14:paraId="7FCBFF08" w14:textId="77777777" w:rsidR="000C4D4F" w:rsidRDefault="00EB507A">
            <w:pPr>
              <w:pStyle w:val="Normal1"/>
              <w:pBdr>
                <w:top w:val="nil"/>
                <w:left w:val="nil"/>
                <w:bottom w:val="nil"/>
                <w:right w:val="nil"/>
                <w:between w:val="nil"/>
              </w:pBdr>
              <w:ind w:left="1280" w:hanging="428"/>
              <w:rPr>
                <w:color w:val="000000"/>
              </w:rPr>
            </w:pPr>
            <w:proofErr w:type="spellStart"/>
            <w:r>
              <w:rPr>
                <w:color w:val="000000"/>
              </w:rPr>
              <w:t>Horario</w:t>
            </w:r>
            <w:proofErr w:type="spellEnd"/>
            <w:r>
              <w:rPr>
                <w:color w:val="000000"/>
              </w:rPr>
              <w:t xml:space="preserve"> de Salida </w:t>
            </w:r>
            <w:proofErr w:type="spellStart"/>
            <w:r>
              <w:rPr>
                <w:color w:val="000000"/>
              </w:rPr>
              <w:t>Funcionarios</w:t>
            </w:r>
            <w:proofErr w:type="spellEnd"/>
          </w:p>
        </w:tc>
      </w:tr>
    </w:tbl>
    <w:p w14:paraId="3CF4F09C" w14:textId="77777777" w:rsidR="000C4D4F" w:rsidRDefault="000C4D4F">
      <w:pPr>
        <w:pStyle w:val="Normal1"/>
        <w:rPr>
          <w:b/>
        </w:rPr>
      </w:pPr>
    </w:p>
    <w:tbl>
      <w:tblPr>
        <w:tblStyle w:val="a4"/>
        <w:tblW w:w="9050"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2"/>
        <w:gridCol w:w="6028"/>
      </w:tblGrid>
      <w:tr w:rsidR="000C4D4F" w14:paraId="1677B705" w14:textId="77777777">
        <w:trPr>
          <w:cantSplit/>
          <w:tblHeader/>
        </w:trPr>
        <w:tc>
          <w:tcPr>
            <w:tcW w:w="9050" w:type="dxa"/>
            <w:gridSpan w:val="2"/>
          </w:tcPr>
          <w:p w14:paraId="1BBF56F5" w14:textId="77777777" w:rsidR="000C4D4F" w:rsidRDefault="00EB507A">
            <w:pPr>
              <w:pStyle w:val="Normal1"/>
              <w:pBdr>
                <w:top w:val="nil"/>
                <w:left w:val="nil"/>
                <w:bottom w:val="nil"/>
                <w:right w:val="nil"/>
                <w:between w:val="nil"/>
              </w:pBdr>
              <w:ind w:left="1280" w:hanging="428"/>
              <w:jc w:val="center"/>
              <w:rPr>
                <w:b/>
                <w:color w:val="000000"/>
                <w:sz w:val="23"/>
                <w:szCs w:val="23"/>
              </w:rPr>
            </w:pPr>
            <w:r>
              <w:rPr>
                <w:b/>
                <w:color w:val="000000"/>
                <w:sz w:val="23"/>
                <w:szCs w:val="23"/>
              </w:rPr>
              <w:t xml:space="preserve">HORARIO </w:t>
            </w:r>
            <w:proofErr w:type="gramStart"/>
            <w:r>
              <w:rPr>
                <w:b/>
                <w:color w:val="000000"/>
                <w:sz w:val="23"/>
                <w:szCs w:val="23"/>
              </w:rPr>
              <w:t>DE  CLASES</w:t>
            </w:r>
            <w:proofErr w:type="gramEnd"/>
          </w:p>
        </w:tc>
      </w:tr>
      <w:tr w:rsidR="000C4D4F" w14:paraId="63596556" w14:textId="77777777">
        <w:trPr>
          <w:cantSplit/>
          <w:tblHeader/>
        </w:trPr>
        <w:tc>
          <w:tcPr>
            <w:tcW w:w="3022" w:type="dxa"/>
          </w:tcPr>
          <w:p w14:paraId="09B4EF45" w14:textId="77777777" w:rsidR="000C4D4F" w:rsidRDefault="00EB507A">
            <w:pPr>
              <w:pStyle w:val="Normal1"/>
              <w:pBdr>
                <w:top w:val="nil"/>
                <w:left w:val="nil"/>
                <w:bottom w:val="nil"/>
                <w:right w:val="nil"/>
                <w:between w:val="nil"/>
              </w:pBdr>
              <w:ind w:left="1280" w:hanging="428"/>
              <w:rPr>
                <w:color w:val="000000"/>
              </w:rPr>
            </w:pPr>
            <w:r>
              <w:rPr>
                <w:color w:val="000000"/>
              </w:rPr>
              <w:t>08:15 a 13:30</w:t>
            </w:r>
          </w:p>
        </w:tc>
        <w:tc>
          <w:tcPr>
            <w:tcW w:w="6028" w:type="dxa"/>
          </w:tcPr>
          <w:p w14:paraId="7D4BE33C" w14:textId="77777777" w:rsidR="000C4D4F" w:rsidRDefault="00EB507A">
            <w:pPr>
              <w:pStyle w:val="Normal1"/>
              <w:pBdr>
                <w:top w:val="nil"/>
                <w:left w:val="nil"/>
                <w:bottom w:val="nil"/>
                <w:right w:val="nil"/>
                <w:between w:val="nil"/>
              </w:pBdr>
              <w:ind w:left="1280" w:hanging="428"/>
              <w:rPr>
                <w:color w:val="000000"/>
              </w:rPr>
            </w:pPr>
            <w:r>
              <w:rPr>
                <w:color w:val="000000"/>
              </w:rPr>
              <w:t xml:space="preserve">Jornada </w:t>
            </w:r>
            <w:proofErr w:type="spellStart"/>
            <w:r>
              <w:rPr>
                <w:color w:val="000000"/>
              </w:rPr>
              <w:t>Mañana</w:t>
            </w:r>
            <w:proofErr w:type="spellEnd"/>
          </w:p>
        </w:tc>
      </w:tr>
      <w:tr w:rsidR="000C4D4F" w14:paraId="4493DE27" w14:textId="77777777">
        <w:trPr>
          <w:cantSplit/>
          <w:tblHeader/>
        </w:trPr>
        <w:tc>
          <w:tcPr>
            <w:tcW w:w="3022" w:type="dxa"/>
          </w:tcPr>
          <w:p w14:paraId="77918DD9" w14:textId="77777777" w:rsidR="000C4D4F" w:rsidRDefault="00EB507A">
            <w:pPr>
              <w:pStyle w:val="Normal1"/>
              <w:pBdr>
                <w:top w:val="nil"/>
                <w:left w:val="nil"/>
                <w:bottom w:val="nil"/>
                <w:right w:val="nil"/>
                <w:between w:val="nil"/>
              </w:pBdr>
              <w:ind w:left="1280" w:hanging="428"/>
              <w:rPr>
                <w:color w:val="000000"/>
              </w:rPr>
            </w:pPr>
            <w:r>
              <w:rPr>
                <w:color w:val="000000"/>
              </w:rPr>
              <w:t>14:15 a 15:45</w:t>
            </w:r>
          </w:p>
        </w:tc>
        <w:tc>
          <w:tcPr>
            <w:tcW w:w="6028" w:type="dxa"/>
          </w:tcPr>
          <w:p w14:paraId="25FBB678" w14:textId="77777777" w:rsidR="000C4D4F" w:rsidRDefault="00EB507A">
            <w:pPr>
              <w:pStyle w:val="Normal1"/>
              <w:pBdr>
                <w:top w:val="nil"/>
                <w:left w:val="nil"/>
                <w:bottom w:val="nil"/>
                <w:right w:val="nil"/>
                <w:between w:val="nil"/>
              </w:pBdr>
              <w:ind w:left="1280" w:hanging="428"/>
              <w:rPr>
                <w:color w:val="000000"/>
              </w:rPr>
            </w:pPr>
            <w:r>
              <w:rPr>
                <w:color w:val="000000"/>
              </w:rPr>
              <w:t>Jornada Tarde</w:t>
            </w:r>
          </w:p>
        </w:tc>
      </w:tr>
    </w:tbl>
    <w:p w14:paraId="77BE5FB9" w14:textId="77777777" w:rsidR="000C4D4F" w:rsidRDefault="000C4D4F">
      <w:pPr>
        <w:pStyle w:val="Normal1"/>
        <w:rPr>
          <w:b/>
        </w:rPr>
      </w:pPr>
    </w:p>
    <w:tbl>
      <w:tblPr>
        <w:tblStyle w:val="a5"/>
        <w:tblW w:w="9073"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7"/>
        <w:gridCol w:w="6046"/>
      </w:tblGrid>
      <w:tr w:rsidR="000C4D4F" w14:paraId="5703A865" w14:textId="77777777">
        <w:trPr>
          <w:cantSplit/>
          <w:trHeight w:val="419"/>
          <w:tblHeader/>
        </w:trPr>
        <w:tc>
          <w:tcPr>
            <w:tcW w:w="3027" w:type="dxa"/>
          </w:tcPr>
          <w:p w14:paraId="5D6B2914" w14:textId="77777777" w:rsidR="000C4D4F" w:rsidRDefault="00EB507A">
            <w:pPr>
              <w:pStyle w:val="Normal1"/>
              <w:jc w:val="center"/>
              <w:rPr>
                <w:b/>
                <w:sz w:val="23"/>
                <w:szCs w:val="23"/>
              </w:rPr>
            </w:pPr>
            <w:r>
              <w:rPr>
                <w:b/>
                <w:sz w:val="23"/>
                <w:szCs w:val="23"/>
              </w:rPr>
              <w:t>HORARIO RECREO</w:t>
            </w:r>
          </w:p>
        </w:tc>
        <w:tc>
          <w:tcPr>
            <w:tcW w:w="6046" w:type="dxa"/>
          </w:tcPr>
          <w:p w14:paraId="7313BB41" w14:textId="77777777" w:rsidR="000C4D4F" w:rsidRDefault="00EB507A">
            <w:pPr>
              <w:pStyle w:val="Normal1"/>
              <w:jc w:val="center"/>
              <w:rPr>
                <w:b/>
                <w:sz w:val="23"/>
                <w:szCs w:val="23"/>
              </w:rPr>
            </w:pPr>
            <w:r>
              <w:rPr>
                <w:b/>
                <w:sz w:val="23"/>
                <w:szCs w:val="23"/>
              </w:rPr>
              <w:t>JORNADA</w:t>
            </w:r>
          </w:p>
        </w:tc>
      </w:tr>
      <w:tr w:rsidR="000C4D4F" w14:paraId="61EF67B8" w14:textId="77777777">
        <w:trPr>
          <w:cantSplit/>
          <w:tblHeader/>
        </w:trPr>
        <w:tc>
          <w:tcPr>
            <w:tcW w:w="3027" w:type="dxa"/>
          </w:tcPr>
          <w:p w14:paraId="4260073A" w14:textId="77777777" w:rsidR="000C4D4F" w:rsidRDefault="00EB507A">
            <w:pPr>
              <w:pStyle w:val="Normal1"/>
              <w:jc w:val="both"/>
              <w:rPr>
                <w:b/>
              </w:rPr>
            </w:pPr>
            <w:r>
              <w:rPr>
                <w:b/>
              </w:rPr>
              <w:t>1er.  RECREO</w:t>
            </w:r>
          </w:p>
        </w:tc>
        <w:tc>
          <w:tcPr>
            <w:tcW w:w="6046" w:type="dxa"/>
          </w:tcPr>
          <w:p w14:paraId="7902226B" w14:textId="77777777" w:rsidR="000C4D4F" w:rsidRDefault="00EB507A">
            <w:pPr>
              <w:pStyle w:val="Normal1"/>
              <w:jc w:val="both"/>
            </w:pPr>
            <w:r>
              <w:t xml:space="preserve">09:45 Hrs.  a </w:t>
            </w:r>
            <w:proofErr w:type="gramStart"/>
            <w:r>
              <w:t>10:15  Hrs.</w:t>
            </w:r>
            <w:proofErr w:type="gramEnd"/>
          </w:p>
        </w:tc>
      </w:tr>
      <w:tr w:rsidR="000C4D4F" w14:paraId="0CABD970" w14:textId="77777777">
        <w:trPr>
          <w:cantSplit/>
          <w:tblHeader/>
        </w:trPr>
        <w:tc>
          <w:tcPr>
            <w:tcW w:w="3027" w:type="dxa"/>
          </w:tcPr>
          <w:p w14:paraId="386AD9A2" w14:textId="77777777" w:rsidR="000C4D4F" w:rsidRDefault="00EB507A">
            <w:pPr>
              <w:pStyle w:val="Normal1"/>
              <w:jc w:val="both"/>
              <w:rPr>
                <w:b/>
              </w:rPr>
            </w:pPr>
            <w:r>
              <w:rPr>
                <w:b/>
              </w:rPr>
              <w:t>2do. RECREO</w:t>
            </w:r>
          </w:p>
        </w:tc>
        <w:tc>
          <w:tcPr>
            <w:tcW w:w="6046" w:type="dxa"/>
          </w:tcPr>
          <w:p w14:paraId="762BE2E1" w14:textId="77777777" w:rsidR="000C4D4F" w:rsidRDefault="00EB507A">
            <w:pPr>
              <w:pStyle w:val="Normal1"/>
              <w:jc w:val="both"/>
            </w:pPr>
            <w:r>
              <w:t xml:space="preserve">11: 45 Hrs.  </w:t>
            </w:r>
            <w:proofErr w:type="gramStart"/>
            <w:r>
              <w:t>a  12:00</w:t>
            </w:r>
            <w:proofErr w:type="gramEnd"/>
            <w:r>
              <w:t>Hrs.</w:t>
            </w:r>
          </w:p>
        </w:tc>
      </w:tr>
    </w:tbl>
    <w:p w14:paraId="37C14F5E" w14:textId="77777777" w:rsidR="000C4D4F" w:rsidRDefault="000C4D4F">
      <w:pPr>
        <w:pStyle w:val="Normal1"/>
        <w:jc w:val="center"/>
        <w:rPr>
          <w:b/>
        </w:rPr>
      </w:pPr>
    </w:p>
    <w:p w14:paraId="0E0E8D09" w14:textId="77777777" w:rsidR="000C4D4F" w:rsidRDefault="00EB507A">
      <w:pPr>
        <w:pStyle w:val="Normal1"/>
        <w:jc w:val="center"/>
        <w:rPr>
          <w:b/>
        </w:rPr>
      </w:pPr>
      <w:r>
        <w:rPr>
          <w:b/>
        </w:rPr>
        <w:lastRenderedPageBreak/>
        <w:t>PROCEDIMIENTO DE SUSPENSIÓN DE CLASES</w:t>
      </w:r>
    </w:p>
    <w:p w14:paraId="5F455B79" w14:textId="77777777" w:rsidR="000C4D4F" w:rsidRDefault="00EB507A">
      <w:pPr>
        <w:pStyle w:val="Normal1"/>
        <w:spacing w:after="0" w:line="360" w:lineRule="auto"/>
        <w:ind w:firstLine="709"/>
        <w:jc w:val="both"/>
      </w:pPr>
      <w:r>
        <w:t>La suspensión de clases está permitida cuando el establecimiento educacional debe tomar la decisión de que los estudiantes no asistan a la escuela, por razones de fuerza mayor (Ej. cortes de suministros básicos, agua, luz, etc.), lo cual modifica la estructura del año escolar, Esta suspensión deberá ser informada al Departamento Provincial de Educación dentro de las 48 horas siguientes de haber ocurrido el hecho. En este caso el establecimiento deberá presentar un plan de recuperación de clases.</w:t>
      </w:r>
    </w:p>
    <w:p w14:paraId="02D31C8F" w14:textId="77777777" w:rsidR="000C4D4F" w:rsidRDefault="00EB507A">
      <w:pPr>
        <w:pStyle w:val="Normal1"/>
        <w:spacing w:after="0" w:line="360" w:lineRule="auto"/>
        <w:ind w:firstLine="709"/>
        <w:jc w:val="both"/>
      </w:pPr>
      <w:r>
        <w:t>El cambio de actividades es una medida administrativa y pedagógica en donde las clases regulares son reemplazadas por actividades que complementan o refuerzan los objetivos curriculares.</w:t>
      </w:r>
    </w:p>
    <w:p w14:paraId="77FB4721" w14:textId="77777777" w:rsidR="000C4D4F" w:rsidRDefault="00EB507A">
      <w:pPr>
        <w:pStyle w:val="Normal1"/>
        <w:spacing w:after="0" w:line="360" w:lineRule="auto"/>
        <w:ind w:firstLine="709"/>
        <w:jc w:val="both"/>
      </w:pPr>
      <w:r>
        <w:t>El establecimiento deberá informar al Departamento Provincial respectivo con 5 días de anticipación, precisando la justificación y los aprendizajes esperados por curso y subsector. Si el cambio de actividad implica desplazamiento del alumnado con profesores, los padres, madres y apoderados deberán extender una autorización por escrito.</w:t>
      </w:r>
    </w:p>
    <w:p w14:paraId="7DE4AB22" w14:textId="77777777" w:rsidR="000C4D4F" w:rsidRDefault="00EB507A">
      <w:pPr>
        <w:pStyle w:val="Normal1"/>
        <w:spacing w:line="360" w:lineRule="auto"/>
        <w:ind w:firstLine="708"/>
        <w:jc w:val="both"/>
      </w:pPr>
      <w:r>
        <w:t xml:space="preserve">En el caso de las suspensiones de clase, deberá informarse a través de la página de la escuela, de forma escrita en la agenda institucional que tiene cada alumno. </w:t>
      </w:r>
    </w:p>
    <w:p w14:paraId="488628B8" w14:textId="77777777" w:rsidR="000C4D4F" w:rsidRDefault="00EB507A">
      <w:pPr>
        <w:pStyle w:val="Normal1"/>
        <w:tabs>
          <w:tab w:val="left" w:pos="5508"/>
        </w:tabs>
        <w:spacing w:line="240" w:lineRule="auto"/>
        <w:jc w:val="center"/>
        <w:rPr>
          <w:b/>
        </w:rPr>
      </w:pPr>
      <w:r>
        <w:rPr>
          <w:b/>
        </w:rPr>
        <w:t xml:space="preserve">DE LAS ASISTENCIAS A CLASES Y PUNTUALIDAD. </w:t>
      </w:r>
    </w:p>
    <w:p w14:paraId="5DD4EDF0" w14:textId="77777777" w:rsidR="000C4D4F" w:rsidRDefault="00EB507A">
      <w:pPr>
        <w:pStyle w:val="Normal1"/>
        <w:numPr>
          <w:ilvl w:val="0"/>
          <w:numId w:val="104"/>
        </w:numPr>
        <w:tabs>
          <w:tab w:val="left" w:pos="5508"/>
        </w:tabs>
        <w:spacing w:after="0" w:line="360" w:lineRule="auto"/>
        <w:jc w:val="both"/>
      </w:pPr>
      <w:r>
        <w:t>Los estudiantes tienen la obligación de asistir regular y puntualmente a sus clases, así como de participar en todas las actividades de carácter educativo y cultural que se desarrollen dentro y fuera del establecimiento.</w:t>
      </w:r>
    </w:p>
    <w:p w14:paraId="4CB8FAE3" w14:textId="77777777" w:rsidR="000C4D4F" w:rsidRDefault="00EB507A">
      <w:pPr>
        <w:pStyle w:val="Normal1"/>
        <w:numPr>
          <w:ilvl w:val="0"/>
          <w:numId w:val="104"/>
        </w:numPr>
        <w:tabs>
          <w:tab w:val="left" w:pos="5508"/>
        </w:tabs>
        <w:spacing w:after="0" w:line="360" w:lineRule="auto"/>
        <w:jc w:val="both"/>
      </w:pPr>
      <w:r>
        <w:t xml:space="preserve">El estudiante debe ingresar puntualmente a la escuela, a sus clases e incorporarse de la misma forma a todas y cada una de sus actividades escolares, sea dentro o fuera de la escuela. </w:t>
      </w:r>
    </w:p>
    <w:p w14:paraId="6F7DA31D" w14:textId="77777777" w:rsidR="000C4D4F" w:rsidRDefault="00EB507A">
      <w:pPr>
        <w:pStyle w:val="Normal1"/>
        <w:numPr>
          <w:ilvl w:val="0"/>
          <w:numId w:val="104"/>
        </w:numPr>
        <w:pBdr>
          <w:top w:val="nil"/>
          <w:left w:val="nil"/>
          <w:bottom w:val="nil"/>
          <w:right w:val="nil"/>
          <w:between w:val="nil"/>
        </w:pBdr>
        <w:tabs>
          <w:tab w:val="left" w:pos="5508"/>
        </w:tabs>
        <w:spacing w:after="0" w:line="360" w:lineRule="auto"/>
        <w:jc w:val="both"/>
      </w:pPr>
      <w:r>
        <w:rPr>
          <w:color w:val="000000"/>
        </w:rPr>
        <w:t xml:space="preserve"> Los atrasos que se produzcan al inicio de la Jornada Escolar, como aquellos que se produzcan al inicio de cada clase, quedarán registrados en el correspondiente Libro de Clases:</w:t>
      </w:r>
    </w:p>
    <w:p w14:paraId="41E788C5" w14:textId="77777777" w:rsidR="000C4D4F" w:rsidRDefault="00EB507A">
      <w:pPr>
        <w:pStyle w:val="Normal1"/>
        <w:numPr>
          <w:ilvl w:val="0"/>
          <w:numId w:val="104"/>
        </w:numPr>
        <w:pBdr>
          <w:top w:val="nil"/>
          <w:left w:val="nil"/>
          <w:bottom w:val="nil"/>
          <w:right w:val="nil"/>
          <w:between w:val="nil"/>
        </w:pBdr>
        <w:tabs>
          <w:tab w:val="left" w:pos="5508"/>
        </w:tabs>
        <w:spacing w:after="0" w:line="360" w:lineRule="auto"/>
        <w:jc w:val="both"/>
      </w:pPr>
      <w:r>
        <w:rPr>
          <w:color w:val="000000"/>
        </w:rPr>
        <w:t xml:space="preserve">Desde </w:t>
      </w:r>
      <w:proofErr w:type="gramStart"/>
      <w:r>
        <w:rPr>
          <w:color w:val="000000"/>
        </w:rPr>
        <w:t>Pre Kínder</w:t>
      </w:r>
      <w:proofErr w:type="gramEnd"/>
      <w:r>
        <w:rPr>
          <w:color w:val="000000"/>
        </w:rPr>
        <w:t xml:space="preserve"> a Kínder los alumnos que llegan entre las 08:00 a 08:15 horas, esperaran un espacio habilitado por la escuela supervisado por la asistente de párvulo de cada nivel. </w:t>
      </w:r>
    </w:p>
    <w:p w14:paraId="6A76C382" w14:textId="77777777" w:rsidR="000C4D4F" w:rsidRDefault="00EB507A">
      <w:pPr>
        <w:pStyle w:val="Normal1"/>
        <w:numPr>
          <w:ilvl w:val="0"/>
          <w:numId w:val="104"/>
        </w:numPr>
        <w:pBdr>
          <w:top w:val="nil"/>
          <w:left w:val="nil"/>
          <w:bottom w:val="nil"/>
          <w:right w:val="nil"/>
          <w:between w:val="nil"/>
        </w:pBdr>
        <w:tabs>
          <w:tab w:val="left" w:pos="5508"/>
        </w:tabs>
        <w:spacing w:after="0" w:line="360" w:lineRule="auto"/>
        <w:jc w:val="both"/>
      </w:pPr>
      <w:r>
        <w:rPr>
          <w:color w:val="000000"/>
        </w:rPr>
        <w:t xml:space="preserve">De Primero a Octavo Básico los alumnos que llegan entre las 08:00 y 08:15 </w:t>
      </w:r>
      <w:proofErr w:type="spellStart"/>
      <w:r>
        <w:rPr>
          <w:color w:val="000000"/>
        </w:rPr>
        <w:t>hrs</w:t>
      </w:r>
      <w:proofErr w:type="spellEnd"/>
      <w:r>
        <w:rPr>
          <w:color w:val="000000"/>
        </w:rPr>
        <w:t xml:space="preserve">., ingresan a sus salas de clases. </w:t>
      </w:r>
    </w:p>
    <w:p w14:paraId="0F1A3CE8" w14:textId="77777777" w:rsidR="001C4123" w:rsidRDefault="001C4123">
      <w:pPr>
        <w:pStyle w:val="Normal1"/>
        <w:tabs>
          <w:tab w:val="left" w:pos="5508"/>
        </w:tabs>
        <w:spacing w:line="240" w:lineRule="auto"/>
        <w:jc w:val="center"/>
        <w:rPr>
          <w:b/>
          <w:sz w:val="23"/>
          <w:szCs w:val="23"/>
        </w:rPr>
      </w:pPr>
    </w:p>
    <w:p w14:paraId="0589D48F" w14:textId="77777777" w:rsidR="001C4123" w:rsidRDefault="001C4123">
      <w:pPr>
        <w:pStyle w:val="Normal1"/>
        <w:tabs>
          <w:tab w:val="left" w:pos="5508"/>
        </w:tabs>
        <w:spacing w:line="240" w:lineRule="auto"/>
        <w:jc w:val="center"/>
        <w:rPr>
          <w:b/>
          <w:sz w:val="23"/>
          <w:szCs w:val="23"/>
        </w:rPr>
      </w:pPr>
    </w:p>
    <w:p w14:paraId="6937392D" w14:textId="7C9F4793" w:rsidR="000C4D4F" w:rsidRDefault="00EB507A">
      <w:pPr>
        <w:pStyle w:val="Normal1"/>
        <w:tabs>
          <w:tab w:val="left" w:pos="5508"/>
        </w:tabs>
        <w:spacing w:line="240" w:lineRule="auto"/>
        <w:jc w:val="center"/>
        <w:rPr>
          <w:b/>
          <w:sz w:val="23"/>
          <w:szCs w:val="23"/>
        </w:rPr>
      </w:pPr>
      <w:r>
        <w:rPr>
          <w:b/>
          <w:sz w:val="23"/>
          <w:szCs w:val="23"/>
        </w:rPr>
        <w:lastRenderedPageBreak/>
        <w:t>EL RETIRO DE ESTUDIANTES DURANTE LA JORNADA ESCOLAR.</w:t>
      </w:r>
    </w:p>
    <w:p w14:paraId="06996338" w14:textId="77777777" w:rsidR="000C4D4F" w:rsidRDefault="00EB507A">
      <w:pPr>
        <w:pStyle w:val="Normal1"/>
        <w:tabs>
          <w:tab w:val="left" w:pos="709"/>
        </w:tabs>
        <w:spacing w:after="0" w:line="360" w:lineRule="auto"/>
        <w:jc w:val="both"/>
      </w:pPr>
      <w:r>
        <w:rPr>
          <w:sz w:val="24"/>
          <w:szCs w:val="24"/>
        </w:rPr>
        <w:tab/>
      </w:r>
      <w:r>
        <w:t>Los estudiantes deben permanecer en la escuela hasta el término de la jornada escolar y sólo podrán ser retirados por sus padres o apoderados de forma presencial, únicas personas oficialmente facultadas para esto, quienes deberán firmar el libro de retiro.</w:t>
      </w:r>
    </w:p>
    <w:p w14:paraId="45801616" w14:textId="77777777" w:rsidR="000C4D4F" w:rsidRDefault="000C4D4F">
      <w:pPr>
        <w:pStyle w:val="Normal1"/>
        <w:tabs>
          <w:tab w:val="left" w:pos="5508"/>
        </w:tabs>
        <w:spacing w:after="0" w:line="240" w:lineRule="auto"/>
        <w:jc w:val="both"/>
      </w:pPr>
    </w:p>
    <w:p w14:paraId="5DDC336A" w14:textId="77777777" w:rsidR="000C4D4F" w:rsidRDefault="00EB507A">
      <w:pPr>
        <w:pStyle w:val="Normal1"/>
        <w:tabs>
          <w:tab w:val="left" w:pos="709"/>
        </w:tabs>
        <w:spacing w:after="0" w:line="240" w:lineRule="auto"/>
        <w:jc w:val="both"/>
      </w:pPr>
      <w:r>
        <w:tab/>
        <w:t>Excepcionalmente los padres podrán designar a través de un medio formal escrito el retiro del estudiante por un tercero.</w:t>
      </w:r>
    </w:p>
    <w:p w14:paraId="63AD5926" w14:textId="77777777" w:rsidR="000C4D4F" w:rsidRDefault="000C4D4F">
      <w:pPr>
        <w:pStyle w:val="Normal1"/>
        <w:tabs>
          <w:tab w:val="left" w:pos="5508"/>
        </w:tabs>
        <w:spacing w:after="0" w:line="240" w:lineRule="auto"/>
        <w:jc w:val="both"/>
      </w:pPr>
    </w:p>
    <w:p w14:paraId="0C41F960" w14:textId="77777777" w:rsidR="000C4D4F" w:rsidRDefault="00EB507A">
      <w:pPr>
        <w:pStyle w:val="Normal1"/>
        <w:tabs>
          <w:tab w:val="left" w:pos="709"/>
        </w:tabs>
        <w:spacing w:after="0" w:line="360" w:lineRule="auto"/>
        <w:jc w:val="both"/>
      </w:pPr>
      <w:r>
        <w:tab/>
        <w:t>El retiro del estudiante sólo se hará efectivo durante los recreos, con el objeto de respetar el normal desarrollo de la actividad académica de su curso. Será responsabilidad de cada alumno(a) informarse de los contenidos vistos en las clases que no estuvieron presentes.</w:t>
      </w:r>
    </w:p>
    <w:p w14:paraId="5A0880EF" w14:textId="77777777" w:rsidR="000C4D4F" w:rsidRDefault="000C4D4F">
      <w:pPr>
        <w:pStyle w:val="Normal1"/>
        <w:tabs>
          <w:tab w:val="left" w:pos="5508"/>
        </w:tabs>
        <w:spacing w:line="240" w:lineRule="auto"/>
      </w:pPr>
    </w:p>
    <w:p w14:paraId="13473F59" w14:textId="77777777" w:rsidR="000C4D4F" w:rsidRDefault="00EB507A">
      <w:pPr>
        <w:pStyle w:val="Normal1"/>
        <w:tabs>
          <w:tab w:val="left" w:pos="5508"/>
        </w:tabs>
        <w:jc w:val="center"/>
        <w:rPr>
          <w:b/>
          <w:sz w:val="23"/>
          <w:szCs w:val="23"/>
        </w:rPr>
      </w:pPr>
      <w:r>
        <w:rPr>
          <w:b/>
          <w:sz w:val="23"/>
          <w:szCs w:val="23"/>
        </w:rPr>
        <w:t>MECANISMOS DE COMUNICACIÓN CON PADRES/ APODERADOS Y FUNCIONARIOS.</w:t>
      </w:r>
    </w:p>
    <w:p w14:paraId="2F55E9BD" w14:textId="77777777" w:rsidR="000C4D4F" w:rsidRDefault="00EB507A">
      <w:pPr>
        <w:pStyle w:val="Normal1"/>
        <w:numPr>
          <w:ilvl w:val="0"/>
          <w:numId w:val="105"/>
        </w:numPr>
        <w:pBdr>
          <w:top w:val="nil"/>
          <w:left w:val="nil"/>
          <w:bottom w:val="nil"/>
          <w:right w:val="nil"/>
          <w:between w:val="nil"/>
        </w:pBdr>
        <w:tabs>
          <w:tab w:val="left" w:pos="5508"/>
        </w:tabs>
        <w:jc w:val="center"/>
        <w:rPr>
          <w:color w:val="000000"/>
        </w:rPr>
      </w:pPr>
      <w:r>
        <w:rPr>
          <w:color w:val="000000"/>
        </w:rPr>
        <w:t xml:space="preserve">Los Medios de Comunicación que mantendrá la escuela con la familia son: </w:t>
      </w:r>
    </w:p>
    <w:p w14:paraId="0DF4B82D" w14:textId="77777777" w:rsidR="000C4D4F" w:rsidRDefault="00EB507A">
      <w:pPr>
        <w:pStyle w:val="Normal1"/>
        <w:numPr>
          <w:ilvl w:val="0"/>
          <w:numId w:val="124"/>
        </w:numPr>
        <w:tabs>
          <w:tab w:val="left" w:pos="5508"/>
        </w:tabs>
        <w:spacing w:after="0" w:line="240" w:lineRule="auto"/>
        <w:ind w:left="765" w:hanging="357"/>
        <w:jc w:val="both"/>
      </w:pPr>
      <w:r>
        <w:t>Comunicados.</w:t>
      </w:r>
    </w:p>
    <w:p w14:paraId="004A58E3" w14:textId="77777777" w:rsidR="000C4D4F" w:rsidRDefault="00EB507A">
      <w:pPr>
        <w:pStyle w:val="Normal1"/>
        <w:numPr>
          <w:ilvl w:val="0"/>
          <w:numId w:val="124"/>
        </w:numPr>
        <w:tabs>
          <w:tab w:val="left" w:pos="5508"/>
        </w:tabs>
        <w:spacing w:after="0" w:line="240" w:lineRule="auto"/>
        <w:ind w:left="765" w:hanging="357"/>
        <w:jc w:val="both"/>
      </w:pPr>
      <w:r>
        <w:t xml:space="preserve">Circulares informativas. </w:t>
      </w:r>
    </w:p>
    <w:p w14:paraId="3F40BB54" w14:textId="77777777" w:rsidR="000C4D4F" w:rsidRDefault="00EB507A">
      <w:pPr>
        <w:pStyle w:val="Normal1"/>
        <w:numPr>
          <w:ilvl w:val="0"/>
          <w:numId w:val="124"/>
        </w:numPr>
        <w:tabs>
          <w:tab w:val="left" w:pos="5508"/>
        </w:tabs>
        <w:spacing w:after="0" w:line="240" w:lineRule="auto"/>
        <w:ind w:left="765" w:hanging="357"/>
        <w:jc w:val="both"/>
      </w:pPr>
      <w:r>
        <w:t xml:space="preserve">Entrevista personal. </w:t>
      </w:r>
    </w:p>
    <w:p w14:paraId="315F6E91" w14:textId="77777777" w:rsidR="000C4D4F" w:rsidRDefault="00EB507A">
      <w:pPr>
        <w:pStyle w:val="Normal1"/>
        <w:numPr>
          <w:ilvl w:val="0"/>
          <w:numId w:val="124"/>
        </w:numPr>
        <w:tabs>
          <w:tab w:val="left" w:pos="5508"/>
        </w:tabs>
        <w:spacing w:after="0" w:line="240" w:lineRule="auto"/>
        <w:ind w:left="765" w:hanging="357"/>
        <w:jc w:val="both"/>
      </w:pPr>
      <w:r>
        <w:t xml:space="preserve"> Visitas domiciliarias.</w:t>
      </w:r>
    </w:p>
    <w:p w14:paraId="35218BDD" w14:textId="77777777" w:rsidR="000C4D4F" w:rsidRDefault="00EB507A">
      <w:pPr>
        <w:pStyle w:val="Normal1"/>
        <w:numPr>
          <w:ilvl w:val="0"/>
          <w:numId w:val="124"/>
        </w:numPr>
        <w:tabs>
          <w:tab w:val="left" w:pos="5508"/>
        </w:tabs>
        <w:spacing w:after="0" w:line="240" w:lineRule="auto"/>
        <w:ind w:left="765" w:hanging="357"/>
        <w:jc w:val="both"/>
      </w:pPr>
      <w:r>
        <w:t xml:space="preserve"> Llamadas Telefónicas. </w:t>
      </w:r>
    </w:p>
    <w:p w14:paraId="62FF794C" w14:textId="77777777" w:rsidR="000C4D4F" w:rsidRDefault="00EB507A">
      <w:pPr>
        <w:pStyle w:val="Normal1"/>
        <w:numPr>
          <w:ilvl w:val="0"/>
          <w:numId w:val="124"/>
        </w:numPr>
        <w:tabs>
          <w:tab w:val="left" w:pos="5508"/>
        </w:tabs>
        <w:spacing w:after="0" w:line="240" w:lineRule="auto"/>
        <w:ind w:left="765" w:hanging="357"/>
        <w:jc w:val="both"/>
      </w:pPr>
      <w:r>
        <w:t xml:space="preserve"> Correo electrónico. </w:t>
      </w:r>
    </w:p>
    <w:p w14:paraId="7DDD348B" w14:textId="77777777" w:rsidR="000C4D4F" w:rsidRDefault="00EB507A">
      <w:pPr>
        <w:pStyle w:val="Normal1"/>
        <w:numPr>
          <w:ilvl w:val="0"/>
          <w:numId w:val="124"/>
        </w:numPr>
        <w:tabs>
          <w:tab w:val="left" w:pos="5508"/>
        </w:tabs>
        <w:spacing w:after="0" w:line="240" w:lineRule="auto"/>
        <w:ind w:left="765" w:hanging="357"/>
        <w:jc w:val="both"/>
      </w:pPr>
      <w:r>
        <w:t xml:space="preserve"> Página de la escuela </w:t>
      </w:r>
    </w:p>
    <w:p w14:paraId="2A35B3D4" w14:textId="77777777" w:rsidR="000C4D4F" w:rsidRDefault="000C4D4F">
      <w:pPr>
        <w:pStyle w:val="Normal1"/>
        <w:tabs>
          <w:tab w:val="left" w:pos="5508"/>
        </w:tabs>
        <w:spacing w:after="0"/>
        <w:jc w:val="both"/>
        <w:rPr>
          <w:sz w:val="24"/>
          <w:szCs w:val="24"/>
        </w:rPr>
      </w:pPr>
    </w:p>
    <w:p w14:paraId="6940A541" w14:textId="77777777" w:rsidR="000C4D4F" w:rsidRDefault="00EB507A">
      <w:pPr>
        <w:pStyle w:val="Normal1"/>
        <w:tabs>
          <w:tab w:val="left" w:pos="5508"/>
        </w:tabs>
        <w:spacing w:after="0"/>
        <w:ind w:left="410"/>
        <w:jc w:val="both"/>
      </w:pPr>
      <w:r>
        <w:t xml:space="preserve">No se considerará como canal formal de comunicación el uso de </w:t>
      </w:r>
      <w:proofErr w:type="spellStart"/>
      <w:r>
        <w:t>Whatsapp</w:t>
      </w:r>
      <w:proofErr w:type="spellEnd"/>
      <w:r>
        <w:t xml:space="preserve"> y redes sociales personales.</w:t>
      </w:r>
    </w:p>
    <w:p w14:paraId="70109543" w14:textId="77777777" w:rsidR="000C4D4F" w:rsidRDefault="000C4D4F">
      <w:pPr>
        <w:pStyle w:val="Normal1"/>
        <w:tabs>
          <w:tab w:val="left" w:pos="5508"/>
        </w:tabs>
        <w:ind w:left="410"/>
        <w:jc w:val="both"/>
      </w:pPr>
    </w:p>
    <w:p w14:paraId="473B25B3" w14:textId="77777777" w:rsidR="000C4D4F" w:rsidRDefault="00EB507A">
      <w:pPr>
        <w:pStyle w:val="Normal1"/>
        <w:numPr>
          <w:ilvl w:val="0"/>
          <w:numId w:val="105"/>
        </w:numPr>
        <w:pBdr>
          <w:top w:val="nil"/>
          <w:left w:val="nil"/>
          <w:bottom w:val="nil"/>
          <w:right w:val="nil"/>
          <w:between w:val="nil"/>
        </w:pBdr>
        <w:tabs>
          <w:tab w:val="left" w:pos="5508"/>
        </w:tabs>
        <w:spacing w:after="0" w:line="360" w:lineRule="auto"/>
        <w:jc w:val="both"/>
      </w:pPr>
      <w:r>
        <w:rPr>
          <w:color w:val="000000"/>
        </w:rPr>
        <w:t xml:space="preserve">El correo electrónico institucional </w:t>
      </w:r>
      <w:r>
        <w:rPr>
          <w:b/>
          <w:color w:val="000000"/>
          <w:u w:val="single"/>
        </w:rPr>
        <w:t>es el nexo de comunicación formal entre el Establecimiento</w:t>
      </w:r>
      <w:r>
        <w:rPr>
          <w:color w:val="000000"/>
        </w:rPr>
        <w:t xml:space="preserve"> y el </w:t>
      </w:r>
      <w:proofErr w:type="gramStart"/>
      <w:r>
        <w:rPr>
          <w:color w:val="000000"/>
        </w:rPr>
        <w:t>hogar..</w:t>
      </w:r>
      <w:proofErr w:type="gramEnd"/>
      <w:r>
        <w:rPr>
          <w:color w:val="000000"/>
        </w:rPr>
        <w:t xml:space="preserve"> El apoderado del estudiante debe revisarla frecuentemente los correos. </w:t>
      </w:r>
    </w:p>
    <w:p w14:paraId="43220F55" w14:textId="77777777" w:rsidR="000C4D4F" w:rsidRDefault="00EB507A">
      <w:pPr>
        <w:pStyle w:val="Normal1"/>
        <w:numPr>
          <w:ilvl w:val="0"/>
          <w:numId w:val="105"/>
        </w:numPr>
        <w:pBdr>
          <w:top w:val="nil"/>
          <w:left w:val="nil"/>
          <w:bottom w:val="nil"/>
          <w:right w:val="nil"/>
          <w:between w:val="nil"/>
        </w:pBdr>
        <w:tabs>
          <w:tab w:val="left" w:pos="5508"/>
        </w:tabs>
        <w:spacing w:after="0" w:line="360" w:lineRule="auto"/>
        <w:jc w:val="both"/>
      </w:pPr>
      <w:r>
        <w:rPr>
          <w:color w:val="000000"/>
        </w:rPr>
        <w:t xml:space="preserve">En casos específicos, es posible, se tome como vía de comunicación los llamados telefónicos </w:t>
      </w:r>
    </w:p>
    <w:p w14:paraId="0CB2F86A" w14:textId="77777777" w:rsidR="000C4D4F" w:rsidRDefault="00EB507A">
      <w:pPr>
        <w:pStyle w:val="Normal1"/>
        <w:numPr>
          <w:ilvl w:val="0"/>
          <w:numId w:val="105"/>
        </w:numPr>
        <w:pBdr>
          <w:top w:val="nil"/>
          <w:left w:val="nil"/>
          <w:bottom w:val="nil"/>
          <w:right w:val="nil"/>
          <w:between w:val="nil"/>
        </w:pBdr>
        <w:tabs>
          <w:tab w:val="left" w:pos="5508"/>
        </w:tabs>
        <w:spacing w:after="0" w:line="360" w:lineRule="auto"/>
        <w:jc w:val="both"/>
      </w:pPr>
      <w:r>
        <w:rPr>
          <w:color w:val="000000"/>
        </w:rPr>
        <w:t xml:space="preserve">Para los funcionarios se utilizará correos institucionales, memos, comunicaciones escritas. </w:t>
      </w:r>
    </w:p>
    <w:p w14:paraId="48F0A764" w14:textId="77777777" w:rsidR="000C4D4F" w:rsidRDefault="000C4D4F">
      <w:pPr>
        <w:pStyle w:val="Normal1"/>
        <w:pBdr>
          <w:top w:val="nil"/>
          <w:left w:val="nil"/>
          <w:bottom w:val="nil"/>
          <w:right w:val="nil"/>
          <w:between w:val="nil"/>
        </w:pBdr>
        <w:tabs>
          <w:tab w:val="left" w:pos="5508"/>
        </w:tabs>
        <w:spacing w:after="0" w:line="360" w:lineRule="auto"/>
        <w:ind w:left="1096"/>
        <w:jc w:val="both"/>
        <w:rPr>
          <w:color w:val="000000"/>
        </w:rPr>
      </w:pPr>
    </w:p>
    <w:p w14:paraId="53527999" w14:textId="77777777" w:rsidR="000C4D4F" w:rsidRDefault="00EB507A">
      <w:pPr>
        <w:pStyle w:val="Normal1"/>
        <w:numPr>
          <w:ilvl w:val="0"/>
          <w:numId w:val="106"/>
        </w:numPr>
        <w:pBdr>
          <w:top w:val="nil"/>
          <w:left w:val="nil"/>
          <w:bottom w:val="nil"/>
          <w:right w:val="nil"/>
          <w:between w:val="nil"/>
        </w:pBdr>
        <w:tabs>
          <w:tab w:val="left" w:pos="5508"/>
        </w:tabs>
        <w:spacing w:after="0" w:line="360" w:lineRule="auto"/>
        <w:jc w:val="both"/>
      </w:pPr>
      <w:r>
        <w:rPr>
          <w:b/>
          <w:color w:val="000000"/>
        </w:rPr>
        <w:t xml:space="preserve">Ningún apoderado, en circunstancia alguna, podrá ingresar a las dependencias del establecimiento </w:t>
      </w:r>
      <w:r>
        <w:rPr>
          <w:color w:val="000000"/>
        </w:rPr>
        <w:t>para amenazar, increpar, reprender o agredir verbal o físicamente a un miembro de nuestra comunidad educativa, sea estudiante, apoderado o funcionario, lo cual será considerada una falta gravísima.</w:t>
      </w:r>
    </w:p>
    <w:p w14:paraId="1E0FCD5B" w14:textId="77777777" w:rsidR="000C4D4F" w:rsidRDefault="00EB507A">
      <w:pPr>
        <w:pStyle w:val="Normal1"/>
        <w:numPr>
          <w:ilvl w:val="0"/>
          <w:numId w:val="106"/>
        </w:numPr>
        <w:pBdr>
          <w:top w:val="nil"/>
          <w:left w:val="nil"/>
          <w:bottom w:val="nil"/>
          <w:right w:val="nil"/>
          <w:between w:val="nil"/>
        </w:pBdr>
        <w:tabs>
          <w:tab w:val="left" w:pos="5508"/>
        </w:tabs>
        <w:spacing w:after="0" w:line="360" w:lineRule="auto"/>
        <w:jc w:val="both"/>
      </w:pPr>
      <w:r>
        <w:rPr>
          <w:color w:val="000000"/>
        </w:rPr>
        <w:lastRenderedPageBreak/>
        <w:t>Los padres y apoderados deben canalizar objetiva y responsablemente sus inquietudes a través de las instancias y conductos regulares, según el siguiente orden:</w:t>
      </w:r>
    </w:p>
    <w:p w14:paraId="5F45EFAD" w14:textId="77777777" w:rsidR="000C4D4F" w:rsidRDefault="00EB507A">
      <w:pPr>
        <w:pStyle w:val="Normal1"/>
        <w:numPr>
          <w:ilvl w:val="0"/>
          <w:numId w:val="107"/>
        </w:numPr>
        <w:pBdr>
          <w:top w:val="nil"/>
          <w:left w:val="nil"/>
          <w:bottom w:val="nil"/>
          <w:right w:val="nil"/>
          <w:between w:val="nil"/>
        </w:pBdr>
        <w:spacing w:after="0" w:line="240" w:lineRule="auto"/>
        <w:ind w:left="3119" w:hanging="283"/>
        <w:rPr>
          <w:color w:val="000000"/>
        </w:rPr>
      </w:pPr>
      <w:r>
        <w:rPr>
          <w:color w:val="000000"/>
        </w:rPr>
        <w:t>Profesor jefe de curso</w:t>
      </w:r>
    </w:p>
    <w:p w14:paraId="1908B4F7" w14:textId="77777777" w:rsidR="000C4D4F" w:rsidRDefault="00EB507A">
      <w:pPr>
        <w:pStyle w:val="Normal1"/>
        <w:numPr>
          <w:ilvl w:val="0"/>
          <w:numId w:val="107"/>
        </w:numPr>
        <w:pBdr>
          <w:top w:val="nil"/>
          <w:left w:val="nil"/>
          <w:bottom w:val="nil"/>
          <w:right w:val="nil"/>
          <w:between w:val="nil"/>
        </w:pBdr>
        <w:spacing w:after="0" w:line="240" w:lineRule="auto"/>
        <w:ind w:left="3119" w:hanging="283"/>
        <w:rPr>
          <w:color w:val="000000"/>
        </w:rPr>
      </w:pPr>
      <w:r>
        <w:rPr>
          <w:color w:val="000000"/>
        </w:rPr>
        <w:t>Profesor de asignatura</w:t>
      </w:r>
    </w:p>
    <w:p w14:paraId="7E131788" w14:textId="77777777" w:rsidR="000C4D4F" w:rsidRDefault="00EB507A">
      <w:pPr>
        <w:pStyle w:val="Normal1"/>
        <w:numPr>
          <w:ilvl w:val="0"/>
          <w:numId w:val="107"/>
        </w:numPr>
        <w:pBdr>
          <w:top w:val="nil"/>
          <w:left w:val="nil"/>
          <w:bottom w:val="nil"/>
          <w:right w:val="nil"/>
          <w:between w:val="nil"/>
        </w:pBdr>
        <w:spacing w:after="0" w:line="240" w:lineRule="auto"/>
        <w:ind w:left="3119" w:hanging="283"/>
        <w:rPr>
          <w:color w:val="000000"/>
        </w:rPr>
      </w:pPr>
      <w:r>
        <w:rPr>
          <w:color w:val="000000"/>
        </w:rPr>
        <w:t>Inspector General</w:t>
      </w:r>
    </w:p>
    <w:p w14:paraId="3D7AB843" w14:textId="77777777" w:rsidR="000C4D4F" w:rsidRDefault="00EB507A">
      <w:pPr>
        <w:pStyle w:val="Normal1"/>
        <w:numPr>
          <w:ilvl w:val="0"/>
          <w:numId w:val="107"/>
        </w:numPr>
        <w:pBdr>
          <w:top w:val="nil"/>
          <w:left w:val="nil"/>
          <w:bottom w:val="nil"/>
          <w:right w:val="nil"/>
          <w:between w:val="nil"/>
        </w:pBdr>
        <w:spacing w:after="0" w:line="240" w:lineRule="auto"/>
        <w:ind w:left="3119" w:hanging="283"/>
        <w:rPr>
          <w:color w:val="000000"/>
        </w:rPr>
      </w:pPr>
      <w:r>
        <w:rPr>
          <w:color w:val="000000"/>
        </w:rPr>
        <w:t>Encargado de Convivencia Escolar</w:t>
      </w:r>
    </w:p>
    <w:p w14:paraId="27FBC5EC" w14:textId="77777777" w:rsidR="000C4D4F" w:rsidRDefault="00EB507A">
      <w:pPr>
        <w:pStyle w:val="Normal1"/>
        <w:numPr>
          <w:ilvl w:val="0"/>
          <w:numId w:val="107"/>
        </w:numPr>
        <w:pBdr>
          <w:top w:val="nil"/>
          <w:left w:val="nil"/>
          <w:bottom w:val="nil"/>
          <w:right w:val="nil"/>
          <w:between w:val="nil"/>
        </w:pBdr>
        <w:spacing w:line="360" w:lineRule="auto"/>
        <w:ind w:left="3119" w:hanging="283"/>
        <w:rPr>
          <w:color w:val="000000"/>
        </w:rPr>
      </w:pPr>
      <w:r>
        <w:rPr>
          <w:color w:val="000000"/>
        </w:rPr>
        <w:t>Director(a)</w:t>
      </w:r>
    </w:p>
    <w:p w14:paraId="00E4B193" w14:textId="77777777" w:rsidR="000C4D4F" w:rsidRDefault="00EB507A">
      <w:pPr>
        <w:pStyle w:val="Normal1"/>
        <w:jc w:val="center"/>
        <w:rPr>
          <w:b/>
          <w:sz w:val="23"/>
          <w:szCs w:val="23"/>
        </w:rPr>
      </w:pPr>
      <w:r>
        <w:rPr>
          <w:b/>
          <w:sz w:val="23"/>
          <w:szCs w:val="23"/>
        </w:rPr>
        <w:t>REGULACIONES REFERIDAS A LOS PROCESOS DE ADMISIÓN</w:t>
      </w:r>
    </w:p>
    <w:p w14:paraId="607D08C7" w14:textId="77777777" w:rsidR="000C4D4F" w:rsidRDefault="00EB507A">
      <w:pPr>
        <w:pStyle w:val="Normal1"/>
        <w:rPr>
          <w:b/>
          <w:sz w:val="23"/>
          <w:szCs w:val="23"/>
        </w:rPr>
      </w:pPr>
      <w:r>
        <w:rPr>
          <w:b/>
          <w:sz w:val="23"/>
          <w:szCs w:val="23"/>
        </w:rPr>
        <w:t>PROCESO DE MATRICULA:</w:t>
      </w:r>
    </w:p>
    <w:p w14:paraId="37C692DC" w14:textId="77777777" w:rsidR="000C4D4F" w:rsidRDefault="00EB507A">
      <w:pPr>
        <w:pStyle w:val="Normal1"/>
        <w:spacing w:line="360" w:lineRule="auto"/>
        <w:ind w:firstLine="568"/>
        <w:jc w:val="both"/>
      </w:pPr>
      <w:r>
        <w:rPr>
          <w:b/>
          <w:u w:val="single"/>
        </w:rPr>
        <w:t>Proceso de matrícula anual</w:t>
      </w:r>
      <w:r>
        <w:t xml:space="preserve"> se realiza según lo estipulado en el </w:t>
      </w:r>
      <w:r>
        <w:rPr>
          <w:b/>
        </w:rPr>
        <w:t>Sistema de Admisión Escolar (SAE)</w:t>
      </w:r>
      <w:r>
        <w:t xml:space="preserve"> las fechas de postulación son indicadas por Ministerio de Educación a través de la plataforma del Sistema indicadas en    </w:t>
      </w:r>
      <w:proofErr w:type="gramStart"/>
      <w:r>
        <w:t>https://www.sistemadeadmisionescolar.cl/,  nuestro</w:t>
      </w:r>
      <w:proofErr w:type="gramEnd"/>
      <w:r>
        <w:t xml:space="preserve"> establecimiento sigue las instrucciones entregando la información de acuerdo a los requerimientos establecidos en la normativa.</w:t>
      </w:r>
    </w:p>
    <w:p w14:paraId="57FCDBAF" w14:textId="77777777" w:rsidR="000C4D4F" w:rsidRDefault="00EB507A">
      <w:pPr>
        <w:pStyle w:val="Normal1"/>
        <w:numPr>
          <w:ilvl w:val="0"/>
          <w:numId w:val="113"/>
        </w:numPr>
        <w:pBdr>
          <w:top w:val="nil"/>
          <w:left w:val="nil"/>
          <w:bottom w:val="nil"/>
          <w:right w:val="nil"/>
          <w:between w:val="nil"/>
        </w:pBdr>
        <w:spacing w:after="0" w:line="360" w:lineRule="auto"/>
        <w:jc w:val="both"/>
      </w:pPr>
      <w:proofErr w:type="gramStart"/>
      <w:r>
        <w:rPr>
          <w:color w:val="000000"/>
        </w:rPr>
        <w:t>Tipo  de</w:t>
      </w:r>
      <w:proofErr w:type="gramEnd"/>
      <w:r>
        <w:rPr>
          <w:color w:val="000000"/>
        </w:rPr>
        <w:t xml:space="preserve"> enseñanza</w:t>
      </w:r>
    </w:p>
    <w:p w14:paraId="1A84B9A5" w14:textId="77777777" w:rsidR="000C4D4F" w:rsidRDefault="00EB507A">
      <w:pPr>
        <w:pStyle w:val="Normal1"/>
        <w:numPr>
          <w:ilvl w:val="0"/>
          <w:numId w:val="113"/>
        </w:numPr>
        <w:pBdr>
          <w:top w:val="nil"/>
          <w:left w:val="nil"/>
          <w:bottom w:val="nil"/>
          <w:right w:val="nil"/>
          <w:between w:val="nil"/>
        </w:pBdr>
        <w:spacing w:after="0" w:line="360" w:lineRule="auto"/>
        <w:jc w:val="both"/>
      </w:pPr>
      <w:r>
        <w:rPr>
          <w:color w:val="000000"/>
        </w:rPr>
        <w:t>Jornada</w:t>
      </w:r>
    </w:p>
    <w:p w14:paraId="70D2A616" w14:textId="77777777" w:rsidR="000C4D4F" w:rsidRDefault="00EB507A">
      <w:pPr>
        <w:pStyle w:val="Normal1"/>
        <w:numPr>
          <w:ilvl w:val="0"/>
          <w:numId w:val="113"/>
        </w:numPr>
        <w:pBdr>
          <w:top w:val="nil"/>
          <w:left w:val="nil"/>
          <w:bottom w:val="nil"/>
          <w:right w:val="nil"/>
          <w:between w:val="nil"/>
        </w:pBdr>
        <w:spacing w:after="0" w:line="360" w:lineRule="auto"/>
        <w:jc w:val="both"/>
      </w:pPr>
      <w:r>
        <w:rPr>
          <w:color w:val="000000"/>
        </w:rPr>
        <w:t xml:space="preserve">Género </w:t>
      </w:r>
    </w:p>
    <w:p w14:paraId="5C3A8E34" w14:textId="77777777" w:rsidR="000C4D4F" w:rsidRDefault="00EB507A">
      <w:pPr>
        <w:pStyle w:val="Normal1"/>
        <w:numPr>
          <w:ilvl w:val="0"/>
          <w:numId w:val="113"/>
        </w:numPr>
        <w:pBdr>
          <w:top w:val="nil"/>
          <w:left w:val="nil"/>
          <w:bottom w:val="nil"/>
          <w:right w:val="nil"/>
          <w:between w:val="nil"/>
        </w:pBdr>
        <w:spacing w:after="0" w:line="360" w:lineRule="auto"/>
        <w:jc w:val="both"/>
      </w:pPr>
      <w:r>
        <w:rPr>
          <w:color w:val="000000"/>
        </w:rPr>
        <w:t>Establecimiento con programa integración</w:t>
      </w:r>
    </w:p>
    <w:p w14:paraId="4D6E569A" w14:textId="77777777" w:rsidR="000C4D4F" w:rsidRDefault="00EB507A">
      <w:pPr>
        <w:pStyle w:val="Normal1"/>
        <w:numPr>
          <w:ilvl w:val="0"/>
          <w:numId w:val="113"/>
        </w:numPr>
        <w:pBdr>
          <w:top w:val="nil"/>
          <w:left w:val="nil"/>
          <w:bottom w:val="nil"/>
          <w:right w:val="nil"/>
          <w:between w:val="nil"/>
        </w:pBdr>
        <w:spacing w:after="0" w:line="360" w:lineRule="auto"/>
        <w:jc w:val="both"/>
      </w:pPr>
      <w:r>
        <w:rPr>
          <w:color w:val="000000"/>
        </w:rPr>
        <w:t>Establecimiento gratuidad.</w:t>
      </w:r>
    </w:p>
    <w:p w14:paraId="1CFD3980" w14:textId="77777777" w:rsidR="000C4D4F" w:rsidRDefault="00EB507A">
      <w:pPr>
        <w:pStyle w:val="Normal1"/>
        <w:numPr>
          <w:ilvl w:val="0"/>
          <w:numId w:val="113"/>
        </w:numPr>
        <w:pBdr>
          <w:top w:val="nil"/>
          <w:left w:val="nil"/>
          <w:bottom w:val="nil"/>
          <w:right w:val="nil"/>
          <w:between w:val="nil"/>
        </w:pBdr>
        <w:spacing w:after="0" w:line="360" w:lineRule="auto"/>
        <w:jc w:val="both"/>
      </w:pPr>
      <w:r>
        <w:rPr>
          <w:color w:val="000000"/>
        </w:rPr>
        <w:t>Información institucional.</w:t>
      </w:r>
    </w:p>
    <w:p w14:paraId="39939807" w14:textId="77777777" w:rsidR="000C4D4F" w:rsidRDefault="00EB507A">
      <w:pPr>
        <w:pStyle w:val="Normal1"/>
        <w:numPr>
          <w:ilvl w:val="0"/>
          <w:numId w:val="113"/>
        </w:numPr>
        <w:pBdr>
          <w:top w:val="nil"/>
          <w:left w:val="nil"/>
          <w:bottom w:val="nil"/>
          <w:right w:val="nil"/>
          <w:between w:val="nil"/>
        </w:pBdr>
        <w:spacing w:after="0" w:line="360" w:lineRule="auto"/>
        <w:jc w:val="both"/>
      </w:pPr>
      <w:r>
        <w:rPr>
          <w:color w:val="000000"/>
        </w:rPr>
        <w:t>Proyecto Educativo y Reglamento Interno.</w:t>
      </w:r>
    </w:p>
    <w:p w14:paraId="6E3C04AE" w14:textId="77777777" w:rsidR="000C4D4F" w:rsidRDefault="00EB507A">
      <w:pPr>
        <w:pStyle w:val="Normal1"/>
        <w:numPr>
          <w:ilvl w:val="0"/>
          <w:numId w:val="113"/>
        </w:numPr>
        <w:pBdr>
          <w:top w:val="nil"/>
          <w:left w:val="nil"/>
          <w:bottom w:val="nil"/>
          <w:right w:val="nil"/>
          <w:between w:val="nil"/>
        </w:pBdr>
        <w:spacing w:after="0" w:line="360" w:lineRule="auto"/>
        <w:jc w:val="both"/>
      </w:pPr>
      <w:r>
        <w:rPr>
          <w:color w:val="000000"/>
        </w:rPr>
        <w:t xml:space="preserve">Si el establecimiento cuenta con procedimiento especial de admisión. </w:t>
      </w:r>
    </w:p>
    <w:p w14:paraId="0F8C73A3" w14:textId="77777777" w:rsidR="000C4D4F" w:rsidRDefault="00EB507A">
      <w:pPr>
        <w:pStyle w:val="Normal1"/>
        <w:numPr>
          <w:ilvl w:val="0"/>
          <w:numId w:val="113"/>
        </w:numPr>
        <w:pBdr>
          <w:top w:val="nil"/>
          <w:left w:val="nil"/>
          <w:bottom w:val="nil"/>
          <w:right w:val="nil"/>
          <w:between w:val="nil"/>
        </w:pBdr>
        <w:spacing w:after="0" w:line="360" w:lineRule="auto"/>
        <w:jc w:val="both"/>
      </w:pPr>
      <w:r>
        <w:rPr>
          <w:color w:val="000000"/>
        </w:rPr>
        <w:t xml:space="preserve">Indicadores de la agencia de la Calidad de la Educación. </w:t>
      </w:r>
    </w:p>
    <w:p w14:paraId="1A3CE166" w14:textId="77777777" w:rsidR="000C4D4F" w:rsidRDefault="00EB507A">
      <w:pPr>
        <w:pStyle w:val="Normal1"/>
        <w:numPr>
          <w:ilvl w:val="0"/>
          <w:numId w:val="113"/>
        </w:numPr>
        <w:pBdr>
          <w:top w:val="nil"/>
          <w:left w:val="nil"/>
          <w:bottom w:val="nil"/>
          <w:right w:val="nil"/>
          <w:between w:val="nil"/>
        </w:pBdr>
        <w:spacing w:line="360" w:lineRule="auto"/>
        <w:jc w:val="both"/>
      </w:pPr>
      <w:r>
        <w:rPr>
          <w:color w:val="000000"/>
        </w:rPr>
        <w:t>Programas extracurriculares e infraestructura.</w:t>
      </w:r>
    </w:p>
    <w:p w14:paraId="2C9FCDD6" w14:textId="77777777" w:rsidR="000C4D4F" w:rsidRDefault="000C4D4F">
      <w:pPr>
        <w:pStyle w:val="Normal1"/>
        <w:widowControl w:val="0"/>
        <w:pBdr>
          <w:top w:val="nil"/>
          <w:left w:val="nil"/>
          <w:bottom w:val="nil"/>
          <w:right w:val="nil"/>
          <w:between w:val="nil"/>
        </w:pBdr>
        <w:spacing w:before="79" w:after="0" w:line="291" w:lineRule="auto"/>
        <w:ind w:left="852" w:right="349" w:firstLine="708"/>
        <w:jc w:val="both"/>
        <w:rPr>
          <w:rFonts w:ascii="Arial" w:eastAsia="Arial" w:hAnsi="Arial" w:cs="Arial"/>
          <w:color w:val="000000"/>
        </w:rPr>
      </w:pPr>
    </w:p>
    <w:p w14:paraId="09A86509" w14:textId="77777777" w:rsidR="000C4D4F" w:rsidRDefault="00EB507A">
      <w:pPr>
        <w:pStyle w:val="Normal1"/>
        <w:rPr>
          <w:b/>
        </w:rPr>
      </w:pPr>
      <w:r>
        <w:rPr>
          <w:b/>
        </w:rPr>
        <w:t>MATRÍCULA (</w:t>
      </w:r>
      <w:proofErr w:type="gramStart"/>
      <w:r>
        <w:rPr>
          <w:b/>
        </w:rPr>
        <w:t>Estudiantes  antiguos</w:t>
      </w:r>
      <w:proofErr w:type="gramEnd"/>
      <w:r>
        <w:rPr>
          <w:b/>
        </w:rPr>
        <w:t>):</w:t>
      </w:r>
    </w:p>
    <w:p w14:paraId="1C38B907" w14:textId="77777777" w:rsidR="000C4D4F" w:rsidRDefault="00EB507A">
      <w:pPr>
        <w:pStyle w:val="Normal1"/>
        <w:widowControl w:val="0"/>
        <w:pBdr>
          <w:top w:val="nil"/>
          <w:left w:val="nil"/>
          <w:bottom w:val="nil"/>
          <w:right w:val="nil"/>
          <w:between w:val="nil"/>
        </w:pBdr>
        <w:spacing w:before="79" w:after="0" w:line="360" w:lineRule="auto"/>
        <w:ind w:right="51" w:firstLine="993"/>
        <w:jc w:val="both"/>
        <w:rPr>
          <w:color w:val="000000"/>
        </w:rPr>
      </w:pPr>
      <w:r>
        <w:rPr>
          <w:color w:val="000000"/>
        </w:rPr>
        <w:t>La matrícula se realiza a partir de DIA/ MES de cada año (o cuando el apoderado lo solicite en los casos de traslado por cambio de domicilio). El apoderado deberá presentarse en el establecimiento para matricular a su pupilo(a), ocasión en la que se le entregará una copia del presente reglamento.</w:t>
      </w:r>
    </w:p>
    <w:p w14:paraId="471F0235" w14:textId="77777777" w:rsidR="000C4D4F" w:rsidRDefault="000C4D4F">
      <w:pPr>
        <w:pStyle w:val="Normal1"/>
        <w:keepNext/>
        <w:keepLines/>
        <w:pBdr>
          <w:top w:val="nil"/>
          <w:left w:val="nil"/>
          <w:bottom w:val="nil"/>
          <w:right w:val="nil"/>
          <w:between w:val="nil"/>
        </w:pBdr>
        <w:tabs>
          <w:tab w:val="left" w:pos="10080"/>
        </w:tabs>
        <w:spacing w:before="40" w:after="0" w:line="360" w:lineRule="auto"/>
        <w:rPr>
          <w:color w:val="000000"/>
          <w:sz w:val="24"/>
          <w:szCs w:val="24"/>
        </w:rPr>
      </w:pPr>
    </w:p>
    <w:p w14:paraId="0BA47BBB" w14:textId="77777777" w:rsidR="000C4D4F" w:rsidRDefault="00EB507A">
      <w:pPr>
        <w:pStyle w:val="Normal1"/>
        <w:keepNext/>
        <w:keepLines/>
        <w:pBdr>
          <w:top w:val="nil"/>
          <w:left w:val="nil"/>
          <w:bottom w:val="nil"/>
          <w:right w:val="nil"/>
          <w:between w:val="nil"/>
        </w:pBdr>
        <w:tabs>
          <w:tab w:val="left" w:pos="10080"/>
        </w:tabs>
        <w:spacing w:before="40" w:after="0" w:line="360" w:lineRule="auto"/>
        <w:rPr>
          <w:color w:val="FF0000"/>
          <w:sz w:val="24"/>
          <w:szCs w:val="24"/>
        </w:rPr>
      </w:pPr>
      <w:r>
        <w:rPr>
          <w:b/>
          <w:color w:val="000000"/>
          <w:sz w:val="23"/>
          <w:szCs w:val="23"/>
        </w:rPr>
        <w:t xml:space="preserve">REQUERIMIENTOS: </w:t>
      </w:r>
    </w:p>
    <w:p w14:paraId="402B6B8E" w14:textId="77777777" w:rsidR="000C4D4F" w:rsidRDefault="00EB507A">
      <w:pPr>
        <w:pStyle w:val="Normal1"/>
        <w:widowControl w:val="0"/>
        <w:numPr>
          <w:ilvl w:val="0"/>
          <w:numId w:val="91"/>
        </w:numPr>
        <w:pBdr>
          <w:top w:val="nil"/>
          <w:left w:val="nil"/>
          <w:bottom w:val="nil"/>
          <w:right w:val="nil"/>
          <w:between w:val="nil"/>
        </w:pBdr>
        <w:tabs>
          <w:tab w:val="left" w:pos="1280"/>
          <w:tab w:val="left" w:pos="1281"/>
        </w:tabs>
        <w:spacing w:before="59" w:after="0" w:line="360" w:lineRule="auto"/>
        <w:ind w:left="993" w:firstLine="0"/>
      </w:pPr>
      <w:r>
        <w:rPr>
          <w:color w:val="000000"/>
        </w:rPr>
        <w:t>Certificado de nacimiento original.</w:t>
      </w:r>
    </w:p>
    <w:p w14:paraId="5CCA1062" w14:textId="77777777" w:rsidR="000C4D4F" w:rsidRDefault="00EB507A">
      <w:pPr>
        <w:pStyle w:val="Normal1"/>
        <w:widowControl w:val="0"/>
        <w:numPr>
          <w:ilvl w:val="0"/>
          <w:numId w:val="91"/>
        </w:numPr>
        <w:pBdr>
          <w:top w:val="nil"/>
          <w:left w:val="nil"/>
          <w:bottom w:val="nil"/>
          <w:right w:val="nil"/>
          <w:between w:val="nil"/>
        </w:pBdr>
        <w:tabs>
          <w:tab w:val="left" w:pos="1280"/>
          <w:tab w:val="left" w:pos="1281"/>
        </w:tabs>
        <w:spacing w:after="0" w:line="360" w:lineRule="auto"/>
        <w:ind w:left="993" w:firstLine="0"/>
      </w:pPr>
      <w:r>
        <w:rPr>
          <w:color w:val="000000"/>
        </w:rPr>
        <w:t xml:space="preserve">Certificado anual de estudio </w:t>
      </w:r>
    </w:p>
    <w:p w14:paraId="4EE36BB9" w14:textId="77777777" w:rsidR="000C4D4F" w:rsidRDefault="00EB507A">
      <w:pPr>
        <w:pStyle w:val="Normal1"/>
        <w:widowControl w:val="0"/>
        <w:numPr>
          <w:ilvl w:val="0"/>
          <w:numId w:val="91"/>
        </w:numPr>
        <w:pBdr>
          <w:top w:val="nil"/>
          <w:left w:val="nil"/>
          <w:bottom w:val="nil"/>
          <w:right w:val="nil"/>
          <w:between w:val="nil"/>
        </w:pBdr>
        <w:tabs>
          <w:tab w:val="left" w:pos="1280"/>
          <w:tab w:val="left" w:pos="1281"/>
        </w:tabs>
        <w:spacing w:after="0" w:line="360" w:lineRule="auto"/>
        <w:ind w:left="1276" w:hanging="283"/>
      </w:pPr>
      <w:r>
        <w:rPr>
          <w:color w:val="000000"/>
        </w:rPr>
        <w:t xml:space="preserve">Edad de ingreso a </w:t>
      </w:r>
      <w:proofErr w:type="gramStart"/>
      <w:r>
        <w:rPr>
          <w:color w:val="000000"/>
        </w:rPr>
        <w:t>pre kínder</w:t>
      </w:r>
      <w:proofErr w:type="gramEnd"/>
      <w:r>
        <w:rPr>
          <w:color w:val="000000"/>
        </w:rPr>
        <w:t>, kínder y primero de 4, 5 y 6 años al 30 de marzo, respectivamente.</w:t>
      </w:r>
    </w:p>
    <w:p w14:paraId="05A8762C" w14:textId="77777777" w:rsidR="000C4D4F" w:rsidRDefault="00EB507A">
      <w:pPr>
        <w:pStyle w:val="Normal1"/>
        <w:widowControl w:val="0"/>
        <w:numPr>
          <w:ilvl w:val="0"/>
          <w:numId w:val="91"/>
        </w:numPr>
        <w:pBdr>
          <w:top w:val="nil"/>
          <w:left w:val="nil"/>
          <w:bottom w:val="nil"/>
          <w:right w:val="nil"/>
          <w:between w:val="nil"/>
        </w:pBdr>
        <w:tabs>
          <w:tab w:val="left" w:pos="1280"/>
          <w:tab w:val="left" w:pos="1281"/>
        </w:tabs>
        <w:spacing w:after="0" w:line="360" w:lineRule="auto"/>
        <w:ind w:hanging="1007"/>
      </w:pPr>
      <w:r>
        <w:rPr>
          <w:color w:val="000000"/>
        </w:rPr>
        <w:t>Debe ser matriculado por apoderado, padre madre o tutor.</w:t>
      </w:r>
    </w:p>
    <w:p w14:paraId="2ACA20EB" w14:textId="77777777" w:rsidR="000C4D4F" w:rsidRDefault="000C4D4F">
      <w:pPr>
        <w:pStyle w:val="Normal1"/>
        <w:widowControl w:val="0"/>
        <w:tabs>
          <w:tab w:val="left" w:pos="1280"/>
          <w:tab w:val="left" w:pos="1281"/>
        </w:tabs>
        <w:spacing w:before="10" w:after="0" w:line="360" w:lineRule="auto"/>
      </w:pPr>
    </w:p>
    <w:p w14:paraId="275DB449" w14:textId="77777777" w:rsidR="000C4D4F" w:rsidRDefault="000C4D4F">
      <w:pPr>
        <w:pStyle w:val="Normal1"/>
        <w:widowControl w:val="0"/>
        <w:tabs>
          <w:tab w:val="left" w:pos="1280"/>
          <w:tab w:val="left" w:pos="1281"/>
        </w:tabs>
        <w:spacing w:before="10" w:after="0" w:line="360" w:lineRule="auto"/>
        <w:rPr>
          <w:b/>
        </w:rPr>
      </w:pPr>
    </w:p>
    <w:p w14:paraId="50DA10FC" w14:textId="77777777" w:rsidR="000C4D4F" w:rsidRDefault="00EB507A">
      <w:pPr>
        <w:pStyle w:val="Normal1"/>
        <w:widowControl w:val="0"/>
        <w:tabs>
          <w:tab w:val="left" w:pos="1280"/>
          <w:tab w:val="left" w:pos="1281"/>
        </w:tabs>
        <w:spacing w:before="10" w:after="0" w:line="360" w:lineRule="auto"/>
        <w:rPr>
          <w:b/>
        </w:rPr>
      </w:pPr>
      <w:r>
        <w:rPr>
          <w:b/>
        </w:rPr>
        <w:t xml:space="preserve">NÚMERO DE CUPOS POR CURSO </w:t>
      </w:r>
    </w:p>
    <w:tbl>
      <w:tblPr>
        <w:tblStyle w:val="a6"/>
        <w:tblpPr w:leftFromText="141" w:rightFromText="141" w:vertAnchor="page" w:horzAnchor="page" w:tblpX="2698" w:tblpY="5821"/>
        <w:tblW w:w="4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1560"/>
        <w:gridCol w:w="1560"/>
      </w:tblGrid>
      <w:tr w:rsidR="001C4123" w14:paraId="3D08A3B2" w14:textId="77777777" w:rsidTr="001C4123">
        <w:trPr>
          <w:cantSplit/>
          <w:tblHeader/>
        </w:trPr>
        <w:tc>
          <w:tcPr>
            <w:tcW w:w="1242" w:type="dxa"/>
          </w:tcPr>
          <w:p w14:paraId="050909E0" w14:textId="77777777" w:rsidR="001C4123" w:rsidRDefault="001C4123" w:rsidP="001C4123">
            <w:pPr>
              <w:pStyle w:val="Normal1"/>
              <w:rPr>
                <w:b/>
              </w:rPr>
            </w:pPr>
            <w:r>
              <w:rPr>
                <w:b/>
              </w:rPr>
              <w:t xml:space="preserve">CURSO </w:t>
            </w:r>
          </w:p>
        </w:tc>
        <w:tc>
          <w:tcPr>
            <w:tcW w:w="1560" w:type="dxa"/>
          </w:tcPr>
          <w:p w14:paraId="46CC7AA4" w14:textId="77777777" w:rsidR="001C4123" w:rsidRDefault="001C4123" w:rsidP="001C4123">
            <w:pPr>
              <w:pStyle w:val="Normal1"/>
              <w:jc w:val="center"/>
              <w:rPr>
                <w:b/>
              </w:rPr>
            </w:pPr>
            <w:r>
              <w:rPr>
                <w:b/>
              </w:rPr>
              <w:t>CUPOS DE ESTUDIANTES</w:t>
            </w:r>
          </w:p>
        </w:tc>
        <w:tc>
          <w:tcPr>
            <w:tcW w:w="1560" w:type="dxa"/>
          </w:tcPr>
          <w:p w14:paraId="2D89BC1F" w14:textId="77777777" w:rsidR="001C4123" w:rsidRDefault="001C4123" w:rsidP="001C4123">
            <w:pPr>
              <w:pStyle w:val="Normal1"/>
              <w:jc w:val="center"/>
              <w:rPr>
                <w:b/>
              </w:rPr>
            </w:pPr>
            <w:r>
              <w:rPr>
                <w:b/>
              </w:rPr>
              <w:t xml:space="preserve">VACANTES </w:t>
            </w:r>
          </w:p>
          <w:p w14:paraId="1802C33C" w14:textId="77777777" w:rsidR="001C4123" w:rsidRDefault="001C4123" w:rsidP="001C4123">
            <w:pPr>
              <w:pStyle w:val="Normal1"/>
              <w:jc w:val="center"/>
              <w:rPr>
                <w:b/>
              </w:rPr>
            </w:pPr>
            <w:r>
              <w:rPr>
                <w:b/>
              </w:rPr>
              <w:t>2023</w:t>
            </w:r>
          </w:p>
        </w:tc>
      </w:tr>
      <w:tr w:rsidR="001C4123" w14:paraId="18D3A2E7" w14:textId="77777777" w:rsidTr="001C4123">
        <w:trPr>
          <w:cantSplit/>
          <w:tblHeader/>
        </w:trPr>
        <w:tc>
          <w:tcPr>
            <w:tcW w:w="1242" w:type="dxa"/>
          </w:tcPr>
          <w:p w14:paraId="0F7CC7C6" w14:textId="77777777" w:rsidR="001C4123" w:rsidRDefault="001C4123" w:rsidP="001C4123">
            <w:pPr>
              <w:pStyle w:val="Normal1"/>
              <w:jc w:val="center"/>
            </w:pPr>
            <w:r>
              <w:t xml:space="preserve">Pre </w:t>
            </w:r>
            <w:proofErr w:type="spellStart"/>
            <w:r>
              <w:t>Kínder</w:t>
            </w:r>
            <w:proofErr w:type="spellEnd"/>
          </w:p>
        </w:tc>
        <w:tc>
          <w:tcPr>
            <w:tcW w:w="1560" w:type="dxa"/>
          </w:tcPr>
          <w:p w14:paraId="41089DD1" w14:textId="77777777" w:rsidR="001C4123" w:rsidRDefault="001C4123" w:rsidP="001C4123">
            <w:pPr>
              <w:pStyle w:val="Normal1"/>
              <w:jc w:val="center"/>
            </w:pPr>
            <w:r>
              <w:t>35</w:t>
            </w:r>
          </w:p>
        </w:tc>
        <w:tc>
          <w:tcPr>
            <w:tcW w:w="1560" w:type="dxa"/>
          </w:tcPr>
          <w:p w14:paraId="029B3F2F" w14:textId="77777777" w:rsidR="001C4123" w:rsidRDefault="001C4123" w:rsidP="001C4123">
            <w:pPr>
              <w:pStyle w:val="Normal1"/>
              <w:jc w:val="center"/>
            </w:pPr>
            <w:r>
              <w:t>35</w:t>
            </w:r>
          </w:p>
        </w:tc>
      </w:tr>
      <w:tr w:rsidR="001C4123" w14:paraId="70FB0EE2" w14:textId="77777777" w:rsidTr="001C4123">
        <w:trPr>
          <w:cantSplit/>
          <w:tblHeader/>
        </w:trPr>
        <w:tc>
          <w:tcPr>
            <w:tcW w:w="1242" w:type="dxa"/>
          </w:tcPr>
          <w:p w14:paraId="0A1D2D93" w14:textId="77777777" w:rsidR="001C4123" w:rsidRDefault="001C4123" w:rsidP="001C4123">
            <w:pPr>
              <w:pStyle w:val="Normal1"/>
              <w:jc w:val="center"/>
            </w:pPr>
            <w:proofErr w:type="spellStart"/>
            <w:r>
              <w:t>Kínder</w:t>
            </w:r>
            <w:proofErr w:type="spellEnd"/>
          </w:p>
        </w:tc>
        <w:tc>
          <w:tcPr>
            <w:tcW w:w="1560" w:type="dxa"/>
          </w:tcPr>
          <w:p w14:paraId="1C6A069E" w14:textId="77777777" w:rsidR="001C4123" w:rsidRDefault="001C4123" w:rsidP="001C4123">
            <w:pPr>
              <w:pStyle w:val="Normal1"/>
              <w:jc w:val="center"/>
            </w:pPr>
            <w:r>
              <w:t>35</w:t>
            </w:r>
          </w:p>
        </w:tc>
        <w:tc>
          <w:tcPr>
            <w:tcW w:w="1560" w:type="dxa"/>
          </w:tcPr>
          <w:p w14:paraId="2A8CA74D" w14:textId="77777777" w:rsidR="001C4123" w:rsidRDefault="001C4123" w:rsidP="001C4123">
            <w:pPr>
              <w:pStyle w:val="Normal1"/>
              <w:jc w:val="center"/>
            </w:pPr>
            <w:r>
              <w:t>4</w:t>
            </w:r>
          </w:p>
        </w:tc>
      </w:tr>
      <w:tr w:rsidR="001C4123" w14:paraId="172857EC" w14:textId="77777777" w:rsidTr="001C4123">
        <w:trPr>
          <w:cantSplit/>
          <w:tblHeader/>
        </w:trPr>
        <w:tc>
          <w:tcPr>
            <w:tcW w:w="1242" w:type="dxa"/>
          </w:tcPr>
          <w:p w14:paraId="6A76F31A" w14:textId="77777777" w:rsidR="001C4123" w:rsidRDefault="001C4123" w:rsidP="001C4123">
            <w:pPr>
              <w:pStyle w:val="Normal1"/>
              <w:jc w:val="center"/>
            </w:pPr>
            <w:r>
              <w:t xml:space="preserve">1° </w:t>
            </w:r>
            <w:proofErr w:type="spellStart"/>
            <w:r>
              <w:t>básico</w:t>
            </w:r>
            <w:proofErr w:type="spellEnd"/>
            <w:r>
              <w:t xml:space="preserve"> </w:t>
            </w:r>
          </w:p>
        </w:tc>
        <w:tc>
          <w:tcPr>
            <w:tcW w:w="1560" w:type="dxa"/>
          </w:tcPr>
          <w:p w14:paraId="70592826" w14:textId="77777777" w:rsidR="001C4123" w:rsidRDefault="001C4123" w:rsidP="001C4123">
            <w:pPr>
              <w:pStyle w:val="Normal1"/>
              <w:jc w:val="center"/>
            </w:pPr>
            <w:r>
              <w:t>45</w:t>
            </w:r>
          </w:p>
        </w:tc>
        <w:tc>
          <w:tcPr>
            <w:tcW w:w="1560" w:type="dxa"/>
          </w:tcPr>
          <w:p w14:paraId="276635BD" w14:textId="77777777" w:rsidR="001C4123" w:rsidRDefault="001C4123" w:rsidP="001C4123">
            <w:pPr>
              <w:pStyle w:val="Normal1"/>
              <w:jc w:val="center"/>
            </w:pPr>
            <w:r>
              <w:t>0</w:t>
            </w:r>
          </w:p>
        </w:tc>
      </w:tr>
      <w:tr w:rsidR="001C4123" w14:paraId="477200ED" w14:textId="77777777" w:rsidTr="001C4123">
        <w:trPr>
          <w:cantSplit/>
          <w:tblHeader/>
        </w:trPr>
        <w:tc>
          <w:tcPr>
            <w:tcW w:w="1242" w:type="dxa"/>
          </w:tcPr>
          <w:p w14:paraId="01C1BE6C" w14:textId="77777777" w:rsidR="001C4123" w:rsidRDefault="001C4123" w:rsidP="001C4123">
            <w:pPr>
              <w:pStyle w:val="Normal1"/>
              <w:jc w:val="center"/>
            </w:pPr>
            <w:r>
              <w:t xml:space="preserve">2° </w:t>
            </w:r>
            <w:proofErr w:type="spellStart"/>
            <w:r>
              <w:t>básico</w:t>
            </w:r>
            <w:proofErr w:type="spellEnd"/>
          </w:p>
        </w:tc>
        <w:tc>
          <w:tcPr>
            <w:tcW w:w="1560" w:type="dxa"/>
          </w:tcPr>
          <w:p w14:paraId="00B2E5DE" w14:textId="77777777" w:rsidR="001C4123" w:rsidRDefault="001C4123" w:rsidP="001C4123">
            <w:pPr>
              <w:pStyle w:val="Normal1"/>
              <w:jc w:val="center"/>
            </w:pPr>
            <w:r>
              <w:t>45</w:t>
            </w:r>
          </w:p>
        </w:tc>
        <w:tc>
          <w:tcPr>
            <w:tcW w:w="1560" w:type="dxa"/>
          </w:tcPr>
          <w:p w14:paraId="6A2924B4" w14:textId="77777777" w:rsidR="001C4123" w:rsidRDefault="001C4123" w:rsidP="001C4123">
            <w:pPr>
              <w:pStyle w:val="Normal1"/>
              <w:jc w:val="center"/>
            </w:pPr>
            <w:r>
              <w:t>0</w:t>
            </w:r>
          </w:p>
        </w:tc>
      </w:tr>
      <w:tr w:rsidR="001C4123" w14:paraId="5519F6C7" w14:textId="77777777" w:rsidTr="001C4123">
        <w:trPr>
          <w:cantSplit/>
          <w:tblHeader/>
        </w:trPr>
        <w:tc>
          <w:tcPr>
            <w:tcW w:w="1242" w:type="dxa"/>
          </w:tcPr>
          <w:p w14:paraId="7B9A4E46" w14:textId="77777777" w:rsidR="001C4123" w:rsidRDefault="001C4123" w:rsidP="001C4123">
            <w:pPr>
              <w:pStyle w:val="Normal1"/>
              <w:jc w:val="center"/>
            </w:pPr>
            <w:r>
              <w:t xml:space="preserve">3° </w:t>
            </w:r>
            <w:proofErr w:type="spellStart"/>
            <w:r>
              <w:t>básico</w:t>
            </w:r>
            <w:proofErr w:type="spellEnd"/>
          </w:p>
        </w:tc>
        <w:tc>
          <w:tcPr>
            <w:tcW w:w="1560" w:type="dxa"/>
          </w:tcPr>
          <w:p w14:paraId="69B9CCE3" w14:textId="77777777" w:rsidR="001C4123" w:rsidRDefault="001C4123" w:rsidP="001C4123">
            <w:pPr>
              <w:pStyle w:val="Normal1"/>
              <w:jc w:val="center"/>
            </w:pPr>
            <w:r>
              <w:t>45</w:t>
            </w:r>
          </w:p>
        </w:tc>
        <w:tc>
          <w:tcPr>
            <w:tcW w:w="1560" w:type="dxa"/>
          </w:tcPr>
          <w:p w14:paraId="17F60B3E" w14:textId="77777777" w:rsidR="001C4123" w:rsidRDefault="001C4123" w:rsidP="001C4123">
            <w:pPr>
              <w:pStyle w:val="Normal1"/>
              <w:jc w:val="center"/>
            </w:pPr>
            <w:r>
              <w:t>0</w:t>
            </w:r>
          </w:p>
        </w:tc>
      </w:tr>
      <w:tr w:rsidR="001C4123" w14:paraId="09310813" w14:textId="77777777" w:rsidTr="001C4123">
        <w:trPr>
          <w:cantSplit/>
          <w:tblHeader/>
        </w:trPr>
        <w:tc>
          <w:tcPr>
            <w:tcW w:w="1242" w:type="dxa"/>
          </w:tcPr>
          <w:p w14:paraId="601D2567" w14:textId="77777777" w:rsidR="001C4123" w:rsidRDefault="001C4123" w:rsidP="001C4123">
            <w:pPr>
              <w:pStyle w:val="Normal1"/>
              <w:jc w:val="center"/>
            </w:pPr>
            <w:r>
              <w:t xml:space="preserve">4° </w:t>
            </w:r>
            <w:proofErr w:type="spellStart"/>
            <w:r>
              <w:t>básico</w:t>
            </w:r>
            <w:proofErr w:type="spellEnd"/>
          </w:p>
        </w:tc>
        <w:tc>
          <w:tcPr>
            <w:tcW w:w="1560" w:type="dxa"/>
          </w:tcPr>
          <w:p w14:paraId="5930DCF3" w14:textId="77777777" w:rsidR="001C4123" w:rsidRDefault="001C4123" w:rsidP="001C4123">
            <w:pPr>
              <w:pStyle w:val="Normal1"/>
              <w:jc w:val="center"/>
            </w:pPr>
            <w:r>
              <w:t>45</w:t>
            </w:r>
          </w:p>
        </w:tc>
        <w:tc>
          <w:tcPr>
            <w:tcW w:w="1560" w:type="dxa"/>
          </w:tcPr>
          <w:p w14:paraId="42992BC5" w14:textId="77777777" w:rsidR="001C4123" w:rsidRDefault="001C4123" w:rsidP="001C4123">
            <w:pPr>
              <w:pStyle w:val="Normal1"/>
              <w:jc w:val="center"/>
            </w:pPr>
            <w:r>
              <w:t>0</w:t>
            </w:r>
          </w:p>
        </w:tc>
      </w:tr>
      <w:tr w:rsidR="001C4123" w14:paraId="6FBC6034" w14:textId="77777777" w:rsidTr="001C4123">
        <w:trPr>
          <w:cantSplit/>
          <w:tblHeader/>
        </w:trPr>
        <w:tc>
          <w:tcPr>
            <w:tcW w:w="1242" w:type="dxa"/>
          </w:tcPr>
          <w:p w14:paraId="390F7CC5" w14:textId="77777777" w:rsidR="001C4123" w:rsidRDefault="001C4123" w:rsidP="001C4123">
            <w:pPr>
              <w:pStyle w:val="Normal1"/>
              <w:jc w:val="center"/>
            </w:pPr>
            <w:r>
              <w:t xml:space="preserve">5° </w:t>
            </w:r>
            <w:proofErr w:type="spellStart"/>
            <w:r>
              <w:t>básico</w:t>
            </w:r>
            <w:proofErr w:type="spellEnd"/>
          </w:p>
        </w:tc>
        <w:tc>
          <w:tcPr>
            <w:tcW w:w="1560" w:type="dxa"/>
          </w:tcPr>
          <w:p w14:paraId="2232706E" w14:textId="77777777" w:rsidR="001C4123" w:rsidRDefault="001C4123" w:rsidP="001C4123">
            <w:pPr>
              <w:pStyle w:val="Normal1"/>
              <w:jc w:val="center"/>
            </w:pPr>
            <w:r>
              <w:t>45</w:t>
            </w:r>
          </w:p>
        </w:tc>
        <w:tc>
          <w:tcPr>
            <w:tcW w:w="1560" w:type="dxa"/>
          </w:tcPr>
          <w:p w14:paraId="040FDDCB" w14:textId="77777777" w:rsidR="001C4123" w:rsidRDefault="001C4123" w:rsidP="001C4123">
            <w:pPr>
              <w:pStyle w:val="Normal1"/>
              <w:jc w:val="center"/>
            </w:pPr>
            <w:r>
              <w:t>0</w:t>
            </w:r>
          </w:p>
        </w:tc>
      </w:tr>
      <w:tr w:rsidR="001C4123" w14:paraId="4BC0B9CA" w14:textId="77777777" w:rsidTr="001C4123">
        <w:trPr>
          <w:cantSplit/>
          <w:tblHeader/>
        </w:trPr>
        <w:tc>
          <w:tcPr>
            <w:tcW w:w="1242" w:type="dxa"/>
          </w:tcPr>
          <w:p w14:paraId="28C39238" w14:textId="77777777" w:rsidR="001C4123" w:rsidRDefault="001C4123" w:rsidP="001C4123">
            <w:pPr>
              <w:pStyle w:val="Normal1"/>
              <w:jc w:val="center"/>
            </w:pPr>
            <w:r>
              <w:t xml:space="preserve">6° </w:t>
            </w:r>
            <w:proofErr w:type="spellStart"/>
            <w:r>
              <w:t>básico</w:t>
            </w:r>
            <w:proofErr w:type="spellEnd"/>
          </w:p>
        </w:tc>
        <w:tc>
          <w:tcPr>
            <w:tcW w:w="1560" w:type="dxa"/>
          </w:tcPr>
          <w:p w14:paraId="71CD3466" w14:textId="77777777" w:rsidR="001C4123" w:rsidRDefault="001C4123" w:rsidP="001C4123">
            <w:pPr>
              <w:pStyle w:val="Normal1"/>
              <w:jc w:val="center"/>
            </w:pPr>
            <w:r>
              <w:t>45</w:t>
            </w:r>
          </w:p>
        </w:tc>
        <w:tc>
          <w:tcPr>
            <w:tcW w:w="1560" w:type="dxa"/>
          </w:tcPr>
          <w:p w14:paraId="686026E3" w14:textId="77777777" w:rsidR="001C4123" w:rsidRDefault="001C4123" w:rsidP="001C4123">
            <w:pPr>
              <w:pStyle w:val="Normal1"/>
              <w:jc w:val="center"/>
            </w:pPr>
            <w:r>
              <w:t>0</w:t>
            </w:r>
          </w:p>
        </w:tc>
      </w:tr>
      <w:tr w:rsidR="001C4123" w14:paraId="27CBCACC" w14:textId="77777777" w:rsidTr="001C4123">
        <w:trPr>
          <w:cantSplit/>
          <w:tblHeader/>
        </w:trPr>
        <w:tc>
          <w:tcPr>
            <w:tcW w:w="1242" w:type="dxa"/>
          </w:tcPr>
          <w:p w14:paraId="3BA466BB" w14:textId="77777777" w:rsidR="001C4123" w:rsidRDefault="001C4123" w:rsidP="001C4123">
            <w:pPr>
              <w:pStyle w:val="Normal1"/>
              <w:jc w:val="center"/>
            </w:pPr>
            <w:r>
              <w:t xml:space="preserve">7° </w:t>
            </w:r>
            <w:proofErr w:type="spellStart"/>
            <w:r>
              <w:t>básico</w:t>
            </w:r>
            <w:proofErr w:type="spellEnd"/>
          </w:p>
        </w:tc>
        <w:tc>
          <w:tcPr>
            <w:tcW w:w="1560" w:type="dxa"/>
          </w:tcPr>
          <w:p w14:paraId="2D05E070" w14:textId="77777777" w:rsidR="001C4123" w:rsidRDefault="001C4123" w:rsidP="001C4123">
            <w:pPr>
              <w:pStyle w:val="Normal1"/>
              <w:jc w:val="center"/>
            </w:pPr>
            <w:r>
              <w:t>45</w:t>
            </w:r>
          </w:p>
        </w:tc>
        <w:tc>
          <w:tcPr>
            <w:tcW w:w="1560" w:type="dxa"/>
          </w:tcPr>
          <w:p w14:paraId="557FED9F" w14:textId="77777777" w:rsidR="001C4123" w:rsidRDefault="001C4123" w:rsidP="001C4123">
            <w:pPr>
              <w:pStyle w:val="Normal1"/>
              <w:jc w:val="center"/>
            </w:pPr>
            <w:r>
              <w:t>0</w:t>
            </w:r>
          </w:p>
        </w:tc>
      </w:tr>
      <w:tr w:rsidR="001C4123" w14:paraId="1E088517" w14:textId="77777777" w:rsidTr="001C4123">
        <w:trPr>
          <w:cantSplit/>
          <w:tblHeader/>
        </w:trPr>
        <w:tc>
          <w:tcPr>
            <w:tcW w:w="1242" w:type="dxa"/>
          </w:tcPr>
          <w:p w14:paraId="502FCC60" w14:textId="77777777" w:rsidR="001C4123" w:rsidRDefault="001C4123" w:rsidP="001C4123">
            <w:pPr>
              <w:pStyle w:val="Normal1"/>
              <w:jc w:val="center"/>
            </w:pPr>
            <w:r>
              <w:t xml:space="preserve">8° </w:t>
            </w:r>
            <w:proofErr w:type="spellStart"/>
            <w:r>
              <w:t>básico</w:t>
            </w:r>
            <w:proofErr w:type="spellEnd"/>
          </w:p>
        </w:tc>
        <w:tc>
          <w:tcPr>
            <w:tcW w:w="1560" w:type="dxa"/>
          </w:tcPr>
          <w:p w14:paraId="54C057AA" w14:textId="77777777" w:rsidR="001C4123" w:rsidRDefault="001C4123" w:rsidP="001C4123">
            <w:pPr>
              <w:pStyle w:val="Normal1"/>
              <w:jc w:val="center"/>
            </w:pPr>
            <w:r>
              <w:t>45</w:t>
            </w:r>
          </w:p>
        </w:tc>
        <w:tc>
          <w:tcPr>
            <w:tcW w:w="1560" w:type="dxa"/>
          </w:tcPr>
          <w:p w14:paraId="71EFF7F6" w14:textId="77777777" w:rsidR="001C4123" w:rsidRDefault="001C4123" w:rsidP="001C4123">
            <w:pPr>
              <w:pStyle w:val="Normal1"/>
              <w:jc w:val="center"/>
            </w:pPr>
            <w:r>
              <w:t>0</w:t>
            </w:r>
          </w:p>
        </w:tc>
      </w:tr>
    </w:tbl>
    <w:p w14:paraId="2EBDA451" w14:textId="77777777" w:rsidR="000C4D4F" w:rsidRDefault="000C4D4F">
      <w:pPr>
        <w:pStyle w:val="Normal1"/>
        <w:widowControl w:val="0"/>
        <w:tabs>
          <w:tab w:val="left" w:pos="1280"/>
          <w:tab w:val="left" w:pos="1281"/>
        </w:tabs>
        <w:spacing w:before="10" w:after="0" w:line="360" w:lineRule="auto"/>
      </w:pPr>
    </w:p>
    <w:p w14:paraId="3C557684" w14:textId="77777777" w:rsidR="000C4D4F" w:rsidRDefault="000C4D4F">
      <w:pPr>
        <w:pStyle w:val="Normal1"/>
        <w:widowControl w:val="0"/>
        <w:pBdr>
          <w:top w:val="nil"/>
          <w:left w:val="nil"/>
          <w:bottom w:val="nil"/>
          <w:right w:val="nil"/>
          <w:between w:val="nil"/>
        </w:pBdr>
        <w:tabs>
          <w:tab w:val="left" w:pos="1280"/>
          <w:tab w:val="left" w:pos="1281"/>
        </w:tabs>
        <w:spacing w:before="10" w:after="0" w:line="360" w:lineRule="auto"/>
        <w:ind w:left="2000"/>
        <w:rPr>
          <w:color w:val="000000"/>
        </w:rPr>
      </w:pPr>
    </w:p>
    <w:p w14:paraId="35B07D8C" w14:textId="77777777" w:rsidR="000C4D4F" w:rsidRDefault="000C4D4F">
      <w:pPr>
        <w:pStyle w:val="Normal1"/>
        <w:widowControl w:val="0"/>
        <w:pBdr>
          <w:top w:val="nil"/>
          <w:left w:val="nil"/>
          <w:bottom w:val="nil"/>
          <w:right w:val="nil"/>
          <w:between w:val="nil"/>
        </w:pBdr>
        <w:tabs>
          <w:tab w:val="left" w:pos="1280"/>
          <w:tab w:val="left" w:pos="1281"/>
        </w:tabs>
        <w:spacing w:after="0" w:line="360" w:lineRule="auto"/>
        <w:ind w:left="2000"/>
        <w:rPr>
          <w:color w:val="000000"/>
        </w:rPr>
      </w:pPr>
    </w:p>
    <w:p w14:paraId="4ECD244C" w14:textId="77777777" w:rsidR="000C4D4F" w:rsidRDefault="000C4D4F">
      <w:pPr>
        <w:pStyle w:val="Normal1"/>
        <w:widowControl w:val="0"/>
        <w:pBdr>
          <w:top w:val="nil"/>
          <w:left w:val="nil"/>
          <w:bottom w:val="nil"/>
          <w:right w:val="nil"/>
          <w:between w:val="nil"/>
        </w:pBdr>
        <w:tabs>
          <w:tab w:val="left" w:pos="1280"/>
          <w:tab w:val="left" w:pos="1281"/>
        </w:tabs>
        <w:spacing w:after="0" w:line="360" w:lineRule="auto"/>
        <w:ind w:left="2000"/>
        <w:rPr>
          <w:color w:val="000000"/>
        </w:rPr>
      </w:pPr>
    </w:p>
    <w:p w14:paraId="2EF6598B" w14:textId="77777777" w:rsidR="000C4D4F" w:rsidRDefault="000C4D4F">
      <w:pPr>
        <w:pStyle w:val="Normal1"/>
        <w:widowControl w:val="0"/>
        <w:pBdr>
          <w:top w:val="nil"/>
          <w:left w:val="nil"/>
          <w:bottom w:val="nil"/>
          <w:right w:val="nil"/>
          <w:between w:val="nil"/>
        </w:pBdr>
        <w:tabs>
          <w:tab w:val="left" w:pos="1280"/>
          <w:tab w:val="left" w:pos="1281"/>
        </w:tabs>
        <w:spacing w:after="0" w:line="360" w:lineRule="auto"/>
        <w:ind w:left="2000"/>
        <w:rPr>
          <w:color w:val="000000"/>
        </w:rPr>
      </w:pPr>
    </w:p>
    <w:p w14:paraId="3BD5EC7C" w14:textId="77777777" w:rsidR="000C4D4F" w:rsidRDefault="000C4D4F">
      <w:pPr>
        <w:pStyle w:val="Normal1"/>
        <w:widowControl w:val="0"/>
        <w:pBdr>
          <w:top w:val="nil"/>
          <w:left w:val="nil"/>
          <w:bottom w:val="nil"/>
          <w:right w:val="nil"/>
          <w:between w:val="nil"/>
        </w:pBdr>
        <w:tabs>
          <w:tab w:val="left" w:pos="1280"/>
          <w:tab w:val="left" w:pos="1281"/>
        </w:tabs>
        <w:spacing w:after="0" w:line="360" w:lineRule="auto"/>
        <w:ind w:left="2000"/>
        <w:rPr>
          <w:color w:val="000000"/>
        </w:rPr>
      </w:pPr>
    </w:p>
    <w:p w14:paraId="18DE135C" w14:textId="77777777" w:rsidR="000C4D4F" w:rsidRDefault="000C4D4F">
      <w:pPr>
        <w:pStyle w:val="Normal1"/>
        <w:widowControl w:val="0"/>
        <w:pBdr>
          <w:top w:val="nil"/>
          <w:left w:val="nil"/>
          <w:bottom w:val="nil"/>
          <w:right w:val="nil"/>
          <w:between w:val="nil"/>
        </w:pBdr>
        <w:tabs>
          <w:tab w:val="left" w:pos="1280"/>
          <w:tab w:val="left" w:pos="1281"/>
        </w:tabs>
        <w:spacing w:after="0" w:line="360" w:lineRule="auto"/>
        <w:ind w:left="2000"/>
        <w:rPr>
          <w:color w:val="000000"/>
        </w:rPr>
      </w:pPr>
    </w:p>
    <w:p w14:paraId="1A9980BF" w14:textId="77777777" w:rsidR="000C4D4F" w:rsidRDefault="000C4D4F">
      <w:pPr>
        <w:pStyle w:val="Normal1"/>
        <w:widowControl w:val="0"/>
        <w:pBdr>
          <w:top w:val="nil"/>
          <w:left w:val="nil"/>
          <w:bottom w:val="nil"/>
          <w:right w:val="nil"/>
          <w:between w:val="nil"/>
        </w:pBdr>
        <w:tabs>
          <w:tab w:val="left" w:pos="1280"/>
          <w:tab w:val="left" w:pos="1281"/>
        </w:tabs>
        <w:spacing w:after="0" w:line="360" w:lineRule="auto"/>
        <w:ind w:left="2000"/>
        <w:rPr>
          <w:color w:val="000000"/>
        </w:rPr>
      </w:pPr>
    </w:p>
    <w:p w14:paraId="0DECEE70" w14:textId="77777777" w:rsidR="000C4D4F" w:rsidRDefault="000C4D4F">
      <w:pPr>
        <w:pStyle w:val="Normal1"/>
        <w:widowControl w:val="0"/>
        <w:pBdr>
          <w:top w:val="nil"/>
          <w:left w:val="nil"/>
          <w:bottom w:val="nil"/>
          <w:right w:val="nil"/>
          <w:between w:val="nil"/>
        </w:pBdr>
        <w:tabs>
          <w:tab w:val="left" w:pos="1280"/>
          <w:tab w:val="left" w:pos="1281"/>
        </w:tabs>
        <w:spacing w:after="0" w:line="360" w:lineRule="auto"/>
        <w:ind w:left="2000"/>
        <w:rPr>
          <w:color w:val="000000"/>
        </w:rPr>
      </w:pPr>
    </w:p>
    <w:p w14:paraId="55840A5D" w14:textId="77777777" w:rsidR="000C4D4F" w:rsidRDefault="00EB507A">
      <w:pPr>
        <w:pStyle w:val="Normal1"/>
        <w:widowControl w:val="0"/>
        <w:tabs>
          <w:tab w:val="left" w:pos="1280"/>
          <w:tab w:val="left" w:pos="1281"/>
        </w:tabs>
        <w:spacing w:before="10" w:after="0" w:line="360" w:lineRule="auto"/>
      </w:pPr>
      <w:r>
        <w:t>La cantidad de vacantes para el año 2024 puede ser modificada de acuerdo con el movimiento de matrículas que se producen durante el año 2023.</w:t>
      </w:r>
    </w:p>
    <w:p w14:paraId="458E7D28" w14:textId="77777777" w:rsidR="000C4D4F" w:rsidRDefault="00EB507A">
      <w:pPr>
        <w:pStyle w:val="Normal1"/>
        <w:rPr>
          <w:b/>
          <w:sz w:val="23"/>
          <w:szCs w:val="23"/>
        </w:rPr>
      </w:pPr>
      <w:r>
        <w:rPr>
          <w:b/>
          <w:sz w:val="23"/>
          <w:szCs w:val="23"/>
        </w:rPr>
        <w:t>TRASLADOS DE LOS ESTUDIANTES:</w:t>
      </w:r>
    </w:p>
    <w:p w14:paraId="06644C8A" w14:textId="77777777" w:rsidR="000C4D4F" w:rsidRDefault="00EB507A">
      <w:pPr>
        <w:pStyle w:val="Normal1"/>
        <w:widowControl w:val="0"/>
        <w:tabs>
          <w:tab w:val="left" w:pos="1280"/>
          <w:tab w:val="left" w:pos="1281"/>
        </w:tabs>
        <w:spacing w:before="10" w:after="0" w:line="360" w:lineRule="auto"/>
        <w:jc w:val="both"/>
      </w:pPr>
      <w:r>
        <w:tab/>
        <w:t>La decisión de trasladar (o retirar) un alumno/a de escuela es responsabilidad exclusiva del padre o apoderado, no pudiendo la escuela impedirlo ni negar la entrega de la documentación correspondiente.</w:t>
      </w:r>
    </w:p>
    <w:p w14:paraId="50D8F7EA" w14:textId="77777777" w:rsidR="000C4D4F" w:rsidRDefault="00EB507A">
      <w:pPr>
        <w:pStyle w:val="Normal1"/>
        <w:widowControl w:val="0"/>
        <w:tabs>
          <w:tab w:val="left" w:pos="1280"/>
          <w:tab w:val="left" w:pos="1281"/>
        </w:tabs>
        <w:spacing w:before="10" w:after="0" w:line="360" w:lineRule="auto"/>
        <w:jc w:val="both"/>
      </w:pPr>
      <w:r>
        <w:tab/>
        <w:t>El retiro voluntario es un acto formal a través del cual padre, madre o apoderado manifiestan libremente su decisión de retirar al estudiante del establecimiento educacional, este acto debe realizarse por escrito indicando causal de traslado e indicar establecimiento al cual será trasladado.</w:t>
      </w:r>
    </w:p>
    <w:p w14:paraId="2EABA52D" w14:textId="77777777" w:rsidR="000C4D4F" w:rsidRDefault="00EB507A">
      <w:pPr>
        <w:pStyle w:val="Normal1"/>
        <w:rPr>
          <w:b/>
          <w:sz w:val="23"/>
          <w:szCs w:val="23"/>
        </w:rPr>
      </w:pPr>
      <w:r>
        <w:rPr>
          <w:b/>
          <w:sz w:val="23"/>
          <w:szCs w:val="23"/>
        </w:rPr>
        <w:t>DOCUMENTOS QUE SERÁN ENTREGADOS AL MOMENTO DE SOLICITUD DE TRASLADO DE ALUMNO:</w:t>
      </w:r>
    </w:p>
    <w:p w14:paraId="09EC68AC" w14:textId="77777777" w:rsidR="000C4D4F" w:rsidRDefault="00EB507A">
      <w:pPr>
        <w:pStyle w:val="Normal1"/>
        <w:numPr>
          <w:ilvl w:val="0"/>
          <w:numId w:val="108"/>
        </w:numPr>
        <w:pBdr>
          <w:top w:val="nil"/>
          <w:left w:val="nil"/>
          <w:bottom w:val="nil"/>
          <w:right w:val="nil"/>
          <w:between w:val="nil"/>
        </w:pBdr>
        <w:spacing w:after="0"/>
        <w:rPr>
          <w:color w:val="000000"/>
          <w:sz w:val="23"/>
          <w:szCs w:val="23"/>
        </w:rPr>
      </w:pPr>
      <w:r>
        <w:rPr>
          <w:color w:val="000000"/>
          <w:sz w:val="23"/>
          <w:szCs w:val="23"/>
        </w:rPr>
        <w:t>Certificado de Nacimiento</w:t>
      </w:r>
    </w:p>
    <w:p w14:paraId="4D78403C" w14:textId="77777777" w:rsidR="000C4D4F" w:rsidRDefault="00EB507A">
      <w:pPr>
        <w:pStyle w:val="Normal1"/>
        <w:numPr>
          <w:ilvl w:val="0"/>
          <w:numId w:val="108"/>
        </w:numPr>
        <w:pBdr>
          <w:top w:val="nil"/>
          <w:left w:val="nil"/>
          <w:bottom w:val="nil"/>
          <w:right w:val="nil"/>
          <w:between w:val="nil"/>
        </w:pBdr>
        <w:spacing w:after="0"/>
        <w:rPr>
          <w:color w:val="000000"/>
          <w:sz w:val="23"/>
          <w:szCs w:val="23"/>
        </w:rPr>
      </w:pPr>
      <w:r>
        <w:rPr>
          <w:color w:val="000000"/>
          <w:sz w:val="23"/>
          <w:szCs w:val="23"/>
        </w:rPr>
        <w:t xml:space="preserve">Certificado de Traslado </w:t>
      </w:r>
    </w:p>
    <w:p w14:paraId="19452F04" w14:textId="77777777" w:rsidR="000C4D4F" w:rsidRDefault="00EB507A">
      <w:pPr>
        <w:pStyle w:val="Normal1"/>
        <w:numPr>
          <w:ilvl w:val="0"/>
          <w:numId w:val="108"/>
        </w:numPr>
        <w:pBdr>
          <w:top w:val="nil"/>
          <w:left w:val="nil"/>
          <w:bottom w:val="nil"/>
          <w:right w:val="nil"/>
          <w:between w:val="nil"/>
        </w:pBdr>
        <w:spacing w:after="0"/>
        <w:rPr>
          <w:color w:val="000000"/>
          <w:sz w:val="23"/>
          <w:szCs w:val="23"/>
        </w:rPr>
      </w:pPr>
      <w:r>
        <w:rPr>
          <w:color w:val="000000"/>
          <w:sz w:val="23"/>
          <w:szCs w:val="23"/>
        </w:rPr>
        <w:t>Certificado Anual de Estudio</w:t>
      </w:r>
    </w:p>
    <w:p w14:paraId="0E29718A" w14:textId="77777777" w:rsidR="000C4D4F" w:rsidRDefault="00EB507A">
      <w:pPr>
        <w:pStyle w:val="Normal1"/>
        <w:numPr>
          <w:ilvl w:val="0"/>
          <w:numId w:val="108"/>
        </w:numPr>
        <w:pBdr>
          <w:top w:val="nil"/>
          <w:left w:val="nil"/>
          <w:bottom w:val="nil"/>
          <w:right w:val="nil"/>
          <w:between w:val="nil"/>
        </w:pBdr>
        <w:spacing w:after="0"/>
        <w:rPr>
          <w:color w:val="000000"/>
          <w:sz w:val="23"/>
          <w:szCs w:val="23"/>
        </w:rPr>
      </w:pPr>
      <w:r>
        <w:rPr>
          <w:color w:val="000000"/>
          <w:sz w:val="23"/>
          <w:szCs w:val="23"/>
        </w:rPr>
        <w:lastRenderedPageBreak/>
        <w:t>Certificado de Personalidad</w:t>
      </w:r>
    </w:p>
    <w:p w14:paraId="66F580BD" w14:textId="77777777" w:rsidR="000C4D4F" w:rsidRDefault="00EB507A">
      <w:pPr>
        <w:pStyle w:val="Normal1"/>
        <w:numPr>
          <w:ilvl w:val="0"/>
          <w:numId w:val="108"/>
        </w:numPr>
        <w:pBdr>
          <w:top w:val="nil"/>
          <w:left w:val="nil"/>
          <w:bottom w:val="nil"/>
          <w:right w:val="nil"/>
          <w:between w:val="nil"/>
        </w:pBdr>
        <w:rPr>
          <w:color w:val="000000"/>
          <w:sz w:val="23"/>
          <w:szCs w:val="23"/>
        </w:rPr>
      </w:pPr>
      <w:r>
        <w:rPr>
          <w:color w:val="000000"/>
          <w:sz w:val="23"/>
          <w:szCs w:val="23"/>
        </w:rPr>
        <w:t xml:space="preserve">Otros (en caso de tener libros, cuadernos, materiales, trabajos, etc.). </w:t>
      </w:r>
    </w:p>
    <w:p w14:paraId="7358C90B" w14:textId="77777777" w:rsidR="000C4D4F" w:rsidRDefault="00EB507A">
      <w:pPr>
        <w:pStyle w:val="Normal1"/>
        <w:rPr>
          <w:sz w:val="24"/>
          <w:szCs w:val="24"/>
        </w:rPr>
      </w:pPr>
      <w:r>
        <w:rPr>
          <w:sz w:val="24"/>
          <w:szCs w:val="24"/>
        </w:rPr>
        <w:tab/>
      </w:r>
      <w:r>
        <w:t>La recepción de alumnos trasladados desde otros establecimientos estará sujeta a la disponibilidad de cupo en curso solicitado en el establecimiento.</w:t>
      </w:r>
    </w:p>
    <w:p w14:paraId="3025AAE6" w14:textId="77777777" w:rsidR="000C4D4F" w:rsidRDefault="00EB507A">
      <w:pPr>
        <w:pStyle w:val="Normal1"/>
        <w:widowControl w:val="0"/>
        <w:tabs>
          <w:tab w:val="left" w:pos="1280"/>
          <w:tab w:val="left" w:pos="1281"/>
        </w:tabs>
        <w:spacing w:before="10" w:after="0" w:line="360" w:lineRule="auto"/>
        <w:jc w:val="both"/>
        <w:rPr>
          <w:sz w:val="24"/>
          <w:szCs w:val="24"/>
        </w:rPr>
      </w:pPr>
      <w:r>
        <w:rPr>
          <w:b/>
          <w:sz w:val="23"/>
          <w:szCs w:val="23"/>
        </w:rPr>
        <w:t>TRASLADO DE ESTUDIANTES DURANTE EL TRANSCURSO DEL AÑO ESCOLAR</w:t>
      </w:r>
      <w:r>
        <w:rPr>
          <w:sz w:val="24"/>
          <w:szCs w:val="24"/>
        </w:rPr>
        <w:t>, indica lo siguiente:</w:t>
      </w:r>
    </w:p>
    <w:p w14:paraId="301A15CB" w14:textId="77777777" w:rsidR="000C4D4F" w:rsidRDefault="000C4D4F">
      <w:pPr>
        <w:pStyle w:val="Normal1"/>
        <w:widowControl w:val="0"/>
        <w:tabs>
          <w:tab w:val="left" w:pos="1280"/>
          <w:tab w:val="left" w:pos="1281"/>
        </w:tabs>
        <w:spacing w:before="10" w:after="0" w:line="360" w:lineRule="auto"/>
        <w:jc w:val="both"/>
      </w:pPr>
    </w:p>
    <w:p w14:paraId="73C2D739" w14:textId="77777777" w:rsidR="000C4D4F" w:rsidRDefault="00EB507A">
      <w:pPr>
        <w:pStyle w:val="Normal1"/>
        <w:widowControl w:val="0"/>
        <w:tabs>
          <w:tab w:val="left" w:pos="1280"/>
          <w:tab w:val="left" w:pos="1281"/>
        </w:tabs>
        <w:spacing w:before="10" w:after="0" w:line="360" w:lineRule="auto"/>
        <w:jc w:val="both"/>
      </w:pPr>
      <w:r>
        <w:t>Se debe presentar la siguiente documentación:</w:t>
      </w:r>
    </w:p>
    <w:p w14:paraId="14C794AE" w14:textId="77777777" w:rsidR="000C4D4F" w:rsidRDefault="00EB507A">
      <w:pPr>
        <w:pStyle w:val="Normal1"/>
        <w:widowControl w:val="0"/>
        <w:numPr>
          <w:ilvl w:val="0"/>
          <w:numId w:val="109"/>
        </w:numPr>
        <w:pBdr>
          <w:top w:val="nil"/>
          <w:left w:val="nil"/>
          <w:bottom w:val="nil"/>
          <w:right w:val="nil"/>
          <w:between w:val="nil"/>
        </w:pBdr>
        <w:tabs>
          <w:tab w:val="left" w:pos="1280"/>
          <w:tab w:val="left" w:pos="1281"/>
        </w:tabs>
        <w:spacing w:before="10" w:after="0" w:line="360" w:lineRule="auto"/>
        <w:jc w:val="both"/>
      </w:pPr>
      <w:r>
        <w:rPr>
          <w:color w:val="000000"/>
        </w:rPr>
        <w:t>Solicitar al actual establecimiento educacional un certificado de traslado en que se especifiquen fechas del periodo escolar, durante el cual fue alumno o alumna regular del establecimiento.</w:t>
      </w:r>
    </w:p>
    <w:p w14:paraId="479F8B23" w14:textId="77777777" w:rsidR="000C4D4F" w:rsidRDefault="00EB507A">
      <w:pPr>
        <w:pStyle w:val="Normal1"/>
        <w:widowControl w:val="0"/>
        <w:numPr>
          <w:ilvl w:val="0"/>
          <w:numId w:val="109"/>
        </w:numPr>
        <w:pBdr>
          <w:top w:val="nil"/>
          <w:left w:val="nil"/>
          <w:bottom w:val="nil"/>
          <w:right w:val="nil"/>
          <w:between w:val="nil"/>
        </w:pBdr>
        <w:tabs>
          <w:tab w:val="left" w:pos="1280"/>
          <w:tab w:val="left" w:pos="1281"/>
        </w:tabs>
        <w:spacing w:after="0" w:line="360" w:lineRule="auto"/>
        <w:jc w:val="both"/>
      </w:pPr>
      <w:r>
        <w:rPr>
          <w:color w:val="000000"/>
        </w:rPr>
        <w:t>Asegurarse de recibir toda la documentación escolar del estudiante:</w:t>
      </w:r>
    </w:p>
    <w:p w14:paraId="4EA992D5" w14:textId="77777777" w:rsidR="000C4D4F" w:rsidRDefault="000C4D4F">
      <w:pPr>
        <w:pStyle w:val="Normal1"/>
        <w:widowControl w:val="0"/>
        <w:tabs>
          <w:tab w:val="left" w:pos="1280"/>
          <w:tab w:val="left" w:pos="1281"/>
        </w:tabs>
        <w:spacing w:before="10" w:after="0" w:line="360" w:lineRule="auto"/>
        <w:jc w:val="both"/>
      </w:pPr>
    </w:p>
    <w:p w14:paraId="5A72DC67" w14:textId="77777777" w:rsidR="000C4D4F" w:rsidRDefault="00EB507A">
      <w:pPr>
        <w:pStyle w:val="Normal1"/>
        <w:widowControl w:val="0"/>
        <w:numPr>
          <w:ilvl w:val="0"/>
          <w:numId w:val="110"/>
        </w:numPr>
        <w:pBdr>
          <w:top w:val="nil"/>
          <w:left w:val="nil"/>
          <w:bottom w:val="nil"/>
          <w:right w:val="nil"/>
          <w:between w:val="nil"/>
        </w:pBdr>
        <w:tabs>
          <w:tab w:val="left" w:pos="1280"/>
          <w:tab w:val="left" w:pos="1281"/>
        </w:tabs>
        <w:spacing w:before="10" w:after="0" w:line="360" w:lineRule="auto"/>
        <w:jc w:val="both"/>
      </w:pPr>
      <w:r>
        <w:rPr>
          <w:color w:val="000000"/>
        </w:rPr>
        <w:t>Certificado anual de estudios del año anterior.</w:t>
      </w:r>
    </w:p>
    <w:p w14:paraId="037E5242" w14:textId="77777777" w:rsidR="000C4D4F" w:rsidRDefault="00EB507A">
      <w:pPr>
        <w:pStyle w:val="Normal1"/>
        <w:widowControl w:val="0"/>
        <w:numPr>
          <w:ilvl w:val="0"/>
          <w:numId w:val="110"/>
        </w:numPr>
        <w:pBdr>
          <w:top w:val="nil"/>
          <w:left w:val="nil"/>
          <w:bottom w:val="nil"/>
          <w:right w:val="nil"/>
          <w:between w:val="nil"/>
        </w:pBdr>
        <w:tabs>
          <w:tab w:val="left" w:pos="1280"/>
          <w:tab w:val="left" w:pos="1281"/>
        </w:tabs>
        <w:spacing w:after="0" w:line="360" w:lineRule="auto"/>
        <w:jc w:val="both"/>
      </w:pPr>
      <w:r>
        <w:rPr>
          <w:color w:val="000000"/>
        </w:rPr>
        <w:t>Informe parcial de notas hasta el momento en que el niño o niña asiste a la escuela.</w:t>
      </w:r>
    </w:p>
    <w:p w14:paraId="2026649A" w14:textId="77777777" w:rsidR="000C4D4F" w:rsidRDefault="00EB507A">
      <w:pPr>
        <w:pStyle w:val="Normal1"/>
        <w:widowControl w:val="0"/>
        <w:numPr>
          <w:ilvl w:val="0"/>
          <w:numId w:val="110"/>
        </w:numPr>
        <w:pBdr>
          <w:top w:val="nil"/>
          <w:left w:val="nil"/>
          <w:bottom w:val="nil"/>
          <w:right w:val="nil"/>
          <w:between w:val="nil"/>
        </w:pBdr>
        <w:tabs>
          <w:tab w:val="left" w:pos="1280"/>
          <w:tab w:val="left" w:pos="1281"/>
        </w:tabs>
        <w:spacing w:after="0" w:line="360" w:lineRule="auto"/>
        <w:jc w:val="both"/>
      </w:pPr>
      <w:r>
        <w:rPr>
          <w:color w:val="000000"/>
        </w:rPr>
        <w:t>Si el cambio se produce al término del primer semestre, el informe debe contener los promedios finales de todas las asignaturas.</w:t>
      </w:r>
    </w:p>
    <w:p w14:paraId="7BEE2B61" w14:textId="77777777" w:rsidR="000C4D4F" w:rsidRDefault="00EB507A">
      <w:pPr>
        <w:pStyle w:val="Normal1"/>
        <w:widowControl w:val="0"/>
        <w:numPr>
          <w:ilvl w:val="0"/>
          <w:numId w:val="110"/>
        </w:numPr>
        <w:pBdr>
          <w:top w:val="nil"/>
          <w:left w:val="nil"/>
          <w:bottom w:val="nil"/>
          <w:right w:val="nil"/>
          <w:between w:val="nil"/>
        </w:pBdr>
        <w:tabs>
          <w:tab w:val="left" w:pos="1280"/>
          <w:tab w:val="left" w:pos="1281"/>
        </w:tabs>
        <w:spacing w:after="0" w:line="360" w:lineRule="auto"/>
        <w:jc w:val="both"/>
      </w:pPr>
      <w:r>
        <w:rPr>
          <w:color w:val="000000"/>
        </w:rPr>
        <w:t>Además, solicitar la devolución del certificado de nacimiento original.</w:t>
      </w:r>
    </w:p>
    <w:p w14:paraId="7B03145B" w14:textId="77777777" w:rsidR="000C4D4F" w:rsidRDefault="00EB507A">
      <w:pPr>
        <w:pStyle w:val="Normal1"/>
        <w:widowControl w:val="0"/>
        <w:numPr>
          <w:ilvl w:val="0"/>
          <w:numId w:val="110"/>
        </w:numPr>
        <w:pBdr>
          <w:top w:val="nil"/>
          <w:left w:val="nil"/>
          <w:bottom w:val="nil"/>
          <w:right w:val="nil"/>
          <w:between w:val="nil"/>
        </w:pBdr>
        <w:tabs>
          <w:tab w:val="left" w:pos="1280"/>
          <w:tab w:val="left" w:pos="1281"/>
        </w:tabs>
        <w:spacing w:after="0" w:line="360" w:lineRule="auto"/>
        <w:jc w:val="both"/>
      </w:pPr>
      <w:r>
        <w:rPr>
          <w:color w:val="000000"/>
        </w:rPr>
        <w:t>Algunos establecimientos solicitan además un Informe de Desarrollo Personal y Social del alumno y alumnas para proceder a la matrícula, sin embargo, este no es un documento obligatorio para poder efectuar dicho proceso.</w:t>
      </w:r>
    </w:p>
    <w:p w14:paraId="4030EB75" w14:textId="77777777" w:rsidR="000C4D4F" w:rsidRDefault="000C4D4F">
      <w:pPr>
        <w:pStyle w:val="Normal1"/>
        <w:widowControl w:val="0"/>
        <w:pBdr>
          <w:top w:val="nil"/>
          <w:left w:val="nil"/>
          <w:bottom w:val="nil"/>
          <w:right w:val="nil"/>
          <w:between w:val="nil"/>
        </w:pBdr>
        <w:tabs>
          <w:tab w:val="left" w:pos="1280"/>
          <w:tab w:val="left" w:pos="1281"/>
        </w:tabs>
        <w:spacing w:after="0" w:line="360" w:lineRule="auto"/>
        <w:ind w:left="720"/>
        <w:jc w:val="both"/>
        <w:rPr>
          <w:color w:val="000000"/>
        </w:rPr>
      </w:pPr>
    </w:p>
    <w:p w14:paraId="2FC5BFD8" w14:textId="77777777" w:rsidR="000C4D4F" w:rsidRDefault="00EB507A">
      <w:pPr>
        <w:pStyle w:val="Normal1"/>
        <w:widowControl w:val="0"/>
        <w:tabs>
          <w:tab w:val="left" w:pos="851"/>
        </w:tabs>
        <w:spacing w:before="10" w:after="0" w:line="360" w:lineRule="auto"/>
        <w:jc w:val="both"/>
      </w:pPr>
      <w:r>
        <w:tab/>
        <w:t>Se sugiere para cualquiera del caso expuesto anteriormente, “(…) solicitar al establecimiento educacional la baja del alumno en la plataforma de Sistema General de Información de Estudiantes (SIGE) a fin de realizar el nuevo proceso de matrícula sin inconvenientes. (…)”</w:t>
      </w:r>
    </w:p>
    <w:p w14:paraId="505DA13A" w14:textId="77777777" w:rsidR="000C4D4F" w:rsidRDefault="00EB507A">
      <w:pPr>
        <w:pStyle w:val="Normal1"/>
        <w:widowControl w:val="0"/>
        <w:tabs>
          <w:tab w:val="left" w:pos="1280"/>
          <w:tab w:val="left" w:pos="1281"/>
        </w:tabs>
        <w:spacing w:before="10" w:after="0" w:line="360" w:lineRule="auto"/>
        <w:jc w:val="center"/>
        <w:rPr>
          <w:b/>
          <w:sz w:val="23"/>
          <w:szCs w:val="23"/>
        </w:rPr>
      </w:pPr>
      <w:r>
        <w:rPr>
          <w:b/>
          <w:sz w:val="23"/>
          <w:szCs w:val="23"/>
        </w:rPr>
        <w:t xml:space="preserve">REGULACIONES SOBRE EL USO DEL UNIFORME ESCOLAR </w:t>
      </w:r>
    </w:p>
    <w:p w14:paraId="32FF0D28" w14:textId="77777777" w:rsidR="000C4D4F" w:rsidRDefault="00EB507A">
      <w:pPr>
        <w:pStyle w:val="Normal1"/>
        <w:widowControl w:val="0"/>
        <w:tabs>
          <w:tab w:val="left" w:pos="1280"/>
          <w:tab w:val="left" w:pos="1281"/>
        </w:tabs>
        <w:spacing w:before="10" w:after="0" w:line="360" w:lineRule="auto"/>
        <w:jc w:val="both"/>
        <w:rPr>
          <w:b/>
        </w:rPr>
      </w:pPr>
      <w:r>
        <w:rPr>
          <w:b/>
        </w:rPr>
        <w:t>Para Varones:</w:t>
      </w:r>
    </w:p>
    <w:p w14:paraId="7DA87E43" w14:textId="77777777" w:rsidR="000C4D4F" w:rsidRDefault="00EB507A">
      <w:pPr>
        <w:pStyle w:val="Normal1"/>
        <w:widowControl w:val="0"/>
        <w:numPr>
          <w:ilvl w:val="0"/>
          <w:numId w:val="111"/>
        </w:numPr>
        <w:pBdr>
          <w:top w:val="nil"/>
          <w:left w:val="nil"/>
          <w:bottom w:val="nil"/>
          <w:right w:val="nil"/>
          <w:between w:val="nil"/>
        </w:pBdr>
        <w:tabs>
          <w:tab w:val="left" w:pos="1280"/>
          <w:tab w:val="left" w:pos="1281"/>
        </w:tabs>
        <w:spacing w:after="0" w:line="240" w:lineRule="auto"/>
        <w:ind w:left="714" w:hanging="357"/>
        <w:jc w:val="both"/>
      </w:pPr>
      <w:r>
        <w:rPr>
          <w:color w:val="000000"/>
        </w:rPr>
        <w:t>Polera de la Escuela</w:t>
      </w:r>
    </w:p>
    <w:p w14:paraId="4400BC29" w14:textId="77777777" w:rsidR="000C4D4F" w:rsidRDefault="00EB507A">
      <w:pPr>
        <w:pStyle w:val="Normal1"/>
        <w:widowControl w:val="0"/>
        <w:numPr>
          <w:ilvl w:val="0"/>
          <w:numId w:val="111"/>
        </w:numPr>
        <w:pBdr>
          <w:top w:val="nil"/>
          <w:left w:val="nil"/>
          <w:bottom w:val="nil"/>
          <w:right w:val="nil"/>
          <w:between w:val="nil"/>
        </w:pBdr>
        <w:tabs>
          <w:tab w:val="left" w:pos="1280"/>
          <w:tab w:val="left" w:pos="1281"/>
        </w:tabs>
        <w:spacing w:after="0" w:line="240" w:lineRule="auto"/>
        <w:ind w:left="714" w:hanging="357"/>
        <w:jc w:val="both"/>
      </w:pPr>
      <w:r>
        <w:rPr>
          <w:color w:val="000000"/>
        </w:rPr>
        <w:t>Polerón de la Escuela</w:t>
      </w:r>
    </w:p>
    <w:p w14:paraId="6B3F596B" w14:textId="77777777" w:rsidR="000C4D4F" w:rsidRDefault="00EB507A">
      <w:pPr>
        <w:pStyle w:val="Normal1"/>
        <w:widowControl w:val="0"/>
        <w:numPr>
          <w:ilvl w:val="0"/>
          <w:numId w:val="111"/>
        </w:numPr>
        <w:pBdr>
          <w:top w:val="nil"/>
          <w:left w:val="nil"/>
          <w:bottom w:val="nil"/>
          <w:right w:val="nil"/>
          <w:between w:val="nil"/>
        </w:pBdr>
        <w:tabs>
          <w:tab w:val="left" w:pos="1280"/>
          <w:tab w:val="left" w:pos="1281"/>
        </w:tabs>
        <w:spacing w:after="0" w:line="240" w:lineRule="auto"/>
        <w:ind w:left="714" w:hanging="357"/>
        <w:jc w:val="both"/>
      </w:pPr>
      <w:r>
        <w:rPr>
          <w:color w:val="000000"/>
        </w:rPr>
        <w:t>Pantalón Gris</w:t>
      </w:r>
    </w:p>
    <w:p w14:paraId="7856469E" w14:textId="77777777" w:rsidR="000C4D4F" w:rsidRDefault="00EB507A">
      <w:pPr>
        <w:pStyle w:val="Normal1"/>
        <w:widowControl w:val="0"/>
        <w:numPr>
          <w:ilvl w:val="0"/>
          <w:numId w:val="111"/>
        </w:numPr>
        <w:pBdr>
          <w:top w:val="nil"/>
          <w:left w:val="nil"/>
          <w:bottom w:val="nil"/>
          <w:right w:val="nil"/>
          <w:between w:val="nil"/>
        </w:pBdr>
        <w:tabs>
          <w:tab w:val="left" w:pos="1280"/>
          <w:tab w:val="left" w:pos="1281"/>
        </w:tabs>
        <w:spacing w:after="0" w:line="240" w:lineRule="auto"/>
        <w:ind w:left="714" w:hanging="357"/>
        <w:jc w:val="both"/>
      </w:pPr>
      <w:r>
        <w:rPr>
          <w:color w:val="000000"/>
        </w:rPr>
        <w:t>Zapatos Negros</w:t>
      </w:r>
    </w:p>
    <w:p w14:paraId="20E01935" w14:textId="77777777" w:rsidR="000C4D4F" w:rsidRDefault="000C4D4F">
      <w:pPr>
        <w:pStyle w:val="Normal1"/>
        <w:widowControl w:val="0"/>
        <w:tabs>
          <w:tab w:val="left" w:pos="1280"/>
          <w:tab w:val="left" w:pos="1281"/>
        </w:tabs>
        <w:spacing w:before="10" w:after="0" w:line="360" w:lineRule="auto"/>
        <w:jc w:val="both"/>
      </w:pPr>
    </w:p>
    <w:p w14:paraId="5033B8D4" w14:textId="77777777" w:rsidR="000C4D4F" w:rsidRDefault="00EB507A">
      <w:pPr>
        <w:pStyle w:val="Normal1"/>
        <w:widowControl w:val="0"/>
        <w:tabs>
          <w:tab w:val="left" w:pos="1280"/>
          <w:tab w:val="left" w:pos="1281"/>
        </w:tabs>
        <w:spacing w:before="10" w:after="0" w:line="360" w:lineRule="auto"/>
        <w:jc w:val="both"/>
        <w:rPr>
          <w:b/>
        </w:rPr>
      </w:pPr>
      <w:r>
        <w:rPr>
          <w:b/>
        </w:rPr>
        <w:t xml:space="preserve">Para damas: </w:t>
      </w:r>
    </w:p>
    <w:p w14:paraId="6B468E28" w14:textId="77777777" w:rsidR="000C4D4F" w:rsidRDefault="00EB507A">
      <w:pPr>
        <w:pStyle w:val="Normal1"/>
        <w:widowControl w:val="0"/>
        <w:numPr>
          <w:ilvl w:val="0"/>
          <w:numId w:val="112"/>
        </w:numPr>
        <w:pBdr>
          <w:top w:val="nil"/>
          <w:left w:val="nil"/>
          <w:bottom w:val="nil"/>
          <w:right w:val="nil"/>
          <w:between w:val="nil"/>
        </w:pBdr>
        <w:tabs>
          <w:tab w:val="left" w:pos="1280"/>
          <w:tab w:val="left" w:pos="1281"/>
        </w:tabs>
        <w:spacing w:after="0" w:line="240" w:lineRule="auto"/>
        <w:ind w:left="714" w:hanging="357"/>
        <w:jc w:val="both"/>
      </w:pPr>
      <w:r>
        <w:rPr>
          <w:color w:val="000000"/>
        </w:rPr>
        <w:t>Polera de la Escuela</w:t>
      </w:r>
    </w:p>
    <w:p w14:paraId="0CC87903" w14:textId="77777777" w:rsidR="000C4D4F" w:rsidRDefault="00EB507A">
      <w:pPr>
        <w:pStyle w:val="Normal1"/>
        <w:widowControl w:val="0"/>
        <w:numPr>
          <w:ilvl w:val="0"/>
          <w:numId w:val="112"/>
        </w:numPr>
        <w:pBdr>
          <w:top w:val="nil"/>
          <w:left w:val="nil"/>
          <w:bottom w:val="nil"/>
          <w:right w:val="nil"/>
          <w:between w:val="nil"/>
        </w:pBdr>
        <w:tabs>
          <w:tab w:val="left" w:pos="1280"/>
          <w:tab w:val="left" w:pos="1281"/>
        </w:tabs>
        <w:spacing w:after="0" w:line="240" w:lineRule="auto"/>
        <w:ind w:left="714" w:hanging="357"/>
        <w:jc w:val="both"/>
      </w:pPr>
      <w:r>
        <w:rPr>
          <w:color w:val="000000"/>
        </w:rPr>
        <w:t>Polerón de la Escuela</w:t>
      </w:r>
    </w:p>
    <w:p w14:paraId="01D731E6" w14:textId="77777777" w:rsidR="000C4D4F" w:rsidRDefault="00EB507A">
      <w:pPr>
        <w:pStyle w:val="Normal1"/>
        <w:widowControl w:val="0"/>
        <w:numPr>
          <w:ilvl w:val="0"/>
          <w:numId w:val="112"/>
        </w:numPr>
        <w:pBdr>
          <w:top w:val="nil"/>
          <w:left w:val="nil"/>
          <w:bottom w:val="nil"/>
          <w:right w:val="nil"/>
          <w:between w:val="nil"/>
        </w:pBdr>
        <w:tabs>
          <w:tab w:val="left" w:pos="1280"/>
          <w:tab w:val="left" w:pos="1281"/>
        </w:tabs>
        <w:spacing w:after="0" w:line="240" w:lineRule="auto"/>
        <w:ind w:left="714" w:hanging="357"/>
        <w:jc w:val="both"/>
      </w:pPr>
      <w:r>
        <w:rPr>
          <w:color w:val="000000"/>
        </w:rPr>
        <w:lastRenderedPageBreak/>
        <w:t>Pantalón Gris</w:t>
      </w:r>
    </w:p>
    <w:p w14:paraId="37A1F4CF" w14:textId="77777777" w:rsidR="000C4D4F" w:rsidRDefault="00EB507A">
      <w:pPr>
        <w:pStyle w:val="Normal1"/>
        <w:widowControl w:val="0"/>
        <w:numPr>
          <w:ilvl w:val="0"/>
          <w:numId w:val="112"/>
        </w:numPr>
        <w:pBdr>
          <w:top w:val="nil"/>
          <w:left w:val="nil"/>
          <w:bottom w:val="nil"/>
          <w:right w:val="nil"/>
          <w:between w:val="nil"/>
        </w:pBdr>
        <w:tabs>
          <w:tab w:val="left" w:pos="1280"/>
          <w:tab w:val="left" w:pos="1281"/>
        </w:tabs>
        <w:spacing w:after="0" w:line="240" w:lineRule="auto"/>
        <w:ind w:left="714" w:hanging="357"/>
        <w:jc w:val="both"/>
      </w:pPr>
      <w:r>
        <w:rPr>
          <w:color w:val="000000"/>
        </w:rPr>
        <w:t>Falda Gris (Cuadrillé Plisada)</w:t>
      </w:r>
    </w:p>
    <w:p w14:paraId="5B398224" w14:textId="77777777" w:rsidR="000C4D4F" w:rsidRDefault="00EB507A">
      <w:pPr>
        <w:pStyle w:val="Normal1"/>
        <w:widowControl w:val="0"/>
        <w:numPr>
          <w:ilvl w:val="0"/>
          <w:numId w:val="112"/>
        </w:numPr>
        <w:pBdr>
          <w:top w:val="nil"/>
          <w:left w:val="nil"/>
          <w:bottom w:val="nil"/>
          <w:right w:val="nil"/>
          <w:between w:val="nil"/>
        </w:pBdr>
        <w:tabs>
          <w:tab w:val="left" w:pos="1280"/>
          <w:tab w:val="left" w:pos="1281"/>
        </w:tabs>
        <w:spacing w:after="0" w:line="240" w:lineRule="auto"/>
        <w:ind w:left="714" w:hanging="357"/>
        <w:jc w:val="both"/>
      </w:pPr>
      <w:r>
        <w:rPr>
          <w:color w:val="000000"/>
        </w:rPr>
        <w:t xml:space="preserve">Zapatos Negros </w:t>
      </w:r>
    </w:p>
    <w:p w14:paraId="484280DC" w14:textId="77777777" w:rsidR="000C4D4F" w:rsidRDefault="00EB507A">
      <w:pPr>
        <w:pStyle w:val="Normal1"/>
        <w:widowControl w:val="0"/>
        <w:numPr>
          <w:ilvl w:val="0"/>
          <w:numId w:val="112"/>
        </w:numPr>
        <w:pBdr>
          <w:top w:val="nil"/>
          <w:left w:val="nil"/>
          <w:bottom w:val="nil"/>
          <w:right w:val="nil"/>
          <w:between w:val="nil"/>
        </w:pBdr>
        <w:tabs>
          <w:tab w:val="left" w:pos="1280"/>
          <w:tab w:val="left" w:pos="1281"/>
        </w:tabs>
        <w:spacing w:after="0" w:line="240" w:lineRule="auto"/>
        <w:ind w:left="714" w:hanging="357"/>
        <w:jc w:val="both"/>
      </w:pPr>
      <w:r>
        <w:rPr>
          <w:color w:val="000000"/>
        </w:rPr>
        <w:t>Calcetas o Pantys Gris</w:t>
      </w:r>
    </w:p>
    <w:p w14:paraId="3A565356" w14:textId="77777777" w:rsidR="000C4D4F" w:rsidRDefault="00EB507A">
      <w:pPr>
        <w:pStyle w:val="Normal1"/>
        <w:widowControl w:val="0"/>
        <w:tabs>
          <w:tab w:val="left" w:pos="1280"/>
          <w:tab w:val="left" w:pos="1281"/>
        </w:tabs>
        <w:spacing w:after="0" w:line="360" w:lineRule="auto"/>
        <w:jc w:val="both"/>
        <w:rPr>
          <w:b/>
          <w:sz w:val="24"/>
          <w:szCs w:val="24"/>
        </w:rPr>
      </w:pPr>
      <w:r>
        <w:rPr>
          <w:b/>
          <w:sz w:val="24"/>
          <w:szCs w:val="24"/>
        </w:rPr>
        <w:t xml:space="preserve">Nivel parvulario: </w:t>
      </w:r>
    </w:p>
    <w:p w14:paraId="1CC7D4CC" w14:textId="77777777" w:rsidR="000C4D4F" w:rsidRDefault="00EB507A">
      <w:pPr>
        <w:pStyle w:val="Normal1"/>
        <w:widowControl w:val="0"/>
        <w:numPr>
          <w:ilvl w:val="0"/>
          <w:numId w:val="114"/>
        </w:numPr>
        <w:pBdr>
          <w:top w:val="nil"/>
          <w:left w:val="nil"/>
          <w:bottom w:val="nil"/>
          <w:right w:val="nil"/>
          <w:between w:val="nil"/>
        </w:pBdr>
        <w:tabs>
          <w:tab w:val="left" w:pos="1280"/>
          <w:tab w:val="left" w:pos="1281"/>
        </w:tabs>
        <w:spacing w:before="10" w:after="0" w:line="360" w:lineRule="auto"/>
        <w:jc w:val="both"/>
        <w:rPr>
          <w:color w:val="000000"/>
          <w:sz w:val="24"/>
          <w:szCs w:val="24"/>
        </w:rPr>
      </w:pPr>
      <w:r>
        <w:rPr>
          <w:color w:val="000000"/>
          <w:sz w:val="24"/>
          <w:szCs w:val="24"/>
        </w:rPr>
        <w:t xml:space="preserve">Buzo institucional (vestuario cómodo) </w:t>
      </w:r>
    </w:p>
    <w:p w14:paraId="393B65AF" w14:textId="77777777" w:rsidR="000C4D4F" w:rsidRDefault="00EB507A">
      <w:pPr>
        <w:pStyle w:val="Normal1"/>
        <w:widowControl w:val="0"/>
        <w:numPr>
          <w:ilvl w:val="0"/>
          <w:numId w:val="114"/>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Zapatillas, zapatos.</w:t>
      </w:r>
    </w:p>
    <w:p w14:paraId="36B8C0AB" w14:textId="77777777" w:rsidR="000C4D4F" w:rsidRDefault="00EB507A">
      <w:pPr>
        <w:pStyle w:val="Normal1"/>
        <w:widowControl w:val="0"/>
        <w:tabs>
          <w:tab w:val="left" w:pos="1280"/>
          <w:tab w:val="left" w:pos="1281"/>
        </w:tabs>
        <w:spacing w:before="10" w:after="0" w:line="360" w:lineRule="auto"/>
        <w:jc w:val="both"/>
        <w:rPr>
          <w:b/>
        </w:rPr>
      </w:pPr>
      <w:r>
        <w:rPr>
          <w:b/>
        </w:rPr>
        <w:t>Para Educación Física de 1° a 8° básico (Damas y Varones)</w:t>
      </w:r>
    </w:p>
    <w:p w14:paraId="68C42EA5" w14:textId="77777777" w:rsidR="000C4D4F" w:rsidRDefault="00EB507A">
      <w:pPr>
        <w:pStyle w:val="Normal1"/>
        <w:widowControl w:val="0"/>
        <w:numPr>
          <w:ilvl w:val="0"/>
          <w:numId w:val="115"/>
        </w:numPr>
        <w:pBdr>
          <w:top w:val="nil"/>
          <w:left w:val="nil"/>
          <w:bottom w:val="nil"/>
          <w:right w:val="nil"/>
          <w:between w:val="nil"/>
        </w:pBdr>
        <w:tabs>
          <w:tab w:val="left" w:pos="1280"/>
          <w:tab w:val="left" w:pos="1281"/>
        </w:tabs>
        <w:spacing w:before="10" w:after="0" w:line="360" w:lineRule="auto"/>
        <w:jc w:val="both"/>
        <w:rPr>
          <w:color w:val="000000"/>
          <w:sz w:val="24"/>
          <w:szCs w:val="24"/>
        </w:rPr>
      </w:pPr>
      <w:r>
        <w:rPr>
          <w:color w:val="000000"/>
          <w:sz w:val="24"/>
          <w:szCs w:val="24"/>
        </w:rPr>
        <w:t>Buzo Institucional.</w:t>
      </w:r>
    </w:p>
    <w:p w14:paraId="493E5791" w14:textId="77777777" w:rsidR="000C4D4F" w:rsidRDefault="00EB507A">
      <w:pPr>
        <w:pStyle w:val="Normal1"/>
        <w:widowControl w:val="0"/>
        <w:numPr>
          <w:ilvl w:val="0"/>
          <w:numId w:val="115"/>
        </w:numPr>
        <w:pBdr>
          <w:top w:val="nil"/>
          <w:left w:val="nil"/>
          <w:bottom w:val="nil"/>
          <w:right w:val="nil"/>
          <w:between w:val="nil"/>
        </w:pBdr>
        <w:tabs>
          <w:tab w:val="left" w:pos="1280"/>
          <w:tab w:val="left" w:pos="1281"/>
        </w:tabs>
        <w:spacing w:after="0" w:line="360" w:lineRule="auto"/>
        <w:jc w:val="both"/>
        <w:rPr>
          <w:color w:val="000000"/>
          <w:sz w:val="24"/>
          <w:szCs w:val="24"/>
        </w:rPr>
      </w:pPr>
      <w:r>
        <w:rPr>
          <w:color w:val="000000"/>
          <w:sz w:val="24"/>
          <w:szCs w:val="24"/>
        </w:rPr>
        <w:t xml:space="preserve">Zapatillas </w:t>
      </w:r>
    </w:p>
    <w:p w14:paraId="77B23787" w14:textId="77777777" w:rsidR="000C4D4F" w:rsidRDefault="00EB507A">
      <w:pPr>
        <w:pStyle w:val="Normal1"/>
        <w:widowControl w:val="0"/>
        <w:tabs>
          <w:tab w:val="left" w:pos="1280"/>
          <w:tab w:val="left" w:pos="1281"/>
        </w:tabs>
        <w:spacing w:before="10" w:after="0" w:line="360" w:lineRule="auto"/>
        <w:jc w:val="center"/>
        <w:rPr>
          <w:b/>
          <w:sz w:val="23"/>
          <w:szCs w:val="23"/>
        </w:rPr>
      </w:pPr>
      <w:r>
        <w:rPr>
          <w:b/>
          <w:sz w:val="23"/>
          <w:szCs w:val="23"/>
        </w:rPr>
        <w:t>NORMAS EN CUANTO AL USO DEL UNIFORME</w:t>
      </w:r>
    </w:p>
    <w:p w14:paraId="0B093ECA" w14:textId="77777777" w:rsidR="000C4D4F" w:rsidRDefault="000C4D4F">
      <w:pPr>
        <w:pStyle w:val="Normal1"/>
        <w:widowControl w:val="0"/>
        <w:tabs>
          <w:tab w:val="left" w:pos="1280"/>
          <w:tab w:val="left" w:pos="1281"/>
        </w:tabs>
        <w:spacing w:before="10" w:after="0" w:line="360" w:lineRule="auto"/>
        <w:jc w:val="center"/>
        <w:rPr>
          <w:b/>
          <w:sz w:val="24"/>
          <w:szCs w:val="24"/>
        </w:rPr>
      </w:pPr>
    </w:p>
    <w:p w14:paraId="7CBA91E3"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before="10" w:after="0" w:line="360" w:lineRule="auto"/>
        <w:jc w:val="both"/>
      </w:pPr>
      <w:r>
        <w:rPr>
          <w:color w:val="000000"/>
        </w:rPr>
        <w:t>El uso del uniforme es obligatorio en toda actividad pedagógica regular y extraordinaria que implique la representación del establecimiento por parte de los estudiantes. Salvo en situación autorizadas por el equipo de docentes directivos del establecimiento que se comunicarán por vía escrita a los padres y apoderados con al menos 48 horas de anterioridad.</w:t>
      </w:r>
    </w:p>
    <w:p w14:paraId="1C7BAEBF"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after="0" w:line="360" w:lineRule="auto"/>
        <w:jc w:val="both"/>
      </w:pPr>
      <w:r>
        <w:rPr>
          <w:color w:val="000000"/>
        </w:rPr>
        <w:t xml:space="preserve">El uso del buzo deportivo oficial del establecimiento estará regulado por las indicaciones horarias y circunstancias que la escuela señale expresamente, se podrá utilizar solo para los días que se realice la asignatura de educación física o alguna actividad </w:t>
      </w:r>
      <w:proofErr w:type="gramStart"/>
      <w:r>
        <w:rPr>
          <w:color w:val="000000"/>
        </w:rPr>
        <w:t>extra escolar</w:t>
      </w:r>
      <w:proofErr w:type="gramEnd"/>
      <w:r>
        <w:rPr>
          <w:color w:val="000000"/>
        </w:rPr>
        <w:t>.</w:t>
      </w:r>
    </w:p>
    <w:p w14:paraId="4FEBA3D6"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after="0" w:line="360" w:lineRule="auto"/>
        <w:jc w:val="both"/>
      </w:pPr>
      <w:r>
        <w:rPr>
          <w:color w:val="000000"/>
        </w:rPr>
        <w:t>Todo estudiante tiene el deber de concurrir a los actos oficiales, dentro o fuera del Establecimiento, con el uniforme que se señala, polera, según corresponda serán exigidas en ceremonias oficiales del establecimiento.</w:t>
      </w:r>
    </w:p>
    <w:p w14:paraId="1DF92967"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after="0" w:line="360" w:lineRule="auto"/>
        <w:jc w:val="both"/>
      </w:pPr>
      <w:r>
        <w:rPr>
          <w:color w:val="000000"/>
        </w:rPr>
        <w:t>El uniforme debe estar debidamente marcado con nombre y apellido en el interior de la prenda. Su uso se mantiene durante todo el año escolar.</w:t>
      </w:r>
    </w:p>
    <w:p w14:paraId="7AB61407"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after="0" w:line="360" w:lineRule="auto"/>
        <w:jc w:val="both"/>
      </w:pPr>
      <w:r>
        <w:rPr>
          <w:color w:val="000000"/>
        </w:rPr>
        <w:t xml:space="preserve">En caso de que algún alumno presente un problema para asistir con el uniforme o adquirir el uniforme escolar, el padre, madre y/o apoderado, deberá solicitar entrevista con el </w:t>
      </w:r>
      <w:proofErr w:type="gramStart"/>
      <w:r>
        <w:rPr>
          <w:color w:val="000000"/>
        </w:rPr>
        <w:t>Director</w:t>
      </w:r>
      <w:proofErr w:type="gramEnd"/>
      <w:r>
        <w:rPr>
          <w:color w:val="000000"/>
        </w:rPr>
        <w:t xml:space="preserve"> del establecimiento, para que este exima temporalmente el uso total o parcial del uniforme escolar, por razones debidamente justificadas y acreditadas por los padres o apoderados.</w:t>
      </w:r>
    </w:p>
    <w:p w14:paraId="362B58EA"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after="0" w:line="360" w:lineRule="auto"/>
        <w:jc w:val="both"/>
      </w:pPr>
      <w:r>
        <w:rPr>
          <w:color w:val="000000"/>
        </w:rPr>
        <w:t>En caso de no poder asistir a clases por un día con su respectivo uniforme y/o buzo, deberá presentar comunicación escrita, por parte del apoderado/a y comunicarlo en Inspectoría General y al Docente que lo solicite.</w:t>
      </w:r>
    </w:p>
    <w:p w14:paraId="37FED2F6"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after="0" w:line="360" w:lineRule="auto"/>
        <w:jc w:val="both"/>
      </w:pPr>
      <w:r>
        <w:rPr>
          <w:color w:val="000000"/>
        </w:rPr>
        <w:t xml:space="preserve">Las alumnas en situación de embarazo tendrán el derecho de adaptar el uniforme </w:t>
      </w:r>
      <w:r>
        <w:rPr>
          <w:color w:val="000000"/>
        </w:rPr>
        <w:lastRenderedPageBreak/>
        <w:t>escolar o utilizar una vestimenta acorde a su condición.</w:t>
      </w:r>
    </w:p>
    <w:p w14:paraId="45F00BEC"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after="0" w:line="360" w:lineRule="auto"/>
        <w:jc w:val="both"/>
      </w:pPr>
      <w:proofErr w:type="gramStart"/>
      <w:r>
        <w:rPr>
          <w:color w:val="000000"/>
        </w:rPr>
        <w:t>Los  estudiantes</w:t>
      </w:r>
      <w:proofErr w:type="gramEnd"/>
      <w:r>
        <w:rPr>
          <w:color w:val="000000"/>
        </w:rPr>
        <w:t xml:space="preserve"> tendrán el derecho a utilizar, el uniforme, ropa deportiva y/o accesorios que considere más adecuados a su identidad de género, independiente de su situación legal en que se encuentre.</w:t>
      </w:r>
    </w:p>
    <w:p w14:paraId="25062D6F"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after="0" w:line="360" w:lineRule="auto"/>
        <w:jc w:val="both"/>
      </w:pPr>
      <w:r>
        <w:rPr>
          <w:color w:val="000000"/>
        </w:rPr>
        <w:t>Los estudiantes extranjeros, y dentro del primeros dos meses de su incorporación al sistema escolar, no será obligatoria la utilización de su uniforme escolar, tomando en consideración la necesidad de las familias a establecerse en Chile en una primera etapa.</w:t>
      </w:r>
    </w:p>
    <w:p w14:paraId="7909C6D9" w14:textId="77777777" w:rsidR="000C4D4F" w:rsidRDefault="00EB507A">
      <w:pPr>
        <w:pStyle w:val="Normal1"/>
        <w:widowControl w:val="0"/>
        <w:numPr>
          <w:ilvl w:val="0"/>
          <w:numId w:val="103"/>
        </w:numPr>
        <w:pBdr>
          <w:top w:val="nil"/>
          <w:left w:val="nil"/>
          <w:bottom w:val="nil"/>
          <w:right w:val="nil"/>
          <w:between w:val="nil"/>
        </w:pBdr>
        <w:tabs>
          <w:tab w:val="left" w:pos="1280"/>
          <w:tab w:val="left" w:pos="1281"/>
        </w:tabs>
        <w:spacing w:after="0" w:line="360" w:lineRule="auto"/>
        <w:jc w:val="both"/>
      </w:pPr>
      <w:r>
        <w:rPr>
          <w:color w:val="000000"/>
        </w:rPr>
        <w:t>El incumplimiento del uso del uniforme y de las normas anteriormente definidas, se considerará una falta leve. Por tal motivo se aplicarán el procedimiento y las medidas correspondientes para este tipo de faltas según se establece en el presente Reglamento. Sin perjuicio de lo anterior, ante el incumplimiento, en ningún caso se prohibirá el ingreso del estudiante al establecimiento ni se suspenderá o excluirá de las actividades educativas.</w:t>
      </w:r>
    </w:p>
    <w:p w14:paraId="071E76A2" w14:textId="77777777" w:rsidR="000C4D4F" w:rsidRDefault="000C4D4F">
      <w:pPr>
        <w:pStyle w:val="Normal1"/>
        <w:widowControl w:val="0"/>
        <w:tabs>
          <w:tab w:val="left" w:pos="1280"/>
          <w:tab w:val="left" w:pos="1281"/>
        </w:tabs>
        <w:spacing w:before="10" w:after="0" w:line="360" w:lineRule="auto"/>
        <w:jc w:val="both"/>
      </w:pPr>
    </w:p>
    <w:p w14:paraId="36B9EBCF" w14:textId="77777777" w:rsidR="000C4D4F" w:rsidRDefault="00EB507A">
      <w:pPr>
        <w:pStyle w:val="Normal1"/>
        <w:tabs>
          <w:tab w:val="left" w:pos="5508"/>
        </w:tabs>
        <w:spacing w:line="240" w:lineRule="auto"/>
        <w:rPr>
          <w:b/>
          <w:sz w:val="23"/>
          <w:szCs w:val="23"/>
        </w:rPr>
      </w:pPr>
      <w:r>
        <w:rPr>
          <w:b/>
          <w:sz w:val="23"/>
          <w:szCs w:val="23"/>
        </w:rPr>
        <w:t>REGULACIONES REFERIDAS AL AMBITO DE LA SEGURIDAD Y RESGUARDO DE DERECHOS.</w:t>
      </w:r>
    </w:p>
    <w:p w14:paraId="15983E91" w14:textId="77777777" w:rsidR="000C4D4F" w:rsidRDefault="00EB507A">
      <w:pPr>
        <w:pStyle w:val="Normal1"/>
        <w:pBdr>
          <w:top w:val="nil"/>
          <w:left w:val="nil"/>
          <w:bottom w:val="nil"/>
          <w:right w:val="nil"/>
          <w:between w:val="nil"/>
        </w:pBdr>
        <w:tabs>
          <w:tab w:val="left" w:pos="851"/>
        </w:tabs>
        <w:spacing w:after="0" w:line="360" w:lineRule="auto"/>
        <w:jc w:val="both"/>
        <w:rPr>
          <w:color w:val="000000"/>
        </w:rPr>
      </w:pPr>
      <w:r>
        <w:rPr>
          <w:color w:val="000000"/>
        </w:rPr>
        <w:tab/>
        <w:t>Numerosas son las muestras que ha dado la naturaleza en estos últimos años alrededor del mundo tales como terremotos o grandes incendios. Esto nos lleva a pensar en cómo nosotros debemos cuidar nuestra integridad física, debido a estos se ha elaborado un plan de seguridad escolar pensando en la importancia de mantener y desarrollar un Plan de Seguridad Escolar al interior del Establecimiento, que nos permitirá prever situaciones límites en casos de emergencia.</w:t>
      </w:r>
    </w:p>
    <w:p w14:paraId="0CA4F667" w14:textId="77777777" w:rsidR="000C4D4F" w:rsidRDefault="00EB507A">
      <w:pPr>
        <w:pStyle w:val="Normal1"/>
        <w:pBdr>
          <w:top w:val="nil"/>
          <w:left w:val="nil"/>
          <w:bottom w:val="nil"/>
          <w:right w:val="nil"/>
          <w:between w:val="nil"/>
        </w:pBdr>
        <w:spacing w:after="0" w:line="360" w:lineRule="auto"/>
        <w:jc w:val="both"/>
        <w:rPr>
          <w:color w:val="000000"/>
        </w:rPr>
      </w:pPr>
      <w:r>
        <w:rPr>
          <w:color w:val="000000"/>
        </w:rPr>
        <w:tab/>
        <w:t>La seguridad se educa, no se improvisa, por ello es de suma importancia el desarrollo de una cultura de preventiva; con ello se puede aminorar los efectos de un hecho catastrófico y hacer conciencia de las fuerzas de la naturaleza y las limitaciones de la acción humana.</w:t>
      </w:r>
    </w:p>
    <w:p w14:paraId="2F8D89F6" w14:textId="77777777" w:rsidR="000C4D4F" w:rsidRDefault="00EB507A">
      <w:pPr>
        <w:pStyle w:val="Normal1"/>
        <w:pBdr>
          <w:top w:val="nil"/>
          <w:left w:val="nil"/>
          <w:bottom w:val="nil"/>
          <w:right w:val="nil"/>
          <w:between w:val="nil"/>
        </w:pBdr>
        <w:tabs>
          <w:tab w:val="left" w:pos="5508"/>
        </w:tabs>
        <w:spacing w:after="0" w:line="360" w:lineRule="auto"/>
        <w:jc w:val="both"/>
        <w:rPr>
          <w:b/>
          <w:color w:val="000000"/>
        </w:rPr>
      </w:pPr>
      <w:r>
        <w:rPr>
          <w:b/>
          <w:color w:val="000000"/>
        </w:rPr>
        <w:t>OBJETIVO:</w:t>
      </w:r>
    </w:p>
    <w:p w14:paraId="63F27337" w14:textId="77777777" w:rsidR="000C4D4F" w:rsidRDefault="00EB507A">
      <w:pPr>
        <w:pStyle w:val="Normal1"/>
        <w:pBdr>
          <w:top w:val="nil"/>
          <w:left w:val="nil"/>
          <w:bottom w:val="nil"/>
          <w:right w:val="nil"/>
          <w:between w:val="nil"/>
        </w:pBdr>
        <w:tabs>
          <w:tab w:val="left" w:pos="709"/>
        </w:tabs>
        <w:spacing w:after="0" w:line="360" w:lineRule="auto"/>
        <w:jc w:val="both"/>
        <w:rPr>
          <w:color w:val="000000"/>
        </w:rPr>
      </w:pPr>
      <w:r>
        <w:rPr>
          <w:color w:val="000000"/>
        </w:rPr>
        <w:tab/>
        <w:t>Implementar y desarrollar un Plan de Seguridad para alumnos (as), profesores y personal del establecimiento, conocido por todos, con el fin de proteger y evitar accidentes, ya sean por causas naturales o por situaciones de riesgo y cuyo fin será el mejoramiento de las condiciones del establecimiento y el bienestar físico de los componentes de la Unidad Educativa.</w:t>
      </w:r>
    </w:p>
    <w:p w14:paraId="673ADE71" w14:textId="77777777" w:rsidR="000C4D4F" w:rsidRDefault="00EB507A">
      <w:pPr>
        <w:pStyle w:val="Normal1"/>
        <w:tabs>
          <w:tab w:val="left" w:pos="709"/>
        </w:tabs>
        <w:spacing w:line="360" w:lineRule="auto"/>
        <w:jc w:val="both"/>
        <w:rPr>
          <w:sz w:val="24"/>
          <w:szCs w:val="24"/>
        </w:rPr>
      </w:pPr>
      <w:r>
        <w:tab/>
        <w:t xml:space="preserve">Como parte de los objetivos que se propone la Oficina Nacional de Emergencia del Ministerio del Interior y de los cuáles se hace eco el Ministerio de Educación, la Escuela Artes y </w:t>
      </w:r>
      <w:r>
        <w:lastRenderedPageBreak/>
        <w:t>Cultura, procede a rediseñar su Plan específico de Emergencia y Seguridad Escolar, cuya meta es hacer efectiva realmente una cultura nacional de la prevención.</w:t>
      </w:r>
    </w:p>
    <w:p w14:paraId="5874909B" w14:textId="77777777" w:rsidR="000C4D4F" w:rsidRDefault="00EB507A">
      <w:pPr>
        <w:pStyle w:val="Normal1"/>
        <w:numPr>
          <w:ilvl w:val="0"/>
          <w:numId w:val="135"/>
        </w:numPr>
        <w:pBdr>
          <w:top w:val="nil"/>
          <w:left w:val="nil"/>
          <w:bottom w:val="nil"/>
          <w:right w:val="nil"/>
          <w:between w:val="nil"/>
        </w:pBdr>
        <w:tabs>
          <w:tab w:val="left" w:pos="5508"/>
        </w:tabs>
        <w:spacing w:line="240" w:lineRule="auto"/>
        <w:jc w:val="both"/>
      </w:pPr>
      <w:r>
        <w:rPr>
          <w:b/>
          <w:color w:val="000000"/>
        </w:rPr>
        <w:t>PLAN INTEGRAL DE SEGURIDAD ESCOLAR</w:t>
      </w:r>
      <w:r>
        <w:rPr>
          <w:color w:val="000000"/>
        </w:rPr>
        <w:t>.</w:t>
      </w:r>
    </w:p>
    <w:p w14:paraId="0ADC784F" w14:textId="77777777" w:rsidR="000C4D4F" w:rsidRDefault="00EB507A">
      <w:pPr>
        <w:pStyle w:val="Normal1"/>
        <w:tabs>
          <w:tab w:val="left" w:pos="5508"/>
        </w:tabs>
        <w:spacing w:line="360" w:lineRule="auto"/>
        <w:jc w:val="both"/>
      </w:pPr>
      <w:r>
        <w:t>Este Plan Integral de Seguridad Escolar, corresponde a un conjunto de actividades y procedimientos y asignación de responsabilidades, en las que deberán participar todas aquellas personas que integran la escuela. Se deberá conocer y aplicar las normas de prevención, en todas las actividades diarias que ayudarán a controlar los riesgos a los cuales está expuesta la comunidad escolar. La difusión e instrucción de los procedimientos del Plan debe ser a todos los estamentos (docentes, alumnos, apoderados, paradocentes y administrativos) para su correcta interpretación y aplicación.</w:t>
      </w:r>
    </w:p>
    <w:p w14:paraId="470014B0" w14:textId="77777777" w:rsidR="000C4D4F" w:rsidRDefault="000C4D4F">
      <w:pPr>
        <w:pStyle w:val="Normal1"/>
        <w:tabs>
          <w:tab w:val="left" w:pos="5508"/>
        </w:tabs>
        <w:spacing w:line="240" w:lineRule="auto"/>
        <w:jc w:val="center"/>
        <w:rPr>
          <w:b/>
          <w:sz w:val="23"/>
          <w:szCs w:val="23"/>
        </w:rPr>
      </w:pPr>
    </w:p>
    <w:p w14:paraId="6926814C" w14:textId="77777777" w:rsidR="000C4D4F" w:rsidRDefault="000C4D4F">
      <w:pPr>
        <w:pStyle w:val="Normal1"/>
        <w:tabs>
          <w:tab w:val="left" w:pos="5508"/>
        </w:tabs>
        <w:spacing w:line="240" w:lineRule="auto"/>
        <w:jc w:val="center"/>
        <w:rPr>
          <w:b/>
          <w:sz w:val="23"/>
          <w:szCs w:val="23"/>
        </w:rPr>
      </w:pPr>
    </w:p>
    <w:p w14:paraId="053B26E4" w14:textId="77777777" w:rsidR="000C4D4F" w:rsidRDefault="00EB507A">
      <w:pPr>
        <w:pStyle w:val="Normal1"/>
        <w:tabs>
          <w:tab w:val="left" w:pos="5508"/>
        </w:tabs>
        <w:spacing w:line="240" w:lineRule="auto"/>
        <w:jc w:val="center"/>
        <w:rPr>
          <w:b/>
          <w:sz w:val="23"/>
          <w:szCs w:val="23"/>
        </w:rPr>
      </w:pPr>
      <w:r>
        <w:rPr>
          <w:b/>
          <w:sz w:val="23"/>
          <w:szCs w:val="23"/>
        </w:rPr>
        <w:t>PARTICIPACIÓN DE LA COMUNIDAD EDUCATIVA</w:t>
      </w:r>
    </w:p>
    <w:p w14:paraId="494FA9FB" w14:textId="77777777" w:rsidR="000C4D4F" w:rsidRDefault="00EB507A">
      <w:pPr>
        <w:pStyle w:val="Normal1"/>
        <w:widowControl w:val="0"/>
        <w:tabs>
          <w:tab w:val="left" w:pos="2010"/>
        </w:tabs>
        <w:spacing w:after="0" w:line="240" w:lineRule="auto"/>
        <w:rPr>
          <w:b/>
        </w:rPr>
      </w:pPr>
      <w:r>
        <w:rPr>
          <w:b/>
          <w:u w:val="single"/>
        </w:rPr>
        <w:t>Consejo Escolar Conformado po</w:t>
      </w:r>
      <w:r>
        <w:rPr>
          <w:b/>
        </w:rPr>
        <w:t>r:</w:t>
      </w:r>
    </w:p>
    <w:p w14:paraId="1038E205" w14:textId="77777777" w:rsidR="000C4D4F" w:rsidRDefault="000C4D4F">
      <w:pPr>
        <w:pStyle w:val="Normal1"/>
        <w:widowControl w:val="0"/>
        <w:tabs>
          <w:tab w:val="left" w:pos="2010"/>
        </w:tabs>
        <w:spacing w:after="0" w:line="360" w:lineRule="auto"/>
        <w:rPr>
          <w:b/>
        </w:rPr>
      </w:pPr>
    </w:p>
    <w:p w14:paraId="71439981" w14:textId="77777777" w:rsidR="000C4D4F" w:rsidRDefault="00EB507A">
      <w:pPr>
        <w:pStyle w:val="Normal1"/>
        <w:widowControl w:val="0"/>
        <w:numPr>
          <w:ilvl w:val="0"/>
          <w:numId w:val="116"/>
        </w:numPr>
        <w:pBdr>
          <w:top w:val="nil"/>
          <w:left w:val="nil"/>
          <w:bottom w:val="nil"/>
          <w:right w:val="nil"/>
          <w:between w:val="nil"/>
        </w:pBdr>
        <w:tabs>
          <w:tab w:val="left" w:pos="1419"/>
          <w:tab w:val="left" w:pos="1420"/>
        </w:tabs>
        <w:spacing w:after="0" w:line="240" w:lineRule="auto"/>
        <w:ind w:left="714" w:hanging="357"/>
      </w:pPr>
      <w:r>
        <w:rPr>
          <w:color w:val="000000"/>
        </w:rPr>
        <w:t>Sostenedor o su representante en la Escuela</w:t>
      </w:r>
    </w:p>
    <w:p w14:paraId="4964D2D6" w14:textId="77777777" w:rsidR="000C4D4F" w:rsidRDefault="00EB507A">
      <w:pPr>
        <w:pStyle w:val="Normal1"/>
        <w:widowControl w:val="0"/>
        <w:numPr>
          <w:ilvl w:val="0"/>
          <w:numId w:val="116"/>
        </w:numPr>
        <w:pBdr>
          <w:top w:val="nil"/>
          <w:left w:val="nil"/>
          <w:bottom w:val="nil"/>
          <w:right w:val="nil"/>
          <w:between w:val="nil"/>
        </w:pBdr>
        <w:tabs>
          <w:tab w:val="left" w:pos="1419"/>
          <w:tab w:val="left" w:pos="1420"/>
        </w:tabs>
        <w:spacing w:after="0" w:line="240" w:lineRule="auto"/>
        <w:ind w:left="714" w:hanging="357"/>
      </w:pPr>
      <w:r>
        <w:rPr>
          <w:color w:val="000000"/>
        </w:rPr>
        <w:t>Director de la Escuela.</w:t>
      </w:r>
    </w:p>
    <w:p w14:paraId="3BF94804" w14:textId="77777777" w:rsidR="000C4D4F" w:rsidRDefault="00EB507A">
      <w:pPr>
        <w:pStyle w:val="Normal1"/>
        <w:widowControl w:val="0"/>
        <w:numPr>
          <w:ilvl w:val="0"/>
          <w:numId w:val="116"/>
        </w:numPr>
        <w:pBdr>
          <w:top w:val="nil"/>
          <w:left w:val="nil"/>
          <w:bottom w:val="nil"/>
          <w:right w:val="nil"/>
          <w:between w:val="nil"/>
        </w:pBdr>
        <w:tabs>
          <w:tab w:val="left" w:pos="1419"/>
          <w:tab w:val="left" w:pos="1420"/>
        </w:tabs>
        <w:spacing w:after="0" w:line="240" w:lineRule="auto"/>
        <w:ind w:left="714" w:hanging="357"/>
      </w:pPr>
      <w:r>
        <w:rPr>
          <w:color w:val="000000"/>
        </w:rPr>
        <w:t>Un Docente que represente al Consejo de Profesores.</w:t>
      </w:r>
    </w:p>
    <w:p w14:paraId="654C86FC" w14:textId="77777777" w:rsidR="000C4D4F" w:rsidRDefault="00EB507A">
      <w:pPr>
        <w:pStyle w:val="Normal1"/>
        <w:widowControl w:val="0"/>
        <w:numPr>
          <w:ilvl w:val="0"/>
          <w:numId w:val="116"/>
        </w:numPr>
        <w:pBdr>
          <w:top w:val="nil"/>
          <w:left w:val="nil"/>
          <w:bottom w:val="nil"/>
          <w:right w:val="nil"/>
          <w:between w:val="nil"/>
        </w:pBdr>
        <w:tabs>
          <w:tab w:val="left" w:pos="1419"/>
          <w:tab w:val="left" w:pos="1420"/>
        </w:tabs>
        <w:spacing w:after="0" w:line="240" w:lineRule="auto"/>
        <w:ind w:left="714" w:hanging="357"/>
      </w:pPr>
      <w:r>
        <w:rPr>
          <w:color w:val="000000"/>
        </w:rPr>
        <w:t>Un representante del Centro General de Padres.</w:t>
      </w:r>
    </w:p>
    <w:p w14:paraId="43E360F7" w14:textId="77777777" w:rsidR="000C4D4F" w:rsidRDefault="00EB507A">
      <w:pPr>
        <w:pStyle w:val="Normal1"/>
        <w:widowControl w:val="0"/>
        <w:numPr>
          <w:ilvl w:val="0"/>
          <w:numId w:val="116"/>
        </w:numPr>
        <w:pBdr>
          <w:top w:val="nil"/>
          <w:left w:val="nil"/>
          <w:bottom w:val="nil"/>
          <w:right w:val="nil"/>
          <w:between w:val="nil"/>
        </w:pBdr>
        <w:tabs>
          <w:tab w:val="left" w:pos="1419"/>
          <w:tab w:val="left" w:pos="1420"/>
        </w:tabs>
        <w:spacing w:after="0" w:line="240" w:lineRule="auto"/>
        <w:ind w:left="714" w:hanging="357"/>
      </w:pPr>
      <w:r>
        <w:rPr>
          <w:color w:val="000000"/>
        </w:rPr>
        <w:t>Un representante de Centro General de Alumnos.</w:t>
      </w:r>
    </w:p>
    <w:p w14:paraId="050BC165" w14:textId="77777777" w:rsidR="000C4D4F" w:rsidRDefault="00EB507A">
      <w:pPr>
        <w:pStyle w:val="Normal1"/>
        <w:widowControl w:val="0"/>
        <w:numPr>
          <w:ilvl w:val="0"/>
          <w:numId w:val="116"/>
        </w:numPr>
        <w:pBdr>
          <w:top w:val="nil"/>
          <w:left w:val="nil"/>
          <w:bottom w:val="nil"/>
          <w:right w:val="nil"/>
          <w:between w:val="nil"/>
        </w:pBdr>
        <w:tabs>
          <w:tab w:val="left" w:pos="1419"/>
          <w:tab w:val="left" w:pos="1420"/>
        </w:tabs>
        <w:spacing w:after="0" w:line="240" w:lineRule="auto"/>
        <w:ind w:left="714" w:hanging="357"/>
      </w:pPr>
      <w:r>
        <w:rPr>
          <w:color w:val="000000"/>
        </w:rPr>
        <w:t>Un representante de los Asistentes de la Educación.</w:t>
      </w:r>
    </w:p>
    <w:p w14:paraId="2F06F51E" w14:textId="77777777" w:rsidR="000C4D4F" w:rsidRDefault="00EB507A">
      <w:pPr>
        <w:pStyle w:val="Normal1"/>
        <w:widowControl w:val="0"/>
        <w:numPr>
          <w:ilvl w:val="0"/>
          <w:numId w:val="116"/>
        </w:numPr>
        <w:pBdr>
          <w:top w:val="nil"/>
          <w:left w:val="nil"/>
          <w:bottom w:val="nil"/>
          <w:right w:val="nil"/>
          <w:between w:val="nil"/>
        </w:pBdr>
        <w:tabs>
          <w:tab w:val="left" w:pos="1419"/>
          <w:tab w:val="left" w:pos="1420"/>
        </w:tabs>
        <w:spacing w:after="0" w:line="240" w:lineRule="auto"/>
        <w:ind w:left="714" w:hanging="357"/>
      </w:pPr>
      <w:r>
        <w:rPr>
          <w:color w:val="000000"/>
        </w:rPr>
        <w:t>Encargado de Convivencia Escolar.</w:t>
      </w:r>
    </w:p>
    <w:p w14:paraId="38F646EE" w14:textId="77777777" w:rsidR="000C4D4F" w:rsidRDefault="00EB507A">
      <w:pPr>
        <w:pStyle w:val="Normal1"/>
        <w:widowControl w:val="0"/>
        <w:numPr>
          <w:ilvl w:val="0"/>
          <w:numId w:val="116"/>
        </w:numPr>
        <w:pBdr>
          <w:top w:val="nil"/>
          <w:left w:val="nil"/>
          <w:bottom w:val="nil"/>
          <w:right w:val="nil"/>
          <w:between w:val="nil"/>
        </w:pBdr>
        <w:tabs>
          <w:tab w:val="left" w:pos="1419"/>
          <w:tab w:val="left" w:pos="1420"/>
        </w:tabs>
        <w:spacing w:after="0" w:line="240" w:lineRule="auto"/>
        <w:ind w:left="714" w:hanging="357"/>
      </w:pPr>
      <w:r>
        <w:rPr>
          <w:color w:val="000000"/>
        </w:rPr>
        <w:t xml:space="preserve">Coordinador PIE. </w:t>
      </w:r>
    </w:p>
    <w:p w14:paraId="5B0BF9CB" w14:textId="77777777" w:rsidR="000C4D4F" w:rsidRDefault="000C4D4F">
      <w:pPr>
        <w:pStyle w:val="Normal1"/>
        <w:widowControl w:val="0"/>
        <w:pBdr>
          <w:top w:val="nil"/>
          <w:left w:val="nil"/>
          <w:bottom w:val="nil"/>
          <w:right w:val="nil"/>
          <w:between w:val="nil"/>
        </w:pBdr>
        <w:tabs>
          <w:tab w:val="left" w:pos="1419"/>
          <w:tab w:val="left" w:pos="1420"/>
        </w:tabs>
        <w:spacing w:after="0" w:line="360" w:lineRule="auto"/>
        <w:ind w:left="720"/>
        <w:rPr>
          <w:color w:val="000000"/>
        </w:rPr>
      </w:pPr>
    </w:p>
    <w:p w14:paraId="757AB8B5" w14:textId="77777777" w:rsidR="000C4D4F" w:rsidRDefault="00EB507A">
      <w:pPr>
        <w:pStyle w:val="Normal1"/>
        <w:tabs>
          <w:tab w:val="left" w:pos="5508"/>
        </w:tabs>
        <w:spacing w:line="240" w:lineRule="auto"/>
        <w:rPr>
          <w:b/>
          <w:sz w:val="23"/>
          <w:szCs w:val="23"/>
        </w:rPr>
      </w:pPr>
      <w:r>
        <w:rPr>
          <w:b/>
          <w:sz w:val="23"/>
          <w:szCs w:val="23"/>
        </w:rPr>
        <w:t>FUNCIONES DEL CONSEJO ESCOLAR</w:t>
      </w:r>
    </w:p>
    <w:p w14:paraId="000D0167" w14:textId="77777777" w:rsidR="000C4D4F" w:rsidRDefault="00EB507A">
      <w:pPr>
        <w:pStyle w:val="Normal1"/>
        <w:tabs>
          <w:tab w:val="left" w:pos="851"/>
        </w:tabs>
        <w:spacing w:line="360" w:lineRule="auto"/>
        <w:jc w:val="both"/>
      </w:pPr>
      <w:r>
        <w:tab/>
        <w:t>Los Consejos Escolares, a través de sus representantes podrán, informarse, proponer y opinar sobre materias relevantes para el mejoramiento de la calidad de la educación en sus establecimientos. Constituir el Consejo Escolar es una invitación a hacer de la escuela un espacio de formación ciudadana, que acoja la diversidad e integre las opiniones y necesidades de sus miembros, enriqueciendo así su Proyecto Educativo.</w:t>
      </w:r>
    </w:p>
    <w:p w14:paraId="0DFB7376" w14:textId="77777777" w:rsidR="000C4D4F" w:rsidRDefault="00EB507A">
      <w:pPr>
        <w:pStyle w:val="Normal1"/>
        <w:tabs>
          <w:tab w:val="left" w:pos="5508"/>
        </w:tabs>
        <w:spacing w:line="240" w:lineRule="auto"/>
        <w:rPr>
          <w:b/>
          <w:sz w:val="23"/>
          <w:szCs w:val="23"/>
        </w:rPr>
      </w:pPr>
      <w:r>
        <w:rPr>
          <w:b/>
          <w:sz w:val="23"/>
          <w:szCs w:val="23"/>
        </w:rPr>
        <w:t>ATRIBUCIONES DEL CONSEJO ESCOLAR</w:t>
      </w:r>
    </w:p>
    <w:p w14:paraId="02891B56" w14:textId="77777777" w:rsidR="000C4D4F" w:rsidRDefault="00EB507A">
      <w:pPr>
        <w:pStyle w:val="Normal1"/>
        <w:tabs>
          <w:tab w:val="left" w:pos="851"/>
        </w:tabs>
        <w:spacing w:line="360" w:lineRule="auto"/>
        <w:jc w:val="both"/>
      </w:pPr>
      <w:r>
        <w:rPr>
          <w:sz w:val="24"/>
          <w:szCs w:val="24"/>
        </w:rPr>
        <w:tab/>
      </w:r>
      <w:r>
        <w:t xml:space="preserve">El Consejo Escolar no tiene atribuciones sobre materias </w:t>
      </w:r>
      <w:proofErr w:type="gramStart"/>
      <w:r>
        <w:t>técnico pedagógicas</w:t>
      </w:r>
      <w:proofErr w:type="gramEnd"/>
      <w:r>
        <w:t>, las que son responsabilidad del equipo directivo o de gestión, tiene atribuciones de tipo consultivo, informativo, propositivo y resolutivo (Sólo cuando el sostenedor así lo determine).</w:t>
      </w:r>
    </w:p>
    <w:p w14:paraId="60EA6C7B" w14:textId="77777777" w:rsidR="000C4D4F" w:rsidRDefault="00EB507A">
      <w:pPr>
        <w:pStyle w:val="Normal1"/>
        <w:tabs>
          <w:tab w:val="left" w:pos="5508"/>
        </w:tabs>
        <w:spacing w:line="240" w:lineRule="auto"/>
        <w:rPr>
          <w:b/>
          <w:sz w:val="23"/>
          <w:szCs w:val="23"/>
        </w:rPr>
      </w:pPr>
      <w:r>
        <w:rPr>
          <w:b/>
          <w:sz w:val="23"/>
          <w:szCs w:val="23"/>
        </w:rPr>
        <w:lastRenderedPageBreak/>
        <w:t>FUNCIONAMIENTO Y ORGANIZACIÓN DEL CONSEJO ESCOLAR</w:t>
      </w:r>
    </w:p>
    <w:p w14:paraId="1C5081D9" w14:textId="77777777" w:rsidR="000C4D4F" w:rsidRDefault="00EB507A">
      <w:pPr>
        <w:pStyle w:val="Normal1"/>
        <w:widowControl w:val="0"/>
        <w:numPr>
          <w:ilvl w:val="0"/>
          <w:numId w:val="102"/>
        </w:numPr>
        <w:pBdr>
          <w:top w:val="nil"/>
          <w:left w:val="nil"/>
          <w:bottom w:val="nil"/>
          <w:right w:val="nil"/>
          <w:between w:val="nil"/>
        </w:pBdr>
        <w:tabs>
          <w:tab w:val="left" w:pos="852"/>
        </w:tabs>
        <w:spacing w:before="74" w:after="0" w:line="240" w:lineRule="auto"/>
        <w:ind w:right="-91"/>
        <w:jc w:val="both"/>
        <w:rPr>
          <w:color w:val="000000"/>
        </w:rPr>
      </w:pPr>
      <w:r>
        <w:rPr>
          <w:color w:val="000000"/>
        </w:rPr>
        <w:t>Incorporación de nuevos miembros: la ley deja abierta la posibilidad para integrar nuevos miembros a petición de cualquier integrante del consejo o por iniciativa del/</w:t>
      </w:r>
      <w:proofErr w:type="gramStart"/>
      <w:r>
        <w:rPr>
          <w:color w:val="000000"/>
        </w:rPr>
        <w:t>la director</w:t>
      </w:r>
      <w:proofErr w:type="gramEnd"/>
      <w:r>
        <w:rPr>
          <w:color w:val="000000"/>
        </w:rPr>
        <w:t>/a.</w:t>
      </w:r>
    </w:p>
    <w:p w14:paraId="57922DF5" w14:textId="77777777" w:rsidR="000C4D4F" w:rsidRDefault="000C4D4F">
      <w:pPr>
        <w:pStyle w:val="Normal1"/>
        <w:widowControl w:val="0"/>
        <w:pBdr>
          <w:top w:val="nil"/>
          <w:left w:val="nil"/>
          <w:bottom w:val="nil"/>
          <w:right w:val="nil"/>
          <w:between w:val="nil"/>
        </w:pBdr>
        <w:tabs>
          <w:tab w:val="left" w:pos="852"/>
        </w:tabs>
        <w:spacing w:after="0" w:line="240" w:lineRule="auto"/>
        <w:ind w:left="720" w:right="-91"/>
        <w:jc w:val="both"/>
        <w:rPr>
          <w:color w:val="000000"/>
        </w:rPr>
      </w:pPr>
    </w:p>
    <w:p w14:paraId="1DF9FED3" w14:textId="77777777" w:rsidR="000C4D4F" w:rsidRDefault="00EB507A">
      <w:pPr>
        <w:pStyle w:val="Normal1"/>
        <w:widowControl w:val="0"/>
        <w:numPr>
          <w:ilvl w:val="0"/>
          <w:numId w:val="102"/>
        </w:numPr>
        <w:pBdr>
          <w:top w:val="nil"/>
          <w:left w:val="nil"/>
          <w:bottom w:val="nil"/>
          <w:right w:val="nil"/>
          <w:between w:val="nil"/>
        </w:pBdr>
        <w:tabs>
          <w:tab w:val="left" w:pos="852"/>
        </w:tabs>
        <w:spacing w:after="0" w:line="254" w:lineRule="auto"/>
        <w:ind w:right="-91"/>
        <w:jc w:val="both"/>
        <w:rPr>
          <w:color w:val="000000"/>
        </w:rPr>
      </w:pPr>
      <w:r>
        <w:rPr>
          <w:color w:val="000000"/>
        </w:rPr>
        <w:t xml:space="preserve">Sesiones ordinarias: Mínimo se deben realizar 4 sesiones ordinarias durante el año. Se pueden establecer más sesiones ordinarias, </w:t>
      </w:r>
      <w:proofErr w:type="gramStart"/>
      <w:r>
        <w:rPr>
          <w:color w:val="000000"/>
        </w:rPr>
        <w:t>de acuerdo a</w:t>
      </w:r>
      <w:proofErr w:type="gramEnd"/>
      <w:r>
        <w:rPr>
          <w:color w:val="000000"/>
        </w:rPr>
        <w:t xml:space="preserve"> los objetivos, temas y tareas que asuma el Consejo.</w:t>
      </w:r>
    </w:p>
    <w:p w14:paraId="1AB1B0EF" w14:textId="77777777" w:rsidR="000C4D4F" w:rsidRDefault="000C4D4F">
      <w:pPr>
        <w:pStyle w:val="Normal1"/>
        <w:widowControl w:val="0"/>
        <w:pBdr>
          <w:top w:val="nil"/>
          <w:left w:val="nil"/>
          <w:bottom w:val="nil"/>
          <w:right w:val="nil"/>
          <w:between w:val="nil"/>
        </w:pBdr>
        <w:tabs>
          <w:tab w:val="left" w:pos="852"/>
        </w:tabs>
        <w:spacing w:after="0" w:line="254" w:lineRule="auto"/>
        <w:ind w:left="720" w:right="-91"/>
        <w:jc w:val="both"/>
        <w:rPr>
          <w:color w:val="000000"/>
        </w:rPr>
      </w:pPr>
    </w:p>
    <w:p w14:paraId="2DDD70DB" w14:textId="77777777" w:rsidR="000C4D4F" w:rsidRDefault="00EB507A">
      <w:pPr>
        <w:pStyle w:val="Normal1"/>
        <w:widowControl w:val="0"/>
        <w:numPr>
          <w:ilvl w:val="0"/>
          <w:numId w:val="102"/>
        </w:numPr>
        <w:pBdr>
          <w:top w:val="nil"/>
          <w:left w:val="nil"/>
          <w:bottom w:val="nil"/>
          <w:right w:val="nil"/>
          <w:between w:val="nil"/>
        </w:pBdr>
        <w:tabs>
          <w:tab w:val="left" w:pos="852"/>
        </w:tabs>
        <w:spacing w:after="0" w:line="254" w:lineRule="auto"/>
        <w:ind w:right="-91"/>
        <w:jc w:val="both"/>
        <w:rPr>
          <w:color w:val="000000"/>
        </w:rPr>
      </w:pPr>
      <w:r>
        <w:rPr>
          <w:color w:val="000000"/>
        </w:rPr>
        <w:t xml:space="preserve">Reuniones extraordinarias: Las citaciones a reuniones extraordinarias deben ser realizadas por el/la </w:t>
      </w:r>
      <w:proofErr w:type="gramStart"/>
      <w:r>
        <w:rPr>
          <w:color w:val="000000"/>
        </w:rPr>
        <w:t>Director</w:t>
      </w:r>
      <w:proofErr w:type="gramEnd"/>
      <w:r>
        <w:rPr>
          <w:color w:val="000000"/>
        </w:rPr>
        <w:t>/a del establecimiento, a petición de una mayoría simple de los miembros del consejo.</w:t>
      </w:r>
    </w:p>
    <w:p w14:paraId="233F4598" w14:textId="77777777" w:rsidR="000C4D4F" w:rsidRDefault="000C4D4F">
      <w:pPr>
        <w:pStyle w:val="Normal1"/>
        <w:widowControl w:val="0"/>
        <w:pBdr>
          <w:top w:val="nil"/>
          <w:left w:val="nil"/>
          <w:bottom w:val="nil"/>
          <w:right w:val="nil"/>
          <w:between w:val="nil"/>
        </w:pBdr>
        <w:tabs>
          <w:tab w:val="left" w:pos="852"/>
        </w:tabs>
        <w:spacing w:after="0" w:line="254" w:lineRule="auto"/>
        <w:ind w:left="720" w:right="-91"/>
        <w:jc w:val="both"/>
        <w:rPr>
          <w:color w:val="000000"/>
        </w:rPr>
      </w:pPr>
    </w:p>
    <w:p w14:paraId="4D5DAF5C" w14:textId="77777777" w:rsidR="000C4D4F" w:rsidRDefault="00EB507A">
      <w:pPr>
        <w:pStyle w:val="Normal1"/>
        <w:widowControl w:val="0"/>
        <w:numPr>
          <w:ilvl w:val="0"/>
          <w:numId w:val="102"/>
        </w:numPr>
        <w:pBdr>
          <w:top w:val="nil"/>
          <w:left w:val="nil"/>
          <w:bottom w:val="nil"/>
          <w:right w:val="nil"/>
          <w:between w:val="nil"/>
        </w:pBdr>
        <w:tabs>
          <w:tab w:val="left" w:pos="852"/>
        </w:tabs>
        <w:spacing w:after="0" w:line="254" w:lineRule="auto"/>
        <w:ind w:right="-91"/>
        <w:jc w:val="both"/>
        <w:rPr>
          <w:color w:val="000000"/>
        </w:rPr>
      </w:pPr>
      <w:r>
        <w:rPr>
          <w:color w:val="000000"/>
        </w:rPr>
        <w:t>Información a la comunidad: Se debe definir un mecanismo para informar a la comunidad escolar lo discutido y acordado en las sesiones del Consejo (Ej. Circulares, reuniones de consejos de delegados, entre otras).</w:t>
      </w:r>
    </w:p>
    <w:p w14:paraId="1E1D3FC7" w14:textId="77777777" w:rsidR="000C4D4F" w:rsidRDefault="000C4D4F">
      <w:pPr>
        <w:pStyle w:val="Normal1"/>
        <w:widowControl w:val="0"/>
        <w:tabs>
          <w:tab w:val="left" w:pos="852"/>
        </w:tabs>
        <w:spacing w:after="0" w:line="254" w:lineRule="auto"/>
        <w:ind w:right="-91"/>
        <w:jc w:val="both"/>
      </w:pPr>
    </w:p>
    <w:p w14:paraId="63248996" w14:textId="77777777" w:rsidR="000C4D4F" w:rsidRDefault="00EB507A">
      <w:pPr>
        <w:pStyle w:val="Normal1"/>
        <w:widowControl w:val="0"/>
        <w:numPr>
          <w:ilvl w:val="0"/>
          <w:numId w:val="102"/>
        </w:numPr>
        <w:pBdr>
          <w:top w:val="nil"/>
          <w:left w:val="nil"/>
          <w:bottom w:val="nil"/>
          <w:right w:val="nil"/>
          <w:between w:val="nil"/>
        </w:pBdr>
        <w:tabs>
          <w:tab w:val="left" w:pos="852"/>
        </w:tabs>
        <w:spacing w:after="0" w:line="254" w:lineRule="auto"/>
        <w:ind w:right="-91"/>
        <w:jc w:val="both"/>
        <w:rPr>
          <w:color w:val="000000"/>
        </w:rPr>
      </w:pPr>
      <w:r>
        <w:rPr>
          <w:color w:val="000000"/>
        </w:rPr>
        <w:t>Toma de decisiones: En el caso que el/la sostenedor/a le otorgue al Consejo facultades resolutivas, es necesario definir la forma en que se tomarán los acuerdos, estableciendo un quórum mínimo.</w:t>
      </w:r>
    </w:p>
    <w:p w14:paraId="0BBF2699" w14:textId="77777777" w:rsidR="000C4D4F" w:rsidRDefault="000C4D4F">
      <w:pPr>
        <w:pStyle w:val="Normal1"/>
        <w:tabs>
          <w:tab w:val="left" w:pos="852"/>
          <w:tab w:val="left" w:pos="5508"/>
        </w:tabs>
        <w:spacing w:line="240" w:lineRule="auto"/>
        <w:ind w:left="426" w:right="-91" w:hanging="426"/>
        <w:jc w:val="both"/>
      </w:pPr>
    </w:p>
    <w:p w14:paraId="3F386CA9" w14:textId="77777777" w:rsidR="000C4D4F" w:rsidRDefault="00EB507A">
      <w:pPr>
        <w:pStyle w:val="Normal1"/>
        <w:widowControl w:val="0"/>
        <w:tabs>
          <w:tab w:val="left" w:pos="2010"/>
        </w:tabs>
        <w:spacing w:after="0" w:line="240" w:lineRule="auto"/>
        <w:rPr>
          <w:b/>
          <w:sz w:val="23"/>
          <w:szCs w:val="23"/>
          <w:u w:val="single"/>
        </w:rPr>
      </w:pPr>
      <w:r>
        <w:rPr>
          <w:b/>
          <w:sz w:val="23"/>
          <w:szCs w:val="23"/>
          <w:u w:val="single"/>
        </w:rPr>
        <w:t xml:space="preserve">COMITÉ DE SEGURIDAD ESCOLAR </w:t>
      </w:r>
    </w:p>
    <w:p w14:paraId="72AD6842" w14:textId="77777777" w:rsidR="000C4D4F" w:rsidRDefault="000C4D4F">
      <w:pPr>
        <w:pStyle w:val="Normal1"/>
        <w:widowControl w:val="0"/>
        <w:tabs>
          <w:tab w:val="left" w:pos="2010"/>
        </w:tabs>
        <w:spacing w:after="0" w:line="240" w:lineRule="auto"/>
        <w:rPr>
          <w:b/>
          <w:sz w:val="23"/>
          <w:szCs w:val="23"/>
          <w:u w:val="single"/>
        </w:rPr>
      </w:pPr>
    </w:p>
    <w:p w14:paraId="01859627" w14:textId="77777777" w:rsidR="000C4D4F" w:rsidRDefault="00EB507A">
      <w:pPr>
        <w:pStyle w:val="Normal1"/>
        <w:widowControl w:val="0"/>
        <w:tabs>
          <w:tab w:val="left" w:pos="2010"/>
        </w:tabs>
        <w:spacing w:after="0" w:line="240" w:lineRule="auto"/>
        <w:rPr>
          <w:b/>
          <w:sz w:val="23"/>
          <w:szCs w:val="23"/>
          <w:u w:val="single"/>
        </w:rPr>
      </w:pPr>
      <w:r>
        <w:tab/>
        <w:t>El Comité de Seguridad Escolar, puede funcionar a través del Consejo Escolar (Decreto 24/2005, Ministerio de Educación), organismo que tendrá la función de coordinar las acciones integrales para la seguridad de la comunidad educativa.</w:t>
      </w:r>
    </w:p>
    <w:p w14:paraId="7CDE187A" w14:textId="77777777" w:rsidR="000C4D4F" w:rsidRDefault="000C4D4F">
      <w:pPr>
        <w:pStyle w:val="Normal1"/>
        <w:widowControl w:val="0"/>
        <w:tabs>
          <w:tab w:val="left" w:pos="2010"/>
        </w:tabs>
        <w:spacing w:after="0" w:line="240" w:lineRule="auto"/>
        <w:rPr>
          <w:b/>
          <w:sz w:val="23"/>
          <w:szCs w:val="23"/>
          <w:u w:val="single"/>
        </w:rPr>
      </w:pPr>
    </w:p>
    <w:p w14:paraId="6F5DF701" w14:textId="77777777" w:rsidR="000C4D4F" w:rsidRDefault="00EB507A">
      <w:pPr>
        <w:pStyle w:val="Normal1"/>
        <w:widowControl w:val="0"/>
        <w:tabs>
          <w:tab w:val="left" w:pos="2010"/>
        </w:tabs>
        <w:spacing w:after="0" w:line="240" w:lineRule="auto"/>
        <w:rPr>
          <w:b/>
          <w:sz w:val="23"/>
          <w:szCs w:val="23"/>
          <w:u w:val="single"/>
        </w:rPr>
      </w:pPr>
      <w:r>
        <w:rPr>
          <w:b/>
          <w:sz w:val="23"/>
          <w:szCs w:val="23"/>
          <w:u w:val="single"/>
        </w:rPr>
        <w:t xml:space="preserve">CENTRO DE ALUMNOS conformado por: </w:t>
      </w:r>
    </w:p>
    <w:p w14:paraId="02D9E252" w14:textId="77777777" w:rsidR="000C4D4F" w:rsidRDefault="000C4D4F">
      <w:pPr>
        <w:pStyle w:val="Normal1"/>
        <w:widowControl w:val="0"/>
        <w:tabs>
          <w:tab w:val="left" w:pos="2010"/>
        </w:tabs>
        <w:spacing w:after="0" w:line="240" w:lineRule="auto"/>
        <w:rPr>
          <w:b/>
          <w:sz w:val="23"/>
          <w:szCs w:val="23"/>
          <w:u w:val="single"/>
        </w:rPr>
      </w:pPr>
    </w:p>
    <w:p w14:paraId="7BCC0820" w14:textId="77777777" w:rsidR="000C4D4F" w:rsidRDefault="00EB507A">
      <w:pPr>
        <w:pStyle w:val="Normal1"/>
        <w:widowControl w:val="0"/>
        <w:tabs>
          <w:tab w:val="left" w:pos="709"/>
        </w:tabs>
        <w:spacing w:after="0" w:line="360" w:lineRule="auto"/>
        <w:jc w:val="both"/>
        <w:rPr>
          <w:highlight w:val="white"/>
        </w:rPr>
      </w:pPr>
      <w:r>
        <w:rPr>
          <w:highlight w:val="white"/>
        </w:rPr>
        <w:tab/>
        <w:t xml:space="preserve">El Centro de Alumnos es la organización formada por los estudiantes. Su finalidad es servir a los alumnos, en función de los propósitos del establecimiento y dentro de las normas de organización escolar, como medio para desarrollar el pensamiento reflexivo, el juicio crítico y la voluntad de acción. También es vital para formar a los jóvenes para la vida democrática y prepararlos para participar en los cambios culturales y sociales. </w:t>
      </w:r>
    </w:p>
    <w:p w14:paraId="5D60B780" w14:textId="77777777" w:rsidR="000C4D4F" w:rsidRDefault="00EB507A">
      <w:pPr>
        <w:pStyle w:val="Normal1"/>
        <w:shd w:val="clear" w:color="auto" w:fill="FFFFFF"/>
        <w:spacing w:before="280" w:after="280" w:line="360" w:lineRule="auto"/>
        <w:jc w:val="both"/>
      </w:pPr>
      <w:r>
        <w:t>Los centros de alumnos se componen normalmente de los siguientes organismos:</w:t>
      </w:r>
    </w:p>
    <w:p w14:paraId="626C8E6D" w14:textId="77777777" w:rsidR="000C4D4F" w:rsidRDefault="00EB507A">
      <w:pPr>
        <w:pStyle w:val="Normal1"/>
        <w:numPr>
          <w:ilvl w:val="0"/>
          <w:numId w:val="127"/>
        </w:numPr>
        <w:shd w:val="clear" w:color="auto" w:fill="FFFFFF"/>
        <w:spacing w:after="100" w:line="360" w:lineRule="auto"/>
        <w:ind w:left="376"/>
        <w:jc w:val="both"/>
      </w:pPr>
      <w:r>
        <w:rPr>
          <w:b/>
        </w:rPr>
        <w:t>La Asamblea General</w:t>
      </w:r>
      <w:r>
        <w:t xml:space="preserve">: está constituida por todos </w:t>
      </w:r>
      <w:proofErr w:type="gramStart"/>
      <w:r>
        <w:t>los alumnos y alumnas</w:t>
      </w:r>
      <w:proofErr w:type="gramEnd"/>
      <w:r>
        <w:t xml:space="preserve"> del establecimiento. Le corresponde: </w:t>
      </w:r>
    </w:p>
    <w:p w14:paraId="79A0DF22" w14:textId="77777777" w:rsidR="000C4D4F" w:rsidRDefault="00EB507A">
      <w:pPr>
        <w:pStyle w:val="Normal1"/>
        <w:numPr>
          <w:ilvl w:val="0"/>
          <w:numId w:val="131"/>
        </w:numPr>
        <w:pBdr>
          <w:top w:val="nil"/>
          <w:left w:val="nil"/>
          <w:bottom w:val="nil"/>
          <w:right w:val="nil"/>
          <w:between w:val="nil"/>
        </w:pBdr>
        <w:shd w:val="clear" w:color="auto" w:fill="FFFFFF"/>
        <w:spacing w:after="0" w:line="360" w:lineRule="auto"/>
        <w:jc w:val="both"/>
        <w:rPr>
          <w:color w:val="000000"/>
        </w:rPr>
      </w:pPr>
      <w:r>
        <w:rPr>
          <w:color w:val="000000"/>
        </w:rPr>
        <w:t xml:space="preserve">Convocar a elecciones de Centro de Alumnos. </w:t>
      </w:r>
    </w:p>
    <w:p w14:paraId="2B9D1F01" w14:textId="77777777" w:rsidR="000C4D4F" w:rsidRDefault="00EB507A">
      <w:pPr>
        <w:pStyle w:val="Normal1"/>
        <w:numPr>
          <w:ilvl w:val="0"/>
          <w:numId w:val="131"/>
        </w:numPr>
        <w:pBdr>
          <w:top w:val="nil"/>
          <w:left w:val="nil"/>
          <w:bottom w:val="nil"/>
          <w:right w:val="nil"/>
          <w:between w:val="nil"/>
        </w:pBdr>
        <w:shd w:val="clear" w:color="auto" w:fill="FFFFFF"/>
        <w:spacing w:after="0" w:line="360" w:lineRule="auto"/>
        <w:jc w:val="both"/>
        <w:rPr>
          <w:color w:val="000000"/>
        </w:rPr>
      </w:pPr>
      <w:r>
        <w:rPr>
          <w:color w:val="000000"/>
        </w:rPr>
        <w:t xml:space="preserve">Elegir la Junta electoral. </w:t>
      </w:r>
    </w:p>
    <w:p w14:paraId="45BB2262" w14:textId="77777777" w:rsidR="000C4D4F" w:rsidRDefault="00EB507A">
      <w:pPr>
        <w:pStyle w:val="Normal1"/>
        <w:numPr>
          <w:ilvl w:val="0"/>
          <w:numId w:val="131"/>
        </w:numPr>
        <w:pBdr>
          <w:top w:val="nil"/>
          <w:left w:val="nil"/>
          <w:bottom w:val="nil"/>
          <w:right w:val="nil"/>
          <w:between w:val="nil"/>
        </w:pBdr>
        <w:shd w:val="clear" w:color="auto" w:fill="FFFFFF"/>
        <w:spacing w:after="100" w:line="360" w:lineRule="auto"/>
        <w:jc w:val="both"/>
        <w:rPr>
          <w:color w:val="000000"/>
        </w:rPr>
      </w:pPr>
      <w:r>
        <w:rPr>
          <w:color w:val="000000"/>
        </w:rPr>
        <w:t>Aprobar el Reglamento Interno del Centro de Alumnos.</w:t>
      </w:r>
    </w:p>
    <w:p w14:paraId="3722EC35" w14:textId="77777777" w:rsidR="000C4D4F" w:rsidRDefault="00EB507A">
      <w:pPr>
        <w:pStyle w:val="Normal1"/>
        <w:numPr>
          <w:ilvl w:val="0"/>
          <w:numId w:val="128"/>
        </w:numPr>
        <w:shd w:val="clear" w:color="auto" w:fill="FFFFFF"/>
        <w:spacing w:after="100" w:line="360" w:lineRule="auto"/>
        <w:ind w:left="376"/>
        <w:jc w:val="both"/>
      </w:pPr>
      <w:r>
        <w:rPr>
          <w:b/>
        </w:rPr>
        <w:lastRenderedPageBreak/>
        <w:t>La Directiva</w:t>
      </w:r>
      <w:r>
        <w:t xml:space="preserve">: está constituida a lo menos por un presidente, un vicepresidente, un </w:t>
      </w:r>
      <w:proofErr w:type="gramStart"/>
      <w:r>
        <w:t>Secretario Ejecutivo</w:t>
      </w:r>
      <w:proofErr w:type="gramEnd"/>
      <w:r>
        <w:t xml:space="preserve">, un Secretario de Finanzas y un Secretario de Actas. Le corresponde: </w:t>
      </w:r>
    </w:p>
    <w:p w14:paraId="51CC8897" w14:textId="77777777" w:rsidR="000C4D4F" w:rsidRDefault="00EB507A">
      <w:pPr>
        <w:pStyle w:val="Normal1"/>
        <w:numPr>
          <w:ilvl w:val="0"/>
          <w:numId w:val="132"/>
        </w:numPr>
        <w:pBdr>
          <w:top w:val="nil"/>
          <w:left w:val="nil"/>
          <w:bottom w:val="nil"/>
          <w:right w:val="nil"/>
          <w:between w:val="nil"/>
        </w:pBdr>
        <w:shd w:val="clear" w:color="auto" w:fill="FFFFFF"/>
        <w:spacing w:after="0" w:line="360" w:lineRule="auto"/>
        <w:jc w:val="both"/>
        <w:rPr>
          <w:color w:val="000000"/>
        </w:rPr>
      </w:pPr>
      <w:r>
        <w:rPr>
          <w:color w:val="000000"/>
        </w:rPr>
        <w:t xml:space="preserve">Dirigir y administrar el Centro de Alumnos. </w:t>
      </w:r>
    </w:p>
    <w:p w14:paraId="2EA0F2CE" w14:textId="77777777" w:rsidR="000C4D4F" w:rsidRDefault="00EB507A">
      <w:pPr>
        <w:pStyle w:val="Normal1"/>
        <w:numPr>
          <w:ilvl w:val="0"/>
          <w:numId w:val="132"/>
        </w:numPr>
        <w:pBdr>
          <w:top w:val="nil"/>
          <w:left w:val="nil"/>
          <w:bottom w:val="nil"/>
          <w:right w:val="nil"/>
          <w:between w:val="nil"/>
        </w:pBdr>
        <w:shd w:val="clear" w:color="auto" w:fill="FFFFFF"/>
        <w:spacing w:after="0" w:line="360" w:lineRule="auto"/>
        <w:jc w:val="both"/>
        <w:rPr>
          <w:color w:val="000000"/>
        </w:rPr>
      </w:pPr>
      <w:r>
        <w:rPr>
          <w:color w:val="000000"/>
        </w:rPr>
        <w:t xml:space="preserve">Elaborar y ejecutar el plan de trabajo del Centro de Alumnos. </w:t>
      </w:r>
    </w:p>
    <w:p w14:paraId="6F8F9C87" w14:textId="77777777" w:rsidR="000C4D4F" w:rsidRDefault="00EB507A">
      <w:pPr>
        <w:pStyle w:val="Normal1"/>
        <w:numPr>
          <w:ilvl w:val="0"/>
          <w:numId w:val="132"/>
        </w:numPr>
        <w:pBdr>
          <w:top w:val="nil"/>
          <w:left w:val="nil"/>
          <w:bottom w:val="nil"/>
          <w:right w:val="nil"/>
          <w:between w:val="nil"/>
        </w:pBdr>
        <w:shd w:val="clear" w:color="auto" w:fill="FFFFFF"/>
        <w:spacing w:after="100" w:line="360" w:lineRule="auto"/>
        <w:jc w:val="both"/>
        <w:rPr>
          <w:color w:val="000000"/>
        </w:rPr>
      </w:pPr>
      <w:r>
        <w:rPr>
          <w:color w:val="000000"/>
        </w:rPr>
        <w:t>Representar al Centro de Alumnos ante distintas autoridades y organismos (Dirección, Consejo de Profesores, Consejo Escolar, etc.)</w:t>
      </w:r>
    </w:p>
    <w:p w14:paraId="7374E31F" w14:textId="77777777" w:rsidR="000C4D4F" w:rsidRDefault="00EB507A">
      <w:pPr>
        <w:pStyle w:val="Normal1"/>
        <w:numPr>
          <w:ilvl w:val="0"/>
          <w:numId w:val="129"/>
        </w:numPr>
        <w:shd w:val="clear" w:color="auto" w:fill="FFFFFF"/>
        <w:spacing w:after="100" w:line="360" w:lineRule="auto"/>
        <w:ind w:left="376"/>
        <w:jc w:val="both"/>
      </w:pPr>
      <w:r>
        <w:rPr>
          <w:b/>
        </w:rPr>
        <w:t xml:space="preserve">El Consejo de </w:t>
      </w:r>
      <w:proofErr w:type="gramStart"/>
      <w:r>
        <w:rPr>
          <w:b/>
        </w:rPr>
        <w:t>Delegados</w:t>
      </w:r>
      <w:proofErr w:type="gramEnd"/>
      <w:r>
        <w:rPr>
          <w:b/>
        </w:rPr>
        <w:t xml:space="preserve"> de Curso</w:t>
      </w:r>
      <w:r>
        <w:t xml:space="preserve">: Está formado, según establezca el Reglamento Interno de cada Centro, hasta por tres delegados de cada uno de los cursos que existan en el establecimiento. El/la </w:t>
      </w:r>
      <w:proofErr w:type="gramStart"/>
      <w:r>
        <w:t>Presidente</w:t>
      </w:r>
      <w:proofErr w:type="gramEnd"/>
      <w:r>
        <w:t xml:space="preserve"> del Consejo de Curso será por derecho propio uno de estos delegados. Le corresponde: </w:t>
      </w:r>
    </w:p>
    <w:p w14:paraId="663A14AB" w14:textId="77777777" w:rsidR="000C4D4F" w:rsidRDefault="00EB507A">
      <w:pPr>
        <w:pStyle w:val="Normal1"/>
        <w:numPr>
          <w:ilvl w:val="0"/>
          <w:numId w:val="133"/>
        </w:numPr>
        <w:pBdr>
          <w:top w:val="nil"/>
          <w:left w:val="nil"/>
          <w:bottom w:val="nil"/>
          <w:right w:val="nil"/>
          <w:between w:val="nil"/>
        </w:pBdr>
        <w:shd w:val="clear" w:color="auto" w:fill="FFFFFF"/>
        <w:spacing w:after="0" w:line="360" w:lineRule="auto"/>
        <w:jc w:val="both"/>
        <w:rPr>
          <w:color w:val="000000"/>
        </w:rPr>
      </w:pPr>
      <w:r>
        <w:rPr>
          <w:color w:val="000000"/>
        </w:rPr>
        <w:t xml:space="preserve">Elaborar el Reglamento Interno de Centro de Alumnos. </w:t>
      </w:r>
    </w:p>
    <w:p w14:paraId="5D37E06D" w14:textId="77777777" w:rsidR="000C4D4F" w:rsidRDefault="00EB507A">
      <w:pPr>
        <w:pStyle w:val="Normal1"/>
        <w:numPr>
          <w:ilvl w:val="0"/>
          <w:numId w:val="133"/>
        </w:numPr>
        <w:pBdr>
          <w:top w:val="nil"/>
          <w:left w:val="nil"/>
          <w:bottom w:val="nil"/>
          <w:right w:val="nil"/>
          <w:between w:val="nil"/>
        </w:pBdr>
        <w:shd w:val="clear" w:color="auto" w:fill="FFFFFF"/>
        <w:spacing w:after="0" w:line="360" w:lineRule="auto"/>
        <w:jc w:val="both"/>
        <w:rPr>
          <w:color w:val="000000"/>
        </w:rPr>
      </w:pPr>
      <w:r>
        <w:rPr>
          <w:color w:val="000000"/>
        </w:rPr>
        <w:t xml:space="preserve">Aprobar el Plan Anual de Trabajo y Presupuesto presentado por la Directiva del Centro de Alumnos. </w:t>
      </w:r>
    </w:p>
    <w:p w14:paraId="43A99C8D" w14:textId="77777777" w:rsidR="000C4D4F" w:rsidRDefault="00EB507A">
      <w:pPr>
        <w:pStyle w:val="Normal1"/>
        <w:numPr>
          <w:ilvl w:val="0"/>
          <w:numId w:val="133"/>
        </w:numPr>
        <w:pBdr>
          <w:top w:val="nil"/>
          <w:left w:val="nil"/>
          <w:bottom w:val="nil"/>
          <w:right w:val="nil"/>
          <w:between w:val="nil"/>
        </w:pBdr>
        <w:shd w:val="clear" w:color="auto" w:fill="FFFFFF"/>
        <w:spacing w:after="100" w:line="360" w:lineRule="auto"/>
        <w:jc w:val="both"/>
        <w:rPr>
          <w:color w:val="000000"/>
        </w:rPr>
      </w:pPr>
      <w:r>
        <w:rPr>
          <w:color w:val="000000"/>
        </w:rPr>
        <w:t>Informar y estudiar las propuestas de los distintos cursos y grupos de estudiantes</w:t>
      </w:r>
    </w:p>
    <w:p w14:paraId="5CE796BA" w14:textId="77777777" w:rsidR="000C4D4F" w:rsidRDefault="00EB507A">
      <w:pPr>
        <w:pStyle w:val="Normal1"/>
        <w:numPr>
          <w:ilvl w:val="0"/>
          <w:numId w:val="130"/>
        </w:numPr>
        <w:shd w:val="clear" w:color="auto" w:fill="FFFFFF"/>
        <w:spacing w:after="100" w:line="360" w:lineRule="auto"/>
        <w:ind w:left="376"/>
        <w:jc w:val="both"/>
      </w:pPr>
      <w:r>
        <w:rPr>
          <w:b/>
        </w:rPr>
        <w:t>El Consejo de Curso</w:t>
      </w:r>
      <w:r>
        <w:t xml:space="preserve">: Lo integran todos los alumnos del curso respectivo. Se organiza democráticamente, elige su directiva y representantes ante el Consejo de </w:t>
      </w:r>
      <w:proofErr w:type="gramStart"/>
      <w:r>
        <w:t>Delegados</w:t>
      </w:r>
      <w:proofErr w:type="gramEnd"/>
      <w:r>
        <w:t xml:space="preserve"> de Curso, y participa activamente en los planes de trabajo preparados por los diversos organismos del Centro de Alumnos.</w:t>
      </w:r>
    </w:p>
    <w:p w14:paraId="3B8E3EAE" w14:textId="77777777" w:rsidR="000C4D4F" w:rsidRDefault="00EB507A">
      <w:pPr>
        <w:pStyle w:val="Normal1"/>
        <w:shd w:val="clear" w:color="auto" w:fill="FFFFFF"/>
        <w:spacing w:before="280" w:after="280" w:line="360" w:lineRule="auto"/>
        <w:jc w:val="both"/>
      </w:pPr>
      <w:r>
        <w:rPr>
          <w:b/>
        </w:rPr>
        <w:t>Elección de la Directiva</w:t>
      </w:r>
    </w:p>
    <w:p w14:paraId="5B075C45" w14:textId="77777777" w:rsidR="000C4D4F" w:rsidRDefault="00EB507A">
      <w:pPr>
        <w:pStyle w:val="Normal1"/>
        <w:shd w:val="clear" w:color="auto" w:fill="FFFFFF"/>
        <w:spacing w:before="280" w:after="280" w:line="360" w:lineRule="auto"/>
        <w:ind w:left="16" w:firstLine="708"/>
        <w:jc w:val="both"/>
      </w:pPr>
      <w:r>
        <w:t>La Directiva del Centro de Alumnos será elegida anualmente en votación universal, unipersonal, secreta e informada, dentro de los 45 días antes de finalizar el año escolar o dentro de los primeros 45 días de iniciado el año escolar, según lo establezca el reglamento interno del Centro de Alumnos del establecimiento escolar correspondiente. Para optar a cargos en la Directiva del Centro, el postulante deberá cumplir dos requisitos:</w:t>
      </w:r>
    </w:p>
    <w:p w14:paraId="446BB2B6" w14:textId="77777777" w:rsidR="000C4D4F" w:rsidRDefault="00EB507A">
      <w:pPr>
        <w:pStyle w:val="Normal1"/>
        <w:numPr>
          <w:ilvl w:val="0"/>
          <w:numId w:val="134"/>
        </w:numPr>
        <w:shd w:val="clear" w:color="auto" w:fill="FFFFFF"/>
        <w:spacing w:after="100" w:line="360" w:lineRule="auto"/>
        <w:ind w:left="376"/>
        <w:jc w:val="both"/>
      </w:pPr>
      <w:r>
        <w:t>Tener a lo menos seis meses de permanencia en el establecimiento al momento de postular.</w:t>
      </w:r>
    </w:p>
    <w:p w14:paraId="72B3BC51" w14:textId="77777777" w:rsidR="000C4D4F" w:rsidRDefault="00EB507A">
      <w:pPr>
        <w:pStyle w:val="Normal1"/>
        <w:numPr>
          <w:ilvl w:val="0"/>
          <w:numId w:val="134"/>
        </w:numPr>
        <w:shd w:val="clear" w:color="auto" w:fill="FFFFFF"/>
        <w:spacing w:after="100" w:line="360" w:lineRule="auto"/>
        <w:ind w:left="376"/>
        <w:jc w:val="both"/>
      </w:pPr>
      <w:r>
        <w:t>No haber sido destituido de algún cargo del Centro de Alumnos por infracción a sus reglamentos.</w:t>
      </w:r>
    </w:p>
    <w:p w14:paraId="744C6536" w14:textId="77777777" w:rsidR="000C4D4F" w:rsidRDefault="000C4D4F">
      <w:pPr>
        <w:pStyle w:val="Normal1"/>
        <w:widowControl w:val="0"/>
        <w:tabs>
          <w:tab w:val="left" w:pos="2010"/>
        </w:tabs>
        <w:spacing w:after="0" w:line="240" w:lineRule="auto"/>
        <w:rPr>
          <w:b/>
          <w:sz w:val="23"/>
          <w:szCs w:val="23"/>
          <w:u w:val="single"/>
        </w:rPr>
      </w:pPr>
    </w:p>
    <w:p w14:paraId="31D3B723" w14:textId="77777777" w:rsidR="000C4D4F" w:rsidRDefault="00EB507A">
      <w:pPr>
        <w:pStyle w:val="Normal1"/>
        <w:tabs>
          <w:tab w:val="left" w:pos="852"/>
          <w:tab w:val="left" w:pos="5508"/>
        </w:tabs>
        <w:spacing w:line="240" w:lineRule="auto"/>
        <w:ind w:right="-91"/>
        <w:jc w:val="both"/>
        <w:rPr>
          <w:b/>
        </w:rPr>
      </w:pPr>
      <w:r>
        <w:rPr>
          <w:b/>
          <w:sz w:val="24"/>
          <w:szCs w:val="24"/>
        </w:rPr>
        <w:t xml:space="preserve">PARTICIPANTES: </w:t>
      </w:r>
      <w:r>
        <w:t xml:space="preserve">está constituida a lo menos por un presidente, un vicepresidente, un </w:t>
      </w:r>
      <w:proofErr w:type="gramStart"/>
      <w:r>
        <w:t>Secretario Ejecutivo</w:t>
      </w:r>
      <w:proofErr w:type="gramEnd"/>
      <w:r>
        <w:t>, un Secretario de Finanzas y un Secretario de Actas.</w:t>
      </w:r>
    </w:p>
    <w:p w14:paraId="2225908F" w14:textId="77777777" w:rsidR="000C4D4F" w:rsidRDefault="000C4D4F">
      <w:pPr>
        <w:pStyle w:val="Normal1"/>
        <w:pBdr>
          <w:top w:val="nil"/>
          <w:left w:val="nil"/>
          <w:bottom w:val="nil"/>
          <w:right w:val="nil"/>
          <w:between w:val="nil"/>
        </w:pBdr>
        <w:tabs>
          <w:tab w:val="left" w:pos="852"/>
          <w:tab w:val="left" w:pos="5508"/>
        </w:tabs>
        <w:spacing w:line="240" w:lineRule="auto"/>
        <w:ind w:left="720" w:right="-91"/>
        <w:jc w:val="both"/>
        <w:rPr>
          <w:color w:val="000000"/>
          <w:sz w:val="24"/>
          <w:szCs w:val="24"/>
        </w:rPr>
      </w:pPr>
    </w:p>
    <w:p w14:paraId="1627856F" w14:textId="77777777" w:rsidR="000C4D4F" w:rsidRDefault="00EB507A">
      <w:pPr>
        <w:pStyle w:val="Normal1"/>
        <w:tabs>
          <w:tab w:val="left" w:pos="5508"/>
        </w:tabs>
        <w:spacing w:line="240" w:lineRule="auto"/>
        <w:rPr>
          <w:b/>
          <w:sz w:val="23"/>
          <w:szCs w:val="23"/>
        </w:rPr>
      </w:pPr>
      <w:r>
        <w:rPr>
          <w:b/>
          <w:sz w:val="23"/>
          <w:szCs w:val="23"/>
        </w:rPr>
        <w:t>FUNCIONES DEL CENTRO DE ALUMNO</w:t>
      </w:r>
    </w:p>
    <w:p w14:paraId="0536B1BE" w14:textId="77777777" w:rsidR="000C4D4F" w:rsidRDefault="00EB507A">
      <w:pPr>
        <w:pStyle w:val="Normal1"/>
        <w:tabs>
          <w:tab w:val="left" w:pos="709"/>
        </w:tabs>
        <w:spacing w:line="360" w:lineRule="auto"/>
        <w:jc w:val="both"/>
        <w:rPr>
          <w:b/>
          <w:sz w:val="23"/>
          <w:szCs w:val="23"/>
        </w:rPr>
      </w:pPr>
      <w:r>
        <w:tab/>
        <w:t xml:space="preserve">El Centro de Alumnos es la organización formada por los estudiantes de Educación Básica de la Escuela de Artes y Cultura Osorno. </w:t>
      </w:r>
    </w:p>
    <w:p w14:paraId="1E4D8544" w14:textId="77777777" w:rsidR="000C4D4F" w:rsidRDefault="00EB507A">
      <w:pPr>
        <w:pStyle w:val="Normal1"/>
        <w:numPr>
          <w:ilvl w:val="0"/>
          <w:numId w:val="117"/>
        </w:numPr>
        <w:pBdr>
          <w:top w:val="nil"/>
          <w:left w:val="nil"/>
          <w:bottom w:val="nil"/>
          <w:right w:val="nil"/>
          <w:between w:val="nil"/>
        </w:pBdr>
        <w:tabs>
          <w:tab w:val="left" w:pos="5508"/>
        </w:tabs>
        <w:spacing w:line="360" w:lineRule="auto"/>
        <w:jc w:val="both"/>
        <w:rPr>
          <w:b/>
          <w:color w:val="000000"/>
          <w:sz w:val="23"/>
          <w:szCs w:val="23"/>
        </w:rPr>
      </w:pPr>
      <w:r>
        <w:rPr>
          <w:color w:val="000000"/>
        </w:rPr>
        <w:t xml:space="preserve">Su finalidad es servir a sus miembros, en función de los propósitos de la escuela, expresado en el Proyecto Educativo Institucional y dentro de las normas de organización escolar, como medio de desarrollar el crecimiento en valores y virtudes, formarlos para la vida cívica con un pensamiento reflexivo y juicio crítico, finalmente prepararlos para participar en los cambios culturales y sociales de nuestro país. </w:t>
      </w:r>
    </w:p>
    <w:p w14:paraId="1EFE40DF" w14:textId="77777777" w:rsidR="000C4D4F" w:rsidRDefault="00EB507A">
      <w:pPr>
        <w:pStyle w:val="Normal1"/>
        <w:tabs>
          <w:tab w:val="left" w:pos="5508"/>
        </w:tabs>
        <w:spacing w:line="360" w:lineRule="auto"/>
        <w:jc w:val="both"/>
        <w:rPr>
          <w:b/>
        </w:rPr>
      </w:pPr>
      <w:r>
        <w:rPr>
          <w:b/>
        </w:rPr>
        <w:t xml:space="preserve">Las funciones del Centro de Alumnos son las siguientes: </w:t>
      </w:r>
    </w:p>
    <w:p w14:paraId="1B0B6336" w14:textId="77777777" w:rsidR="000C4D4F" w:rsidRDefault="00EB507A">
      <w:pPr>
        <w:pStyle w:val="Normal1"/>
        <w:numPr>
          <w:ilvl w:val="0"/>
          <w:numId w:val="118"/>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Manifestar organizada y adecuadamente sus intereses, inquietudes y aspiraciones a la Dirección de la escuela. </w:t>
      </w:r>
    </w:p>
    <w:p w14:paraId="1EE9CAF0" w14:textId="77777777" w:rsidR="000C4D4F" w:rsidRDefault="00EB507A">
      <w:pPr>
        <w:pStyle w:val="Normal1"/>
        <w:numPr>
          <w:ilvl w:val="0"/>
          <w:numId w:val="118"/>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Promover en el alumnado la mayor dedicación a su trabajo escolar, procurando que se desarrolle y fortalezca un adecuado ambiente educativo y una estrecha relación humana entre sus integrantes basada en el respeto mutuo. </w:t>
      </w:r>
    </w:p>
    <w:p w14:paraId="0A1B1522" w14:textId="77777777" w:rsidR="000C4D4F" w:rsidRDefault="00EB507A">
      <w:pPr>
        <w:pStyle w:val="Normal1"/>
        <w:numPr>
          <w:ilvl w:val="0"/>
          <w:numId w:val="118"/>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Orientar sus organismos y actividades hacia la consecución de las finalidades propias de la escuela, expresadas en el Proyecto Educativo institucional. </w:t>
      </w:r>
    </w:p>
    <w:p w14:paraId="4C0678D1" w14:textId="77777777" w:rsidR="000C4D4F" w:rsidRDefault="00EB507A">
      <w:pPr>
        <w:pStyle w:val="Normal1"/>
        <w:numPr>
          <w:ilvl w:val="0"/>
          <w:numId w:val="118"/>
        </w:numPr>
        <w:pBdr>
          <w:top w:val="nil"/>
          <w:left w:val="nil"/>
          <w:bottom w:val="nil"/>
          <w:right w:val="nil"/>
          <w:between w:val="nil"/>
        </w:pBdr>
        <w:tabs>
          <w:tab w:val="left" w:pos="5508"/>
        </w:tabs>
        <w:spacing w:after="0" w:line="360" w:lineRule="auto"/>
        <w:jc w:val="both"/>
        <w:rPr>
          <w:b/>
          <w:color w:val="000000"/>
          <w:sz w:val="23"/>
          <w:szCs w:val="23"/>
        </w:rPr>
      </w:pPr>
      <w:r>
        <w:rPr>
          <w:color w:val="000000"/>
        </w:rPr>
        <w:t>Promover el desarrollo de la fraternidad, excelencia personal a través de sus organizaciones, programas de trabajo y relaciones interpersonales.</w:t>
      </w:r>
    </w:p>
    <w:p w14:paraId="2F55BDFF" w14:textId="77777777" w:rsidR="000C4D4F" w:rsidRDefault="00EB507A">
      <w:pPr>
        <w:pStyle w:val="Normal1"/>
        <w:numPr>
          <w:ilvl w:val="0"/>
          <w:numId w:val="118"/>
        </w:numPr>
        <w:pBdr>
          <w:top w:val="nil"/>
          <w:left w:val="nil"/>
          <w:bottom w:val="nil"/>
          <w:right w:val="nil"/>
          <w:between w:val="nil"/>
        </w:pBdr>
        <w:tabs>
          <w:tab w:val="left" w:pos="5508"/>
        </w:tabs>
        <w:spacing w:line="360" w:lineRule="auto"/>
        <w:jc w:val="both"/>
        <w:rPr>
          <w:b/>
          <w:color w:val="000000"/>
          <w:sz w:val="23"/>
          <w:szCs w:val="23"/>
        </w:rPr>
      </w:pPr>
      <w:r>
        <w:rPr>
          <w:color w:val="000000"/>
        </w:rPr>
        <w:t>Promover acciones adecuadas a sus funciones, que permitan brindar el apoyo necesario a cualquier alumno(a), ante la presencia de situaciones que requieran un apoyo solidario.</w:t>
      </w:r>
    </w:p>
    <w:p w14:paraId="0766B1D6" w14:textId="77777777" w:rsidR="000C4D4F" w:rsidRDefault="00EB507A">
      <w:pPr>
        <w:pStyle w:val="Normal1"/>
        <w:tabs>
          <w:tab w:val="left" w:pos="5508"/>
        </w:tabs>
        <w:spacing w:line="240" w:lineRule="auto"/>
        <w:rPr>
          <w:b/>
          <w:color w:val="FF0000"/>
          <w:sz w:val="24"/>
          <w:szCs w:val="24"/>
        </w:rPr>
      </w:pPr>
      <w:r>
        <w:rPr>
          <w:b/>
          <w:sz w:val="23"/>
          <w:szCs w:val="23"/>
        </w:rPr>
        <w:t>ATRIBUCIONES DEL CENTRO DE ALUMNO</w:t>
      </w:r>
      <w:r>
        <w:rPr>
          <w:b/>
          <w:color w:val="FF0000"/>
          <w:sz w:val="24"/>
          <w:szCs w:val="24"/>
        </w:rPr>
        <w:t>.</w:t>
      </w:r>
    </w:p>
    <w:p w14:paraId="09C11C30" w14:textId="77777777" w:rsidR="000C4D4F" w:rsidRDefault="00EB507A">
      <w:pPr>
        <w:pStyle w:val="Normal1"/>
        <w:shd w:val="clear" w:color="auto" w:fill="FFFFFF"/>
        <w:spacing w:after="100" w:line="360" w:lineRule="auto"/>
        <w:ind w:left="376"/>
        <w:jc w:val="both"/>
      </w:pPr>
      <w:r>
        <w:t xml:space="preserve">Le corresponde: </w:t>
      </w:r>
    </w:p>
    <w:p w14:paraId="50630ED1" w14:textId="77777777" w:rsidR="000C4D4F" w:rsidRDefault="00EB507A">
      <w:pPr>
        <w:pStyle w:val="Normal1"/>
        <w:shd w:val="clear" w:color="auto" w:fill="FFFFFF"/>
        <w:spacing w:after="100" w:line="360" w:lineRule="auto"/>
        <w:ind w:left="736"/>
        <w:jc w:val="both"/>
      </w:pPr>
      <w:r>
        <w:t xml:space="preserve">1.- Dirigir y administrar el Centro de Alumnos. </w:t>
      </w:r>
    </w:p>
    <w:p w14:paraId="033C364E" w14:textId="77777777" w:rsidR="000C4D4F" w:rsidRDefault="00EB507A">
      <w:pPr>
        <w:pStyle w:val="Normal1"/>
        <w:shd w:val="clear" w:color="auto" w:fill="FFFFFF"/>
        <w:spacing w:after="100" w:line="360" w:lineRule="auto"/>
        <w:ind w:firstLine="708"/>
        <w:jc w:val="both"/>
      </w:pPr>
      <w:r>
        <w:t xml:space="preserve">2.- Elaborar y ejecutar el plan de trabajo del Centro de Alumnos. </w:t>
      </w:r>
    </w:p>
    <w:p w14:paraId="37FC01AA" w14:textId="77777777" w:rsidR="000C4D4F" w:rsidRDefault="00EB507A">
      <w:pPr>
        <w:pStyle w:val="Normal1"/>
        <w:shd w:val="clear" w:color="auto" w:fill="FFFFFF"/>
        <w:spacing w:after="100" w:line="360" w:lineRule="auto"/>
        <w:ind w:firstLine="708"/>
        <w:jc w:val="both"/>
      </w:pPr>
      <w:r>
        <w:t>3.- Representar al Centro de Alumnos ante distintas autoridades y organismos (Dirección, Consejo de Profesores, Consejo Escolar, etc.)</w:t>
      </w:r>
    </w:p>
    <w:p w14:paraId="59D89A7E" w14:textId="77777777" w:rsidR="000C4D4F" w:rsidRDefault="00EB507A">
      <w:pPr>
        <w:pStyle w:val="Normal1"/>
        <w:tabs>
          <w:tab w:val="left" w:pos="5508"/>
        </w:tabs>
        <w:spacing w:line="240" w:lineRule="auto"/>
        <w:rPr>
          <w:b/>
          <w:sz w:val="23"/>
          <w:szCs w:val="23"/>
        </w:rPr>
      </w:pPr>
      <w:r>
        <w:rPr>
          <w:b/>
          <w:sz w:val="23"/>
          <w:szCs w:val="23"/>
        </w:rPr>
        <w:t>FUNCIONAMIENTO Y ORGANIZACIÓN DEL CENTRO DE ALUMNOS</w:t>
      </w:r>
    </w:p>
    <w:p w14:paraId="65ABCC68" w14:textId="77777777" w:rsidR="000C4D4F" w:rsidRDefault="00EB507A">
      <w:pPr>
        <w:pStyle w:val="Normal1"/>
        <w:tabs>
          <w:tab w:val="left" w:pos="709"/>
        </w:tabs>
        <w:spacing w:line="360" w:lineRule="auto"/>
        <w:jc w:val="both"/>
      </w:pPr>
      <w:r>
        <w:tab/>
        <w:t>El Centro de Alumnos se organizará y funcionará según la norma y procedimientos establecidos en este Reglamento.</w:t>
      </w:r>
    </w:p>
    <w:p w14:paraId="0ACD9C8F" w14:textId="77777777" w:rsidR="000C4D4F" w:rsidRDefault="00EB507A">
      <w:pPr>
        <w:pStyle w:val="Normal1"/>
        <w:tabs>
          <w:tab w:val="left" w:pos="5508"/>
        </w:tabs>
        <w:spacing w:line="360" w:lineRule="auto"/>
        <w:jc w:val="both"/>
      </w:pPr>
      <w:r>
        <w:lastRenderedPageBreak/>
        <w:t xml:space="preserve">El Centro de Alumnos se estructurará con los siguientes organismos: </w:t>
      </w:r>
    </w:p>
    <w:p w14:paraId="0CFBC736" w14:textId="77777777" w:rsidR="000C4D4F" w:rsidRDefault="00EB507A">
      <w:pPr>
        <w:pStyle w:val="Normal1"/>
        <w:numPr>
          <w:ilvl w:val="0"/>
          <w:numId w:val="119"/>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La Asamblea General. </w:t>
      </w:r>
    </w:p>
    <w:p w14:paraId="32160B01" w14:textId="77777777" w:rsidR="000C4D4F" w:rsidRDefault="00EB507A">
      <w:pPr>
        <w:pStyle w:val="Normal1"/>
        <w:numPr>
          <w:ilvl w:val="0"/>
          <w:numId w:val="119"/>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La Directiva. </w:t>
      </w:r>
    </w:p>
    <w:p w14:paraId="12B0FB89" w14:textId="77777777" w:rsidR="000C4D4F" w:rsidRDefault="00EB507A">
      <w:pPr>
        <w:pStyle w:val="Normal1"/>
        <w:numPr>
          <w:ilvl w:val="0"/>
          <w:numId w:val="119"/>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El Consejo de </w:t>
      </w:r>
      <w:proofErr w:type="gramStart"/>
      <w:r>
        <w:rPr>
          <w:color w:val="000000"/>
        </w:rPr>
        <w:t>Delegados</w:t>
      </w:r>
      <w:proofErr w:type="gramEnd"/>
      <w:r>
        <w:rPr>
          <w:color w:val="000000"/>
        </w:rPr>
        <w:t xml:space="preserve"> de Curso. </w:t>
      </w:r>
    </w:p>
    <w:p w14:paraId="2AAE65E7" w14:textId="77777777" w:rsidR="000C4D4F" w:rsidRDefault="00EB507A">
      <w:pPr>
        <w:pStyle w:val="Normal1"/>
        <w:numPr>
          <w:ilvl w:val="0"/>
          <w:numId w:val="119"/>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El Consejo de Curso. </w:t>
      </w:r>
    </w:p>
    <w:p w14:paraId="7F880C0E" w14:textId="77777777" w:rsidR="000C4D4F" w:rsidRDefault="00EB507A">
      <w:pPr>
        <w:pStyle w:val="Normal1"/>
        <w:numPr>
          <w:ilvl w:val="0"/>
          <w:numId w:val="119"/>
        </w:numPr>
        <w:pBdr>
          <w:top w:val="nil"/>
          <w:left w:val="nil"/>
          <w:bottom w:val="nil"/>
          <w:right w:val="nil"/>
          <w:between w:val="nil"/>
        </w:pBdr>
        <w:tabs>
          <w:tab w:val="left" w:pos="5508"/>
        </w:tabs>
        <w:spacing w:line="360" w:lineRule="auto"/>
        <w:jc w:val="both"/>
        <w:rPr>
          <w:b/>
          <w:color w:val="000000"/>
          <w:sz w:val="23"/>
          <w:szCs w:val="23"/>
        </w:rPr>
      </w:pPr>
      <w:r>
        <w:rPr>
          <w:color w:val="000000"/>
        </w:rPr>
        <w:t>Tribunal Calificador de Elecciones (TRICEL).</w:t>
      </w:r>
    </w:p>
    <w:p w14:paraId="21437DAF" w14:textId="77777777" w:rsidR="000C4D4F" w:rsidRDefault="00EB507A">
      <w:pPr>
        <w:pStyle w:val="Normal1"/>
        <w:tabs>
          <w:tab w:val="left" w:pos="5508"/>
        </w:tabs>
        <w:spacing w:line="240" w:lineRule="auto"/>
        <w:rPr>
          <w:b/>
          <w:sz w:val="23"/>
          <w:szCs w:val="23"/>
        </w:rPr>
      </w:pPr>
      <w:r>
        <w:rPr>
          <w:b/>
        </w:rPr>
        <w:t xml:space="preserve">La Directiva </w:t>
      </w:r>
    </w:p>
    <w:p w14:paraId="35395B25" w14:textId="77777777" w:rsidR="000C4D4F" w:rsidRDefault="00EB507A">
      <w:pPr>
        <w:pStyle w:val="Normal1"/>
        <w:numPr>
          <w:ilvl w:val="0"/>
          <w:numId w:val="120"/>
        </w:numPr>
        <w:pBdr>
          <w:top w:val="nil"/>
          <w:left w:val="nil"/>
          <w:bottom w:val="nil"/>
          <w:right w:val="nil"/>
          <w:between w:val="nil"/>
        </w:pBdr>
        <w:tabs>
          <w:tab w:val="left" w:pos="5508"/>
        </w:tabs>
        <w:spacing w:after="0" w:line="240" w:lineRule="auto"/>
        <w:rPr>
          <w:b/>
          <w:i/>
          <w:color w:val="000000"/>
          <w:sz w:val="23"/>
          <w:szCs w:val="23"/>
        </w:rPr>
      </w:pPr>
      <w:r>
        <w:rPr>
          <w:i/>
          <w:color w:val="000000"/>
        </w:rPr>
        <w:t xml:space="preserve">Presidente: </w:t>
      </w:r>
    </w:p>
    <w:p w14:paraId="746A7999" w14:textId="77777777" w:rsidR="000C4D4F" w:rsidRDefault="00EB507A">
      <w:pPr>
        <w:pStyle w:val="Normal1"/>
        <w:numPr>
          <w:ilvl w:val="0"/>
          <w:numId w:val="121"/>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Conocer e informar los objetivos y principios básicos del Proyecto Educativo, comprometiendo a los estudiantes frentes al trabajo escolar y actividades propias de la escuela. </w:t>
      </w:r>
    </w:p>
    <w:p w14:paraId="33C7D6A6" w14:textId="77777777" w:rsidR="000C4D4F" w:rsidRDefault="00EB507A">
      <w:pPr>
        <w:pStyle w:val="Normal1"/>
        <w:numPr>
          <w:ilvl w:val="0"/>
          <w:numId w:val="121"/>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Representar al alumnado del establecimiento ante la Dirección, Consejo Escolar, comunidad escolar y organismos externos. </w:t>
      </w:r>
    </w:p>
    <w:p w14:paraId="14825FB8" w14:textId="77777777" w:rsidR="000C4D4F" w:rsidRDefault="00EB507A">
      <w:pPr>
        <w:pStyle w:val="Normal1"/>
        <w:numPr>
          <w:ilvl w:val="0"/>
          <w:numId w:val="121"/>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Coordinar las actividades, plan de trabajo y reuniones y del Consejo de </w:t>
      </w:r>
      <w:proofErr w:type="gramStart"/>
      <w:r>
        <w:rPr>
          <w:color w:val="000000"/>
        </w:rPr>
        <w:t>Presidentes</w:t>
      </w:r>
      <w:proofErr w:type="gramEnd"/>
      <w:r>
        <w:rPr>
          <w:color w:val="000000"/>
        </w:rPr>
        <w:t xml:space="preserve"> de Curso. </w:t>
      </w:r>
    </w:p>
    <w:p w14:paraId="689EDF45" w14:textId="77777777" w:rsidR="000C4D4F" w:rsidRDefault="00EB507A">
      <w:pPr>
        <w:pStyle w:val="Normal1"/>
        <w:numPr>
          <w:ilvl w:val="0"/>
          <w:numId w:val="121"/>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Calendarizar reuniones de Directiva, Consejo de </w:t>
      </w:r>
      <w:proofErr w:type="gramStart"/>
      <w:r>
        <w:rPr>
          <w:color w:val="000000"/>
        </w:rPr>
        <w:t>Presidentes</w:t>
      </w:r>
      <w:proofErr w:type="gramEnd"/>
      <w:r>
        <w:rPr>
          <w:color w:val="000000"/>
        </w:rPr>
        <w:t xml:space="preserve">, Delegados de Curso y citar a reuniones extraordinarias, comunicadas debidamente a la Dirección. </w:t>
      </w:r>
    </w:p>
    <w:p w14:paraId="31E85A92" w14:textId="77777777" w:rsidR="000C4D4F" w:rsidRDefault="00EB507A">
      <w:pPr>
        <w:pStyle w:val="Normal1"/>
        <w:numPr>
          <w:ilvl w:val="0"/>
          <w:numId w:val="121"/>
        </w:numPr>
        <w:pBdr>
          <w:top w:val="nil"/>
          <w:left w:val="nil"/>
          <w:bottom w:val="nil"/>
          <w:right w:val="nil"/>
          <w:between w:val="nil"/>
        </w:pBdr>
        <w:tabs>
          <w:tab w:val="left" w:pos="5508"/>
        </w:tabs>
        <w:spacing w:after="0" w:line="360" w:lineRule="auto"/>
        <w:jc w:val="both"/>
        <w:rPr>
          <w:b/>
          <w:color w:val="000000"/>
          <w:sz w:val="23"/>
          <w:szCs w:val="23"/>
        </w:rPr>
      </w:pPr>
      <w:r>
        <w:rPr>
          <w:color w:val="000000"/>
        </w:rPr>
        <w:t>Organizar y velar por el buen desempeño de las actividades de Aniversario de la escuela.</w:t>
      </w:r>
    </w:p>
    <w:p w14:paraId="39E75A39" w14:textId="77777777" w:rsidR="000C4D4F" w:rsidRDefault="00EB507A">
      <w:pPr>
        <w:pStyle w:val="Normal1"/>
        <w:numPr>
          <w:ilvl w:val="0"/>
          <w:numId w:val="121"/>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Evaluar su gestión y plan de trabajo al finalizar el año escolar. </w:t>
      </w:r>
    </w:p>
    <w:p w14:paraId="7B7D059C" w14:textId="77777777" w:rsidR="000C4D4F" w:rsidRDefault="00EB507A">
      <w:pPr>
        <w:pStyle w:val="Normal1"/>
        <w:numPr>
          <w:ilvl w:val="0"/>
          <w:numId w:val="121"/>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Solicitar la destitución, si fuese necesario, de un integrante del centro general de alumnos, consultando a la Directiva, profesor asesor y Dirección del establecimiento. </w:t>
      </w:r>
    </w:p>
    <w:p w14:paraId="064D27C3" w14:textId="77777777" w:rsidR="000C4D4F" w:rsidRDefault="00EB507A">
      <w:pPr>
        <w:pStyle w:val="Normal1"/>
        <w:numPr>
          <w:ilvl w:val="0"/>
          <w:numId w:val="120"/>
        </w:numPr>
        <w:pBdr>
          <w:top w:val="nil"/>
          <w:left w:val="nil"/>
          <w:bottom w:val="nil"/>
          <w:right w:val="nil"/>
          <w:between w:val="nil"/>
        </w:pBdr>
        <w:tabs>
          <w:tab w:val="left" w:pos="5508"/>
        </w:tabs>
        <w:spacing w:after="0" w:line="360" w:lineRule="auto"/>
        <w:jc w:val="both"/>
        <w:rPr>
          <w:b/>
          <w:i/>
          <w:color w:val="000000"/>
          <w:sz w:val="23"/>
          <w:szCs w:val="23"/>
        </w:rPr>
      </w:pPr>
      <w:r>
        <w:rPr>
          <w:i/>
          <w:color w:val="000000"/>
        </w:rPr>
        <w:t xml:space="preserve">Secretario: </w:t>
      </w:r>
    </w:p>
    <w:p w14:paraId="58FB2181" w14:textId="77777777" w:rsidR="000C4D4F" w:rsidRDefault="00EB507A">
      <w:pPr>
        <w:pStyle w:val="Normal1"/>
        <w:numPr>
          <w:ilvl w:val="0"/>
          <w:numId w:val="122"/>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Llevar bitácora de las actividades y acuerdos de los consejos. </w:t>
      </w:r>
    </w:p>
    <w:p w14:paraId="35413E83" w14:textId="77777777" w:rsidR="000C4D4F" w:rsidRDefault="00EB507A">
      <w:pPr>
        <w:pStyle w:val="Normal1"/>
        <w:numPr>
          <w:ilvl w:val="0"/>
          <w:numId w:val="122"/>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Coordinar las reuniones de presidentes de curso. </w:t>
      </w:r>
    </w:p>
    <w:p w14:paraId="2307E99B" w14:textId="77777777" w:rsidR="000C4D4F" w:rsidRDefault="00EB507A">
      <w:pPr>
        <w:pStyle w:val="Normal1"/>
        <w:numPr>
          <w:ilvl w:val="0"/>
          <w:numId w:val="120"/>
        </w:numPr>
        <w:pBdr>
          <w:top w:val="nil"/>
          <w:left w:val="nil"/>
          <w:bottom w:val="nil"/>
          <w:right w:val="nil"/>
          <w:between w:val="nil"/>
        </w:pBdr>
        <w:tabs>
          <w:tab w:val="left" w:pos="5508"/>
        </w:tabs>
        <w:spacing w:after="0" w:line="360" w:lineRule="auto"/>
        <w:jc w:val="both"/>
        <w:rPr>
          <w:b/>
          <w:i/>
          <w:color w:val="000000"/>
          <w:sz w:val="23"/>
          <w:szCs w:val="23"/>
        </w:rPr>
      </w:pPr>
      <w:r>
        <w:rPr>
          <w:i/>
          <w:color w:val="000000"/>
        </w:rPr>
        <w:t xml:space="preserve">Tesorero: </w:t>
      </w:r>
    </w:p>
    <w:p w14:paraId="019993C3" w14:textId="77777777" w:rsidR="000C4D4F" w:rsidRDefault="00EB507A">
      <w:pPr>
        <w:pStyle w:val="Normal1"/>
        <w:numPr>
          <w:ilvl w:val="0"/>
          <w:numId w:val="123"/>
        </w:numPr>
        <w:pBdr>
          <w:top w:val="nil"/>
          <w:left w:val="nil"/>
          <w:bottom w:val="nil"/>
          <w:right w:val="nil"/>
          <w:between w:val="nil"/>
        </w:pBdr>
        <w:tabs>
          <w:tab w:val="left" w:pos="5508"/>
        </w:tabs>
        <w:spacing w:after="0" w:line="360" w:lineRule="auto"/>
        <w:ind w:left="1134" w:hanging="425"/>
        <w:jc w:val="both"/>
        <w:rPr>
          <w:b/>
          <w:color w:val="000000"/>
          <w:sz w:val="23"/>
          <w:szCs w:val="23"/>
        </w:rPr>
      </w:pPr>
      <w:r>
        <w:rPr>
          <w:color w:val="000000"/>
        </w:rPr>
        <w:t xml:space="preserve">Recaudar, guardar y llevar la contabilidad de las finanzas. </w:t>
      </w:r>
    </w:p>
    <w:p w14:paraId="7BC65902" w14:textId="77777777" w:rsidR="000C4D4F" w:rsidRDefault="00EB507A">
      <w:pPr>
        <w:pStyle w:val="Normal1"/>
        <w:numPr>
          <w:ilvl w:val="0"/>
          <w:numId w:val="123"/>
        </w:numPr>
        <w:pBdr>
          <w:top w:val="nil"/>
          <w:left w:val="nil"/>
          <w:bottom w:val="nil"/>
          <w:right w:val="nil"/>
          <w:between w:val="nil"/>
        </w:pBdr>
        <w:tabs>
          <w:tab w:val="left" w:pos="5508"/>
        </w:tabs>
        <w:spacing w:line="360" w:lineRule="auto"/>
        <w:ind w:left="1134" w:hanging="425"/>
        <w:jc w:val="both"/>
        <w:rPr>
          <w:b/>
          <w:color w:val="000000"/>
          <w:sz w:val="23"/>
          <w:szCs w:val="23"/>
        </w:rPr>
      </w:pPr>
      <w:r>
        <w:rPr>
          <w:color w:val="000000"/>
        </w:rPr>
        <w:t xml:space="preserve">Rendir cuenta pública del uso de las finanzas. </w:t>
      </w:r>
    </w:p>
    <w:p w14:paraId="03519246" w14:textId="77777777" w:rsidR="000C4D4F" w:rsidRDefault="000C4D4F">
      <w:pPr>
        <w:pStyle w:val="Normal1"/>
        <w:widowControl w:val="0"/>
        <w:tabs>
          <w:tab w:val="left" w:pos="2010"/>
        </w:tabs>
        <w:spacing w:after="0" w:line="240" w:lineRule="auto"/>
        <w:rPr>
          <w:b/>
          <w:sz w:val="23"/>
          <w:szCs w:val="23"/>
          <w:u w:val="single"/>
        </w:rPr>
      </w:pPr>
    </w:p>
    <w:p w14:paraId="6B653FB3" w14:textId="77777777" w:rsidR="000C4D4F" w:rsidRDefault="00EB507A">
      <w:pPr>
        <w:pStyle w:val="Normal1"/>
        <w:widowControl w:val="0"/>
        <w:tabs>
          <w:tab w:val="left" w:pos="2010"/>
        </w:tabs>
        <w:spacing w:after="0" w:line="240" w:lineRule="auto"/>
        <w:rPr>
          <w:b/>
          <w:sz w:val="23"/>
          <w:szCs w:val="23"/>
          <w:u w:val="single"/>
        </w:rPr>
      </w:pPr>
      <w:r>
        <w:rPr>
          <w:b/>
          <w:sz w:val="23"/>
          <w:szCs w:val="23"/>
          <w:u w:val="single"/>
        </w:rPr>
        <w:t xml:space="preserve">CONSEJO DE PROFESORES conformado por: </w:t>
      </w:r>
    </w:p>
    <w:p w14:paraId="26499FAE" w14:textId="77777777" w:rsidR="000C4D4F" w:rsidRDefault="000C4D4F">
      <w:pPr>
        <w:pStyle w:val="Normal1"/>
        <w:widowControl w:val="0"/>
        <w:tabs>
          <w:tab w:val="left" w:pos="2010"/>
        </w:tabs>
        <w:spacing w:after="0" w:line="240" w:lineRule="auto"/>
        <w:rPr>
          <w:b/>
          <w:sz w:val="23"/>
          <w:szCs w:val="23"/>
          <w:u w:val="single"/>
        </w:rPr>
      </w:pPr>
    </w:p>
    <w:p w14:paraId="717FA51C" w14:textId="77777777" w:rsidR="000C4D4F" w:rsidRDefault="00EB507A">
      <w:pPr>
        <w:pStyle w:val="Normal1"/>
        <w:widowControl w:val="0"/>
        <w:tabs>
          <w:tab w:val="left" w:pos="1134"/>
        </w:tabs>
        <w:spacing w:after="0" w:line="360" w:lineRule="auto"/>
        <w:jc w:val="both"/>
        <w:rPr>
          <w:b/>
          <w:sz w:val="23"/>
          <w:szCs w:val="23"/>
          <w:u w:val="single"/>
        </w:rPr>
      </w:pPr>
      <w:r>
        <w:tab/>
        <w:t xml:space="preserve">Es un organismo esencialmente informativo y consultivo, en lo que respecta a materias de rendimiento, convivencia, participación de los padres y apoderados, entre otros. </w:t>
      </w:r>
      <w:r>
        <w:lastRenderedPageBreak/>
        <w:t>Será resolutivo en aquellas materias o temas que la dirección estime pertinente. Estará conformado por todos los Docentes del establecimiento que tengan contrato vigente, más otros profesionales que apoyen la docencia. Además, podrán intervenir especialistas externos para apoyar y/o tratar temas o materias de interés y de necesidad.</w:t>
      </w:r>
    </w:p>
    <w:p w14:paraId="48EE0747" w14:textId="77777777" w:rsidR="000C4D4F" w:rsidRDefault="00EB507A">
      <w:pPr>
        <w:pStyle w:val="Normal1"/>
        <w:tabs>
          <w:tab w:val="left" w:pos="852"/>
          <w:tab w:val="left" w:pos="5508"/>
        </w:tabs>
        <w:spacing w:line="240" w:lineRule="auto"/>
        <w:ind w:right="-91"/>
        <w:jc w:val="both"/>
        <w:rPr>
          <w:b/>
          <w:sz w:val="24"/>
          <w:szCs w:val="24"/>
        </w:rPr>
      </w:pPr>
      <w:r>
        <w:rPr>
          <w:b/>
          <w:sz w:val="24"/>
          <w:szCs w:val="24"/>
        </w:rPr>
        <w:t xml:space="preserve">PARTICIPANTES </w:t>
      </w:r>
    </w:p>
    <w:p w14:paraId="6E99FC0B"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 xml:space="preserve">Director </w:t>
      </w:r>
    </w:p>
    <w:p w14:paraId="24671641"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 xml:space="preserve">Jefe de Unidad técnica pedagógico </w:t>
      </w:r>
    </w:p>
    <w:p w14:paraId="21CD7097"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 xml:space="preserve">Ayudante de Unidad técnica pedagógico </w:t>
      </w:r>
    </w:p>
    <w:p w14:paraId="61651470"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 xml:space="preserve">Profesores y profesoras </w:t>
      </w:r>
    </w:p>
    <w:p w14:paraId="7DCE06BE"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Educadoras Diferenciales</w:t>
      </w:r>
    </w:p>
    <w:p w14:paraId="63E5A31A"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Inspector General</w:t>
      </w:r>
    </w:p>
    <w:p w14:paraId="7BAF14DA"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Encargado de Convivencia Escolar</w:t>
      </w:r>
    </w:p>
    <w:p w14:paraId="06BFEB6E"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Psicóloga</w:t>
      </w:r>
    </w:p>
    <w:p w14:paraId="0BB794BC"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Fonoaudióloga</w:t>
      </w:r>
    </w:p>
    <w:p w14:paraId="1CD1A580" w14:textId="77777777" w:rsidR="000C4D4F" w:rsidRDefault="00EB507A">
      <w:pPr>
        <w:pStyle w:val="Normal1"/>
        <w:numPr>
          <w:ilvl w:val="0"/>
          <w:numId w:val="143"/>
        </w:numPr>
        <w:pBdr>
          <w:top w:val="nil"/>
          <w:left w:val="nil"/>
          <w:bottom w:val="nil"/>
          <w:right w:val="nil"/>
          <w:between w:val="nil"/>
        </w:pBdr>
        <w:tabs>
          <w:tab w:val="left" w:pos="852"/>
          <w:tab w:val="left" w:pos="5508"/>
        </w:tabs>
        <w:spacing w:after="0" w:line="240" w:lineRule="auto"/>
        <w:ind w:right="-91"/>
        <w:jc w:val="both"/>
        <w:rPr>
          <w:color w:val="000000"/>
          <w:sz w:val="24"/>
          <w:szCs w:val="24"/>
        </w:rPr>
      </w:pPr>
      <w:r>
        <w:rPr>
          <w:color w:val="000000"/>
          <w:sz w:val="24"/>
          <w:szCs w:val="24"/>
        </w:rPr>
        <w:t>Terapeuta Ocupacional</w:t>
      </w:r>
    </w:p>
    <w:p w14:paraId="31C6D1A1" w14:textId="77777777" w:rsidR="000C4D4F" w:rsidRDefault="00EB507A">
      <w:pPr>
        <w:pStyle w:val="Normal1"/>
        <w:numPr>
          <w:ilvl w:val="0"/>
          <w:numId w:val="143"/>
        </w:numPr>
        <w:pBdr>
          <w:top w:val="nil"/>
          <w:left w:val="nil"/>
          <w:bottom w:val="nil"/>
          <w:right w:val="nil"/>
          <w:between w:val="nil"/>
        </w:pBdr>
        <w:tabs>
          <w:tab w:val="left" w:pos="852"/>
          <w:tab w:val="left" w:pos="5508"/>
        </w:tabs>
        <w:spacing w:line="240" w:lineRule="auto"/>
        <w:ind w:right="-91"/>
        <w:jc w:val="both"/>
        <w:rPr>
          <w:color w:val="000000"/>
          <w:sz w:val="24"/>
          <w:szCs w:val="24"/>
        </w:rPr>
      </w:pPr>
      <w:r>
        <w:rPr>
          <w:color w:val="000000"/>
          <w:sz w:val="24"/>
          <w:szCs w:val="24"/>
        </w:rPr>
        <w:t>Asistente Social</w:t>
      </w:r>
    </w:p>
    <w:p w14:paraId="3364D4D2" w14:textId="77777777" w:rsidR="000C4D4F" w:rsidRDefault="00EB507A">
      <w:pPr>
        <w:pStyle w:val="Normal1"/>
        <w:tabs>
          <w:tab w:val="left" w:pos="5508"/>
        </w:tabs>
        <w:spacing w:line="240" w:lineRule="auto"/>
        <w:rPr>
          <w:b/>
          <w:sz w:val="23"/>
          <w:szCs w:val="23"/>
        </w:rPr>
      </w:pPr>
      <w:r>
        <w:rPr>
          <w:b/>
          <w:sz w:val="23"/>
          <w:szCs w:val="23"/>
        </w:rPr>
        <w:t>FUNCIONES DEL CONSEJO DE PROFESORES</w:t>
      </w:r>
    </w:p>
    <w:p w14:paraId="3E455322" w14:textId="77777777" w:rsidR="000C4D4F" w:rsidRDefault="000C4D4F">
      <w:pPr>
        <w:pStyle w:val="Normal1"/>
        <w:pBdr>
          <w:top w:val="nil"/>
          <w:left w:val="nil"/>
          <w:bottom w:val="nil"/>
          <w:right w:val="nil"/>
          <w:between w:val="nil"/>
        </w:pBdr>
        <w:tabs>
          <w:tab w:val="left" w:pos="5508"/>
        </w:tabs>
        <w:spacing w:after="0" w:line="240" w:lineRule="auto"/>
        <w:ind w:left="720"/>
        <w:rPr>
          <w:b/>
          <w:color w:val="000000"/>
          <w:sz w:val="23"/>
          <w:szCs w:val="23"/>
        </w:rPr>
      </w:pPr>
    </w:p>
    <w:p w14:paraId="049306D6" w14:textId="77777777" w:rsidR="000C4D4F" w:rsidRDefault="00EB507A">
      <w:pPr>
        <w:pStyle w:val="Normal1"/>
        <w:numPr>
          <w:ilvl w:val="0"/>
          <w:numId w:val="142"/>
        </w:numPr>
        <w:pBdr>
          <w:top w:val="nil"/>
          <w:left w:val="nil"/>
          <w:bottom w:val="nil"/>
          <w:right w:val="nil"/>
          <w:between w:val="nil"/>
        </w:pBdr>
        <w:tabs>
          <w:tab w:val="left" w:pos="5508"/>
        </w:tabs>
        <w:spacing w:after="0" w:line="360" w:lineRule="auto"/>
        <w:ind w:left="709" w:hanging="283"/>
        <w:jc w:val="both"/>
        <w:rPr>
          <w:b/>
          <w:color w:val="000000"/>
          <w:sz w:val="23"/>
          <w:szCs w:val="23"/>
        </w:rPr>
      </w:pPr>
      <w:r>
        <w:rPr>
          <w:color w:val="000000"/>
        </w:rPr>
        <w:t xml:space="preserve">Todo docente del Establecimiento tiene la obligación de asistir con puntualidad a todos los consejos de profesores y reuniones técnicas que cite la Dirección o la Unidad Técnica de la escuela. Para ello, se debe destinar parte del horario de colaboración del profesor. </w:t>
      </w:r>
    </w:p>
    <w:p w14:paraId="1779FE29" w14:textId="77777777" w:rsidR="000C4D4F" w:rsidRDefault="00EB507A">
      <w:pPr>
        <w:pStyle w:val="Normal1"/>
        <w:numPr>
          <w:ilvl w:val="0"/>
          <w:numId w:val="142"/>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En las diferentes reuniones de profesores, se debe mantener por parte de sus integrantes una actitud acorde al nivel, evitando distracciones de todo tipo. </w:t>
      </w:r>
    </w:p>
    <w:p w14:paraId="3E182A22" w14:textId="77777777" w:rsidR="000C4D4F" w:rsidRDefault="00EB507A">
      <w:pPr>
        <w:pStyle w:val="Normal1"/>
        <w:numPr>
          <w:ilvl w:val="0"/>
          <w:numId w:val="142"/>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El Consejo de Profesores se reunirá en forma semanal, además de las reuniones extraordinarias que cite la Dirección. </w:t>
      </w:r>
    </w:p>
    <w:p w14:paraId="40153FE1" w14:textId="77777777" w:rsidR="000C4D4F" w:rsidRDefault="00EB507A">
      <w:pPr>
        <w:pStyle w:val="Normal1"/>
        <w:numPr>
          <w:ilvl w:val="0"/>
          <w:numId w:val="142"/>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Cuando, por motivos justificados, se suspenda una reunión técnica, los profesores deben permanecer en el Establecimiento en el horario que corresponda, desarrollando algún trabajo técnico-pedagógico, designado por la UTP o el que necesite realizar en función de su labor profesional. </w:t>
      </w:r>
    </w:p>
    <w:p w14:paraId="0A40794D" w14:textId="77777777" w:rsidR="000C4D4F" w:rsidRDefault="00EB507A">
      <w:pPr>
        <w:pStyle w:val="Normal1"/>
        <w:numPr>
          <w:ilvl w:val="0"/>
          <w:numId w:val="142"/>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El Consejo de Profesores será presidido por el director del establecimiento y en su ausencia por quien le secunde en el cargo, quien deberá guiar la sesión mediante una tabla de puntos a tratar. </w:t>
      </w:r>
    </w:p>
    <w:p w14:paraId="667A3B4A" w14:textId="77777777" w:rsidR="000C4D4F" w:rsidRDefault="00EB507A">
      <w:pPr>
        <w:pStyle w:val="Normal1"/>
        <w:numPr>
          <w:ilvl w:val="0"/>
          <w:numId w:val="142"/>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Las reuniones técnicas serán dirigidas por el jefe de la Unidad Técnica del Establecimiento, quien se basará en tabla de puntos o pauta de trabajo. </w:t>
      </w:r>
    </w:p>
    <w:p w14:paraId="7A41682F" w14:textId="77777777" w:rsidR="000C4D4F" w:rsidRDefault="00EB507A">
      <w:pPr>
        <w:pStyle w:val="Normal1"/>
        <w:numPr>
          <w:ilvl w:val="0"/>
          <w:numId w:val="142"/>
        </w:numPr>
        <w:pBdr>
          <w:top w:val="nil"/>
          <w:left w:val="nil"/>
          <w:bottom w:val="nil"/>
          <w:right w:val="nil"/>
          <w:between w:val="nil"/>
        </w:pBdr>
        <w:tabs>
          <w:tab w:val="left" w:pos="5508"/>
        </w:tabs>
        <w:spacing w:after="0" w:line="360" w:lineRule="auto"/>
        <w:jc w:val="both"/>
        <w:rPr>
          <w:b/>
          <w:color w:val="000000"/>
          <w:sz w:val="23"/>
          <w:szCs w:val="23"/>
        </w:rPr>
      </w:pPr>
      <w:r>
        <w:rPr>
          <w:color w:val="000000"/>
        </w:rPr>
        <w:lastRenderedPageBreak/>
        <w:t xml:space="preserve">Tanto para el Consejo de Profesores como para la Reunión Técnica se elegirá de los mismos integrantes del consejo un(a) secretario(a) para que levante acta de cada reunión y darle lectura en la reunión siguiente para su aprobación y análisis. </w:t>
      </w:r>
    </w:p>
    <w:p w14:paraId="3A46DF44" w14:textId="77777777" w:rsidR="000C4D4F" w:rsidRDefault="00EB507A">
      <w:pPr>
        <w:pStyle w:val="Normal1"/>
        <w:numPr>
          <w:ilvl w:val="0"/>
          <w:numId w:val="142"/>
        </w:numPr>
        <w:pBdr>
          <w:top w:val="nil"/>
          <w:left w:val="nil"/>
          <w:bottom w:val="nil"/>
          <w:right w:val="nil"/>
          <w:between w:val="nil"/>
        </w:pBdr>
        <w:tabs>
          <w:tab w:val="left" w:pos="5508"/>
        </w:tabs>
        <w:spacing w:after="0" w:line="360" w:lineRule="auto"/>
        <w:jc w:val="both"/>
        <w:rPr>
          <w:b/>
          <w:color w:val="000000"/>
          <w:sz w:val="23"/>
          <w:szCs w:val="23"/>
        </w:rPr>
      </w:pPr>
      <w:r>
        <w:rPr>
          <w:color w:val="000000"/>
        </w:rPr>
        <w:t xml:space="preserve">Otras reuniones que se deben realizar involucrando a docentes del Establecimiento son las reuniones de producción y las de áreas de especialidades a cargo del </w:t>
      </w:r>
      <w:proofErr w:type="gramStart"/>
      <w:r>
        <w:rPr>
          <w:color w:val="000000"/>
        </w:rPr>
        <w:t>Jefe</w:t>
      </w:r>
      <w:proofErr w:type="gramEnd"/>
      <w:r>
        <w:rPr>
          <w:color w:val="000000"/>
        </w:rPr>
        <w:t xml:space="preserve"> de Producción o de los coordinadores de especialidades. Estas tienen como propósito coordinar acciones y resolver materias propias de su área, las que, en todo caso, deben ser informadas y aprobadas por la Dirección del Establecimiento.</w:t>
      </w:r>
    </w:p>
    <w:p w14:paraId="4BF007D9" w14:textId="77777777" w:rsidR="000C4D4F" w:rsidRDefault="000C4D4F">
      <w:pPr>
        <w:pStyle w:val="Normal1"/>
        <w:pBdr>
          <w:top w:val="nil"/>
          <w:left w:val="nil"/>
          <w:bottom w:val="nil"/>
          <w:right w:val="nil"/>
          <w:between w:val="nil"/>
        </w:pBdr>
        <w:tabs>
          <w:tab w:val="left" w:pos="5508"/>
        </w:tabs>
        <w:spacing w:after="0" w:line="240" w:lineRule="auto"/>
        <w:ind w:left="720"/>
        <w:rPr>
          <w:b/>
          <w:color w:val="000000"/>
          <w:sz w:val="23"/>
          <w:szCs w:val="23"/>
        </w:rPr>
      </w:pPr>
    </w:p>
    <w:p w14:paraId="5269E8FF" w14:textId="77777777" w:rsidR="000C4D4F" w:rsidRDefault="00EB507A">
      <w:pPr>
        <w:pStyle w:val="Normal1"/>
        <w:numPr>
          <w:ilvl w:val="0"/>
          <w:numId w:val="102"/>
        </w:numPr>
        <w:pBdr>
          <w:top w:val="nil"/>
          <w:left w:val="nil"/>
          <w:bottom w:val="nil"/>
          <w:right w:val="nil"/>
          <w:between w:val="nil"/>
        </w:pBdr>
        <w:tabs>
          <w:tab w:val="left" w:pos="5508"/>
        </w:tabs>
        <w:spacing w:after="0" w:line="240" w:lineRule="auto"/>
        <w:rPr>
          <w:b/>
          <w:color w:val="000000"/>
          <w:sz w:val="23"/>
          <w:szCs w:val="23"/>
        </w:rPr>
      </w:pPr>
      <w:r>
        <w:rPr>
          <w:b/>
          <w:color w:val="000000"/>
          <w:sz w:val="23"/>
          <w:szCs w:val="23"/>
        </w:rPr>
        <w:t>ATRIBUCIONES DEL CONSEJO DE PROFESORES</w:t>
      </w:r>
      <w:r>
        <w:rPr>
          <w:b/>
          <w:color w:val="FF0000"/>
          <w:sz w:val="24"/>
          <w:szCs w:val="24"/>
        </w:rPr>
        <w:t>.</w:t>
      </w:r>
    </w:p>
    <w:p w14:paraId="441C5E52" w14:textId="77777777" w:rsidR="000C4D4F" w:rsidRDefault="000C4D4F">
      <w:pPr>
        <w:pStyle w:val="Normal1"/>
        <w:pBdr>
          <w:top w:val="nil"/>
          <w:left w:val="nil"/>
          <w:bottom w:val="nil"/>
          <w:right w:val="nil"/>
          <w:between w:val="nil"/>
        </w:pBdr>
        <w:tabs>
          <w:tab w:val="left" w:pos="5508"/>
        </w:tabs>
        <w:spacing w:after="0" w:line="240" w:lineRule="auto"/>
        <w:ind w:left="720"/>
        <w:rPr>
          <w:b/>
          <w:color w:val="000000"/>
          <w:sz w:val="23"/>
          <w:szCs w:val="23"/>
        </w:rPr>
      </w:pPr>
    </w:p>
    <w:p w14:paraId="0F5B47E8" w14:textId="77777777" w:rsidR="000C4D4F" w:rsidRDefault="00EB507A">
      <w:pPr>
        <w:pStyle w:val="Normal1"/>
        <w:numPr>
          <w:ilvl w:val="0"/>
          <w:numId w:val="135"/>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El Consejo de Profesores es un Organismo de Carácter Consultivo integrado por el personal Docente Directivo, el personal Técnico Pedagógico y por todo el cuerpo docente del establecimiento.</w:t>
      </w:r>
    </w:p>
    <w:p w14:paraId="3BE25A23" w14:textId="77777777" w:rsidR="000C4D4F" w:rsidRDefault="00EB507A">
      <w:pPr>
        <w:pStyle w:val="Normal1"/>
        <w:numPr>
          <w:ilvl w:val="0"/>
          <w:numId w:val="135"/>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El Consejo de Profesores tendrá carácter resolutivo cuando la Dirección del Establecimiento así lo explicite y la materia tratada no escape al ámbito técnico pedagógico y de formación que establece el Proyecto Educativo, el Reglamento Interno de Convivencia Escolar y el Reglamento Interno de Orden Higiene y Seguridad.</w:t>
      </w:r>
    </w:p>
    <w:p w14:paraId="75A8B5CC" w14:textId="77777777" w:rsidR="000C4D4F" w:rsidRDefault="00EB507A">
      <w:pPr>
        <w:pStyle w:val="Normal1"/>
        <w:numPr>
          <w:ilvl w:val="0"/>
          <w:numId w:val="135"/>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El consejo de profesores es una instancia fundamental para el logro de los objetivos educativos de la escuela. En cada reunión se va consolidando el equipo docente, se hace la historia de la escuela, se toman decisiones que afectan el proceso educativo y a la comunidad entera.</w:t>
      </w:r>
    </w:p>
    <w:p w14:paraId="64533F14" w14:textId="77777777" w:rsidR="000C4D4F" w:rsidRDefault="000C4D4F">
      <w:pPr>
        <w:pStyle w:val="Normal1"/>
        <w:pBdr>
          <w:top w:val="nil"/>
          <w:left w:val="nil"/>
          <w:bottom w:val="nil"/>
          <w:right w:val="nil"/>
          <w:between w:val="nil"/>
        </w:pBdr>
        <w:tabs>
          <w:tab w:val="left" w:pos="5508"/>
        </w:tabs>
        <w:spacing w:after="0" w:line="240" w:lineRule="auto"/>
        <w:ind w:left="720"/>
        <w:rPr>
          <w:b/>
          <w:color w:val="000000"/>
          <w:sz w:val="23"/>
          <w:szCs w:val="23"/>
        </w:rPr>
      </w:pPr>
    </w:p>
    <w:p w14:paraId="68A7D8BA" w14:textId="77777777" w:rsidR="000C4D4F" w:rsidRDefault="00EB507A">
      <w:pPr>
        <w:pStyle w:val="Normal1"/>
        <w:pBdr>
          <w:top w:val="nil"/>
          <w:left w:val="nil"/>
          <w:bottom w:val="nil"/>
          <w:right w:val="nil"/>
          <w:between w:val="nil"/>
        </w:pBdr>
        <w:tabs>
          <w:tab w:val="left" w:pos="5508"/>
        </w:tabs>
        <w:spacing w:after="0" w:line="240" w:lineRule="auto"/>
        <w:ind w:left="720"/>
        <w:rPr>
          <w:b/>
          <w:color w:val="000000"/>
          <w:sz w:val="23"/>
          <w:szCs w:val="23"/>
        </w:rPr>
      </w:pPr>
      <w:r>
        <w:rPr>
          <w:b/>
          <w:color w:val="000000"/>
          <w:sz w:val="23"/>
          <w:szCs w:val="23"/>
        </w:rPr>
        <w:t>FUNCIONAMIENTO Y ORGANIZACIÓN DEL CONSEJO DE PROFESORES</w:t>
      </w:r>
      <w:r>
        <w:rPr>
          <w:b/>
          <w:color w:val="FF0000"/>
          <w:sz w:val="24"/>
          <w:szCs w:val="24"/>
        </w:rPr>
        <w:t>.</w:t>
      </w:r>
    </w:p>
    <w:p w14:paraId="0A323815" w14:textId="77777777" w:rsidR="000C4D4F" w:rsidRDefault="000C4D4F">
      <w:pPr>
        <w:pStyle w:val="Normal1"/>
        <w:pBdr>
          <w:top w:val="nil"/>
          <w:left w:val="nil"/>
          <w:bottom w:val="nil"/>
          <w:right w:val="nil"/>
          <w:between w:val="nil"/>
        </w:pBdr>
        <w:tabs>
          <w:tab w:val="left" w:pos="5508"/>
        </w:tabs>
        <w:spacing w:after="0" w:line="240" w:lineRule="auto"/>
        <w:ind w:left="720"/>
        <w:rPr>
          <w:b/>
          <w:color w:val="000000"/>
          <w:sz w:val="23"/>
          <w:szCs w:val="23"/>
        </w:rPr>
      </w:pPr>
    </w:p>
    <w:p w14:paraId="439E2F4E" w14:textId="77777777" w:rsidR="000C4D4F" w:rsidRDefault="00EB507A">
      <w:pPr>
        <w:pStyle w:val="Normal1"/>
        <w:numPr>
          <w:ilvl w:val="0"/>
          <w:numId w:val="102"/>
        </w:numPr>
        <w:pBdr>
          <w:top w:val="nil"/>
          <w:left w:val="nil"/>
          <w:bottom w:val="nil"/>
          <w:right w:val="nil"/>
          <w:between w:val="nil"/>
        </w:pBdr>
        <w:tabs>
          <w:tab w:val="left" w:pos="5508"/>
        </w:tabs>
        <w:spacing w:after="0" w:line="360" w:lineRule="auto"/>
        <w:ind w:left="714" w:hanging="357"/>
        <w:jc w:val="both"/>
        <w:rPr>
          <w:b/>
          <w:color w:val="000000"/>
          <w:sz w:val="23"/>
          <w:szCs w:val="23"/>
        </w:rPr>
      </w:pPr>
      <w:r>
        <w:rPr>
          <w:color w:val="000000"/>
        </w:rPr>
        <w:t xml:space="preserve">Las reuniones profesionales docentes se realizan a lo menos una vez a la semana y son obligatorias para todos los miembros del cuerpo docente. La Dirección de la escuela establecerá el lugar y los horarios </w:t>
      </w:r>
      <w:proofErr w:type="gramStart"/>
      <w:r>
        <w:rPr>
          <w:color w:val="000000"/>
        </w:rPr>
        <w:t>de acuerdo a</w:t>
      </w:r>
      <w:proofErr w:type="gramEnd"/>
      <w:r>
        <w:rPr>
          <w:color w:val="000000"/>
        </w:rPr>
        <w:t xml:space="preserve"> los tiempos dispuestos para ello y a las necesidades de la escuela.</w:t>
      </w:r>
    </w:p>
    <w:p w14:paraId="2689AD96" w14:textId="77777777" w:rsidR="000C4D4F" w:rsidRDefault="00EB507A">
      <w:pPr>
        <w:pStyle w:val="Normal1"/>
        <w:numPr>
          <w:ilvl w:val="0"/>
          <w:numId w:val="162"/>
        </w:numPr>
        <w:pBdr>
          <w:top w:val="nil"/>
          <w:left w:val="nil"/>
          <w:bottom w:val="nil"/>
          <w:right w:val="nil"/>
          <w:between w:val="nil"/>
        </w:pBdr>
        <w:tabs>
          <w:tab w:val="left" w:pos="5508"/>
        </w:tabs>
        <w:spacing w:after="0" w:line="360" w:lineRule="auto"/>
        <w:ind w:left="714" w:hanging="357"/>
        <w:rPr>
          <w:b/>
          <w:color w:val="000000"/>
          <w:sz w:val="23"/>
          <w:szCs w:val="23"/>
        </w:rPr>
      </w:pPr>
      <w:r>
        <w:rPr>
          <w:color w:val="000000"/>
        </w:rPr>
        <w:t>Todo docente, tiene la responsabilidad de asistir con puntualidad a todos los Consejos de Profesores. La asistencia quedará registrada con nombre y firma de cada integrante. Las ausencias deben ser justificadas personalmente ante dirección.</w:t>
      </w:r>
    </w:p>
    <w:p w14:paraId="0AD51CB3" w14:textId="77777777" w:rsidR="000C4D4F" w:rsidRDefault="00EB507A">
      <w:pPr>
        <w:pStyle w:val="Normal1"/>
        <w:numPr>
          <w:ilvl w:val="0"/>
          <w:numId w:val="162"/>
        </w:numPr>
        <w:pBdr>
          <w:top w:val="nil"/>
          <w:left w:val="nil"/>
          <w:bottom w:val="nil"/>
          <w:right w:val="nil"/>
          <w:between w:val="nil"/>
        </w:pBdr>
        <w:tabs>
          <w:tab w:val="left" w:pos="5508"/>
        </w:tabs>
        <w:spacing w:after="0" w:line="360" w:lineRule="auto"/>
        <w:ind w:left="714" w:hanging="357"/>
        <w:rPr>
          <w:b/>
          <w:color w:val="000000"/>
          <w:sz w:val="23"/>
          <w:szCs w:val="23"/>
        </w:rPr>
      </w:pPr>
      <w:r>
        <w:rPr>
          <w:color w:val="000000"/>
        </w:rPr>
        <w:t>. El Consejo de Profesores lo preside el director/a del establecimiento o en su defecto, la persona por él/ella designada.</w:t>
      </w:r>
    </w:p>
    <w:p w14:paraId="2CBAC443" w14:textId="77777777" w:rsidR="000C4D4F" w:rsidRDefault="00EB507A">
      <w:pPr>
        <w:pStyle w:val="Normal1"/>
        <w:numPr>
          <w:ilvl w:val="0"/>
          <w:numId w:val="162"/>
        </w:numPr>
        <w:pBdr>
          <w:top w:val="nil"/>
          <w:left w:val="nil"/>
          <w:bottom w:val="nil"/>
          <w:right w:val="nil"/>
          <w:between w:val="nil"/>
        </w:pBdr>
        <w:tabs>
          <w:tab w:val="left" w:pos="5508"/>
        </w:tabs>
        <w:spacing w:after="0" w:line="360" w:lineRule="auto"/>
        <w:ind w:left="714" w:hanging="357"/>
        <w:rPr>
          <w:b/>
          <w:color w:val="000000"/>
          <w:sz w:val="23"/>
          <w:szCs w:val="23"/>
        </w:rPr>
      </w:pPr>
      <w:r>
        <w:rPr>
          <w:color w:val="000000"/>
        </w:rPr>
        <w:lastRenderedPageBreak/>
        <w:t xml:space="preserve">. El Consejo General de Profesores elegirá al profesional docente que representa a los profesores en el Consejo Escolar. En cada sesión de consejo de profesores, existirá una </w:t>
      </w:r>
      <w:proofErr w:type="gramStart"/>
      <w:r>
        <w:rPr>
          <w:color w:val="000000"/>
        </w:rPr>
        <w:t>Secretaria</w:t>
      </w:r>
      <w:proofErr w:type="gramEnd"/>
      <w:r>
        <w:rPr>
          <w:color w:val="000000"/>
        </w:rPr>
        <w:t xml:space="preserve"> de Actas que tomará nota y redactará el Acta correspondiente a la sesión.</w:t>
      </w:r>
    </w:p>
    <w:p w14:paraId="140811E3" w14:textId="77777777" w:rsidR="000C4D4F" w:rsidRDefault="00EB507A">
      <w:pPr>
        <w:pStyle w:val="Normal1"/>
        <w:numPr>
          <w:ilvl w:val="0"/>
          <w:numId w:val="162"/>
        </w:numPr>
        <w:pBdr>
          <w:top w:val="nil"/>
          <w:left w:val="nil"/>
          <w:bottom w:val="nil"/>
          <w:right w:val="nil"/>
          <w:between w:val="nil"/>
        </w:pBdr>
        <w:tabs>
          <w:tab w:val="left" w:pos="5508"/>
        </w:tabs>
        <w:spacing w:after="0" w:line="360" w:lineRule="auto"/>
        <w:ind w:left="714" w:hanging="357"/>
        <w:rPr>
          <w:b/>
          <w:color w:val="000000"/>
          <w:sz w:val="23"/>
          <w:szCs w:val="23"/>
        </w:rPr>
      </w:pPr>
      <w:r>
        <w:rPr>
          <w:color w:val="000000"/>
        </w:rPr>
        <w:t>El Consejo de Profesores aborda aspectos formativos de los siguientes tipos: reflexión- discusión sobre temas pedagógicos, disciplinarios, de convivencia escolar, orientación; aspectos informativos y de programación de actividades dentro del período lectivo; organización de actividades solidarias y recreativas; entre otras acciones referidas a la labor formativa y pedagógica establece el Proyecto Educativo</w:t>
      </w:r>
    </w:p>
    <w:p w14:paraId="14A2F940" w14:textId="77777777" w:rsidR="000C4D4F" w:rsidRDefault="00EB507A">
      <w:pPr>
        <w:pStyle w:val="Normal1"/>
        <w:numPr>
          <w:ilvl w:val="0"/>
          <w:numId w:val="162"/>
        </w:numPr>
        <w:pBdr>
          <w:top w:val="nil"/>
          <w:left w:val="nil"/>
          <w:bottom w:val="nil"/>
          <w:right w:val="nil"/>
          <w:between w:val="nil"/>
        </w:pBdr>
        <w:tabs>
          <w:tab w:val="left" w:pos="5508"/>
        </w:tabs>
        <w:spacing w:line="360" w:lineRule="auto"/>
        <w:ind w:left="714" w:hanging="357"/>
        <w:rPr>
          <w:b/>
          <w:color w:val="000000"/>
          <w:sz w:val="23"/>
          <w:szCs w:val="23"/>
        </w:rPr>
      </w:pPr>
      <w:r>
        <w:rPr>
          <w:color w:val="000000"/>
        </w:rPr>
        <w:t xml:space="preserve">El Consejo de Profesores se puede desarrollar en las siguientes modalidades: Consejo General de Profesores, Consejo de Nivel, Consejo de Ciclo, Consejo específico de un curso, reuniones de departamento de asignatura, Consejos de Articulación de ciclos, Consejo de Profesores </w:t>
      </w:r>
      <w:proofErr w:type="gramStart"/>
      <w:r>
        <w:rPr>
          <w:color w:val="000000"/>
        </w:rPr>
        <w:t>Jefes</w:t>
      </w:r>
      <w:proofErr w:type="gramEnd"/>
      <w:r>
        <w:rPr>
          <w:color w:val="000000"/>
        </w:rPr>
        <w:t>, entre otros.</w:t>
      </w:r>
    </w:p>
    <w:p w14:paraId="4B40C02D" w14:textId="77777777" w:rsidR="000C4D4F" w:rsidRDefault="000C4D4F">
      <w:pPr>
        <w:pStyle w:val="Normal1"/>
        <w:widowControl w:val="0"/>
        <w:tabs>
          <w:tab w:val="left" w:pos="2010"/>
        </w:tabs>
        <w:spacing w:after="0" w:line="240" w:lineRule="auto"/>
        <w:rPr>
          <w:b/>
          <w:sz w:val="23"/>
          <w:szCs w:val="23"/>
        </w:rPr>
      </w:pPr>
    </w:p>
    <w:p w14:paraId="0E195378" w14:textId="77777777" w:rsidR="000C4D4F" w:rsidRDefault="00EB507A">
      <w:pPr>
        <w:pStyle w:val="Normal1"/>
        <w:widowControl w:val="0"/>
        <w:tabs>
          <w:tab w:val="left" w:pos="2010"/>
        </w:tabs>
        <w:spacing w:after="0" w:line="240" w:lineRule="auto"/>
        <w:rPr>
          <w:b/>
          <w:sz w:val="23"/>
          <w:szCs w:val="23"/>
        </w:rPr>
      </w:pPr>
      <w:bookmarkStart w:id="0" w:name="_heading=h.ul8xenrc85vz" w:colFirst="0" w:colLast="0"/>
      <w:bookmarkEnd w:id="0"/>
      <w:r>
        <w:rPr>
          <w:b/>
          <w:sz w:val="23"/>
          <w:szCs w:val="23"/>
        </w:rPr>
        <w:t xml:space="preserve">CENTRO DE PADRES conformado por: </w:t>
      </w:r>
    </w:p>
    <w:p w14:paraId="7CA3E341" w14:textId="77777777" w:rsidR="000C4D4F" w:rsidRDefault="000C4D4F">
      <w:pPr>
        <w:pStyle w:val="Normal1"/>
        <w:widowControl w:val="0"/>
        <w:tabs>
          <w:tab w:val="left" w:pos="2010"/>
        </w:tabs>
        <w:spacing w:after="0" w:line="240" w:lineRule="auto"/>
        <w:rPr>
          <w:b/>
          <w:sz w:val="23"/>
          <w:szCs w:val="23"/>
          <w:u w:val="single"/>
        </w:rPr>
      </w:pPr>
    </w:p>
    <w:p w14:paraId="36522B73" w14:textId="77777777" w:rsidR="000C4D4F" w:rsidRDefault="00EB507A">
      <w:pPr>
        <w:pStyle w:val="Normal1"/>
        <w:numPr>
          <w:ilvl w:val="0"/>
          <w:numId w:val="102"/>
        </w:numPr>
        <w:pBdr>
          <w:top w:val="nil"/>
          <w:left w:val="nil"/>
          <w:bottom w:val="nil"/>
          <w:right w:val="nil"/>
          <w:between w:val="nil"/>
        </w:pBdr>
        <w:tabs>
          <w:tab w:val="left" w:pos="852"/>
          <w:tab w:val="left" w:pos="5508"/>
        </w:tabs>
        <w:spacing w:after="0" w:line="240" w:lineRule="auto"/>
        <w:ind w:right="-91"/>
        <w:jc w:val="both"/>
        <w:rPr>
          <w:b/>
          <w:color w:val="FF0000"/>
          <w:sz w:val="24"/>
          <w:szCs w:val="24"/>
        </w:rPr>
      </w:pPr>
      <w:r>
        <w:rPr>
          <w:b/>
          <w:color w:val="000000"/>
          <w:sz w:val="24"/>
          <w:szCs w:val="24"/>
        </w:rPr>
        <w:t xml:space="preserve">PARTICIPANTES </w:t>
      </w:r>
    </w:p>
    <w:p w14:paraId="0959B7EB" w14:textId="77777777" w:rsidR="000C4D4F" w:rsidRDefault="000C4D4F">
      <w:pPr>
        <w:pStyle w:val="Normal1"/>
        <w:pBdr>
          <w:top w:val="nil"/>
          <w:left w:val="nil"/>
          <w:bottom w:val="nil"/>
          <w:right w:val="nil"/>
          <w:between w:val="nil"/>
        </w:pBdr>
        <w:tabs>
          <w:tab w:val="left" w:pos="852"/>
          <w:tab w:val="left" w:pos="5508"/>
        </w:tabs>
        <w:spacing w:after="0" w:line="240" w:lineRule="auto"/>
        <w:ind w:left="720" w:right="-91"/>
        <w:jc w:val="both"/>
        <w:rPr>
          <w:b/>
          <w:color w:val="000000"/>
          <w:sz w:val="24"/>
          <w:szCs w:val="24"/>
        </w:rPr>
      </w:pPr>
    </w:p>
    <w:p w14:paraId="51F15D61" w14:textId="77777777" w:rsidR="000C4D4F" w:rsidRDefault="00EB507A">
      <w:pPr>
        <w:pStyle w:val="Normal1"/>
        <w:pBdr>
          <w:top w:val="nil"/>
          <w:left w:val="nil"/>
          <w:bottom w:val="nil"/>
          <w:right w:val="nil"/>
          <w:between w:val="nil"/>
        </w:pBdr>
        <w:tabs>
          <w:tab w:val="left" w:pos="852"/>
          <w:tab w:val="left" w:pos="5508"/>
        </w:tabs>
        <w:spacing w:after="0" w:line="360" w:lineRule="auto"/>
        <w:ind w:left="720" w:right="-91"/>
        <w:jc w:val="both"/>
        <w:rPr>
          <w:color w:val="000000"/>
          <w:highlight w:val="white"/>
        </w:rPr>
      </w:pPr>
      <w:r>
        <w:rPr>
          <w:color w:val="000000"/>
          <w:highlight w:val="white"/>
        </w:rPr>
        <w:t xml:space="preserve">El Centro de Padres y Apoderados es la organización que representa a las familias en la escuela. Su misión es abrir caminos para que estas participen más directamente en la educación de sus hijos e hijas. </w:t>
      </w:r>
    </w:p>
    <w:p w14:paraId="3398361E" w14:textId="77777777" w:rsidR="000C4D4F" w:rsidRDefault="00EB507A">
      <w:pPr>
        <w:pStyle w:val="Normal1"/>
        <w:pBdr>
          <w:top w:val="nil"/>
          <w:left w:val="nil"/>
          <w:bottom w:val="nil"/>
          <w:right w:val="nil"/>
          <w:between w:val="nil"/>
        </w:pBdr>
        <w:tabs>
          <w:tab w:val="left" w:pos="852"/>
          <w:tab w:val="left" w:pos="5508"/>
        </w:tabs>
        <w:spacing w:after="0" w:line="360" w:lineRule="auto"/>
        <w:ind w:left="720" w:right="-91"/>
        <w:jc w:val="both"/>
        <w:rPr>
          <w:color w:val="000000"/>
          <w:highlight w:val="white"/>
        </w:rPr>
      </w:pPr>
      <w:r>
        <w:rPr>
          <w:color w:val="000000"/>
          <w:highlight w:val="white"/>
        </w:rPr>
        <w:t>El centro general de padres está compuesto por:</w:t>
      </w:r>
    </w:p>
    <w:p w14:paraId="7160FB9B" w14:textId="77777777" w:rsidR="000C4D4F" w:rsidRDefault="000C4D4F">
      <w:pPr>
        <w:pStyle w:val="Normal1"/>
        <w:pBdr>
          <w:top w:val="nil"/>
          <w:left w:val="nil"/>
          <w:bottom w:val="nil"/>
          <w:right w:val="nil"/>
          <w:between w:val="nil"/>
        </w:pBdr>
        <w:tabs>
          <w:tab w:val="left" w:pos="852"/>
          <w:tab w:val="left" w:pos="5508"/>
        </w:tabs>
        <w:spacing w:after="0" w:line="360" w:lineRule="auto"/>
        <w:ind w:left="720" w:right="-91"/>
        <w:jc w:val="both"/>
        <w:rPr>
          <w:color w:val="000000"/>
          <w:highlight w:val="white"/>
        </w:rPr>
      </w:pPr>
    </w:p>
    <w:p w14:paraId="30A159ED" w14:textId="77777777" w:rsidR="000C4D4F" w:rsidRDefault="00EB507A">
      <w:pPr>
        <w:pStyle w:val="Normal1"/>
        <w:numPr>
          <w:ilvl w:val="0"/>
          <w:numId w:val="136"/>
        </w:numPr>
        <w:pBdr>
          <w:top w:val="nil"/>
          <w:left w:val="nil"/>
          <w:bottom w:val="nil"/>
          <w:right w:val="nil"/>
          <w:between w:val="nil"/>
        </w:pBdr>
        <w:tabs>
          <w:tab w:val="left" w:pos="852"/>
          <w:tab w:val="left" w:pos="5508"/>
        </w:tabs>
        <w:spacing w:after="0" w:line="360" w:lineRule="auto"/>
        <w:ind w:right="-91"/>
        <w:jc w:val="both"/>
        <w:rPr>
          <w:b/>
          <w:color w:val="000000"/>
        </w:rPr>
      </w:pPr>
      <w:r>
        <w:rPr>
          <w:b/>
          <w:color w:val="000000"/>
        </w:rPr>
        <w:t xml:space="preserve">Presidenta: </w:t>
      </w:r>
      <w:r>
        <w:rPr>
          <w:color w:val="000000"/>
        </w:rPr>
        <w:t xml:space="preserve">Bernardita </w:t>
      </w:r>
      <w:proofErr w:type="spellStart"/>
      <w:r>
        <w:rPr>
          <w:color w:val="000000"/>
        </w:rPr>
        <w:t>Peran</w:t>
      </w:r>
      <w:proofErr w:type="spellEnd"/>
      <w:r>
        <w:rPr>
          <w:color w:val="000000"/>
        </w:rPr>
        <w:t xml:space="preserve"> Palma</w:t>
      </w:r>
    </w:p>
    <w:p w14:paraId="3903B33D" w14:textId="77777777" w:rsidR="000C4D4F" w:rsidRDefault="00EB507A">
      <w:pPr>
        <w:pStyle w:val="Normal1"/>
        <w:numPr>
          <w:ilvl w:val="0"/>
          <w:numId w:val="136"/>
        </w:numPr>
        <w:pBdr>
          <w:top w:val="nil"/>
          <w:left w:val="nil"/>
          <w:bottom w:val="nil"/>
          <w:right w:val="nil"/>
          <w:between w:val="nil"/>
        </w:pBdr>
        <w:tabs>
          <w:tab w:val="left" w:pos="852"/>
          <w:tab w:val="left" w:pos="5508"/>
        </w:tabs>
        <w:spacing w:after="0" w:line="360" w:lineRule="auto"/>
        <w:ind w:right="-91"/>
        <w:jc w:val="both"/>
        <w:rPr>
          <w:b/>
          <w:color w:val="000000"/>
        </w:rPr>
      </w:pPr>
      <w:r>
        <w:rPr>
          <w:b/>
          <w:color w:val="000000"/>
        </w:rPr>
        <w:t xml:space="preserve">Tesorera: </w:t>
      </w:r>
      <w:r>
        <w:rPr>
          <w:color w:val="000000"/>
        </w:rPr>
        <w:t>María Ramírez Lobos</w:t>
      </w:r>
    </w:p>
    <w:p w14:paraId="5DFFF257" w14:textId="77777777" w:rsidR="000C4D4F" w:rsidRDefault="00EB507A">
      <w:pPr>
        <w:pStyle w:val="Normal1"/>
        <w:numPr>
          <w:ilvl w:val="0"/>
          <w:numId w:val="136"/>
        </w:numPr>
        <w:pBdr>
          <w:top w:val="nil"/>
          <w:left w:val="nil"/>
          <w:bottom w:val="nil"/>
          <w:right w:val="nil"/>
          <w:between w:val="nil"/>
        </w:pBdr>
        <w:tabs>
          <w:tab w:val="left" w:pos="852"/>
          <w:tab w:val="left" w:pos="5508"/>
        </w:tabs>
        <w:spacing w:line="360" w:lineRule="auto"/>
        <w:ind w:right="-91"/>
        <w:jc w:val="both"/>
        <w:rPr>
          <w:b/>
          <w:color w:val="000000"/>
        </w:rPr>
      </w:pPr>
      <w:r>
        <w:rPr>
          <w:b/>
          <w:color w:val="000000"/>
        </w:rPr>
        <w:t xml:space="preserve">Secretaria: </w:t>
      </w:r>
      <w:r>
        <w:rPr>
          <w:color w:val="000000"/>
        </w:rPr>
        <w:t xml:space="preserve">Elizabeth Castillo </w:t>
      </w:r>
      <w:proofErr w:type="spellStart"/>
      <w:r>
        <w:rPr>
          <w:color w:val="000000"/>
        </w:rPr>
        <w:t>Huichaqueo</w:t>
      </w:r>
      <w:proofErr w:type="spellEnd"/>
    </w:p>
    <w:p w14:paraId="3F00E2E0" w14:textId="77777777" w:rsidR="000C4D4F" w:rsidRDefault="000C4D4F">
      <w:pPr>
        <w:pStyle w:val="Normal1"/>
        <w:tabs>
          <w:tab w:val="left" w:pos="852"/>
          <w:tab w:val="left" w:pos="5508"/>
        </w:tabs>
        <w:spacing w:line="240" w:lineRule="auto"/>
        <w:ind w:right="-91"/>
        <w:jc w:val="both"/>
        <w:rPr>
          <w:b/>
          <w:sz w:val="24"/>
          <w:szCs w:val="24"/>
        </w:rPr>
      </w:pPr>
    </w:p>
    <w:p w14:paraId="200C7B1A" w14:textId="77777777" w:rsidR="000C4D4F" w:rsidRDefault="00EB507A">
      <w:pPr>
        <w:pStyle w:val="Normal1"/>
        <w:tabs>
          <w:tab w:val="left" w:pos="5508"/>
        </w:tabs>
        <w:spacing w:line="240" w:lineRule="auto"/>
        <w:rPr>
          <w:b/>
          <w:sz w:val="23"/>
          <w:szCs w:val="23"/>
        </w:rPr>
      </w:pPr>
      <w:r>
        <w:rPr>
          <w:b/>
          <w:sz w:val="23"/>
          <w:szCs w:val="23"/>
        </w:rPr>
        <w:t>FUNCIONES DEL CENTRO DE PADRES</w:t>
      </w:r>
    </w:p>
    <w:p w14:paraId="19DB521D" w14:textId="77777777" w:rsidR="000C4D4F" w:rsidRDefault="00EB507A">
      <w:pPr>
        <w:pStyle w:val="Normal1"/>
        <w:tabs>
          <w:tab w:val="left" w:pos="709"/>
        </w:tabs>
        <w:spacing w:line="360" w:lineRule="auto"/>
        <w:jc w:val="both"/>
      </w:pPr>
      <w:r>
        <w:tab/>
        <w:t>La escuela promueve y valora la participación y compromiso de las familias, a través de los padres, madres y apoderados, representados por el Centro de Padres y Apoderados, entidad con personalidad jurídica, con la cual se realizan diversas actividades afines al Proyecto Educativo Institucional y que opera como canal y vínculo de coordinación familia – escuela. Teniendo al centro el bien comunitario, esta instancia vela por sus derechos y cumple sus deberes en pro de construir una mejor escuela y por ello conoce, adhiere y promueve el PEI, este Reglamento y sus Protocolos complementarios en materia de convivencia escolar, entre otros instrumentos.</w:t>
      </w:r>
    </w:p>
    <w:p w14:paraId="0DE9E8D2" w14:textId="77777777" w:rsidR="000C4D4F" w:rsidRDefault="00EB507A">
      <w:pPr>
        <w:pStyle w:val="Normal1"/>
        <w:tabs>
          <w:tab w:val="left" w:pos="709"/>
        </w:tabs>
        <w:spacing w:line="360" w:lineRule="auto"/>
        <w:jc w:val="both"/>
      </w:pPr>
      <w:r>
        <w:lastRenderedPageBreak/>
        <w:t xml:space="preserve">Las principales funciones son: </w:t>
      </w:r>
    </w:p>
    <w:p w14:paraId="6195824D" w14:textId="77777777" w:rsidR="000C4D4F" w:rsidRDefault="00EB507A">
      <w:pPr>
        <w:pStyle w:val="Normal1"/>
        <w:numPr>
          <w:ilvl w:val="0"/>
          <w:numId w:val="137"/>
        </w:numPr>
        <w:pBdr>
          <w:top w:val="nil"/>
          <w:left w:val="nil"/>
          <w:bottom w:val="nil"/>
          <w:right w:val="nil"/>
          <w:between w:val="nil"/>
        </w:pBdr>
        <w:tabs>
          <w:tab w:val="left" w:pos="709"/>
        </w:tabs>
        <w:spacing w:after="0" w:line="360" w:lineRule="auto"/>
        <w:jc w:val="both"/>
      </w:pPr>
      <w:r>
        <w:rPr>
          <w:color w:val="000000"/>
        </w:rPr>
        <w:t xml:space="preserve">Fomentar la preocupación de los miembros por la formación y desarrollo personal de los hijos y, en consonancia con ellos, promover las acciones de estudio y capacitación que sean convenientes para el mejor cometido de las responsabilidades educativas de la familia. </w:t>
      </w:r>
    </w:p>
    <w:p w14:paraId="3FB49EC9" w14:textId="77777777" w:rsidR="000C4D4F" w:rsidRDefault="00EB507A">
      <w:pPr>
        <w:pStyle w:val="Normal1"/>
        <w:numPr>
          <w:ilvl w:val="0"/>
          <w:numId w:val="137"/>
        </w:numPr>
        <w:pBdr>
          <w:top w:val="nil"/>
          <w:left w:val="nil"/>
          <w:bottom w:val="nil"/>
          <w:right w:val="nil"/>
          <w:between w:val="nil"/>
        </w:pBdr>
        <w:tabs>
          <w:tab w:val="left" w:pos="709"/>
        </w:tabs>
        <w:spacing w:after="0" w:line="360" w:lineRule="auto"/>
        <w:jc w:val="both"/>
      </w:pPr>
      <w:r>
        <w:rPr>
          <w:color w:val="000000"/>
        </w:rPr>
        <w:t xml:space="preserve">Establecer y fomentar vínculos entre el hogar y el Establecimiento que faciliten la comprensión y el apoyo familiar hacia las actividades escolares y el ejercicio del rol que corresponde desempeñar como padres y apoderados en el fortalecimiento de los hábitos, ideales, valores y actitudes que la educación fomenta en los estudiantes. </w:t>
      </w:r>
    </w:p>
    <w:p w14:paraId="0F3C648E" w14:textId="77777777" w:rsidR="000C4D4F" w:rsidRDefault="00EB507A">
      <w:pPr>
        <w:pStyle w:val="Normal1"/>
        <w:numPr>
          <w:ilvl w:val="0"/>
          <w:numId w:val="137"/>
        </w:numPr>
        <w:pBdr>
          <w:top w:val="nil"/>
          <w:left w:val="nil"/>
          <w:bottom w:val="nil"/>
          <w:right w:val="nil"/>
          <w:between w:val="nil"/>
        </w:pBdr>
        <w:tabs>
          <w:tab w:val="left" w:pos="709"/>
        </w:tabs>
        <w:spacing w:after="0" w:line="360" w:lineRule="auto"/>
        <w:jc w:val="both"/>
      </w:pPr>
      <w:r>
        <w:rPr>
          <w:color w:val="000000"/>
        </w:rPr>
        <w:t xml:space="preserve">Apoyar la labor educativa del Establecimiento, aportando esfuerzos y recursos para favorecer el desarrollo integral del alumno. </w:t>
      </w:r>
    </w:p>
    <w:p w14:paraId="1AEA65C4" w14:textId="77777777" w:rsidR="000C4D4F" w:rsidRDefault="00EB507A">
      <w:pPr>
        <w:pStyle w:val="Normal1"/>
        <w:numPr>
          <w:ilvl w:val="0"/>
          <w:numId w:val="137"/>
        </w:numPr>
        <w:pBdr>
          <w:top w:val="nil"/>
          <w:left w:val="nil"/>
          <w:bottom w:val="nil"/>
          <w:right w:val="nil"/>
          <w:between w:val="nil"/>
        </w:pBdr>
        <w:tabs>
          <w:tab w:val="left" w:pos="709"/>
        </w:tabs>
        <w:spacing w:after="0" w:line="360" w:lineRule="auto"/>
        <w:jc w:val="both"/>
      </w:pPr>
      <w:r>
        <w:rPr>
          <w:color w:val="000000"/>
        </w:rPr>
        <w:t xml:space="preserve">Proyectar acciones hacia la comunidad en general; difundir los propósitos e ideales de Centro de Padres, promover la cooperación de los agentes comunitarios en las labores del Establecimiento, y cuando corresponda, participar en todos aquellos programas que favorezcan la educación, protección y desarrollo de la niñez y juventud. </w:t>
      </w:r>
    </w:p>
    <w:p w14:paraId="2D4EE34D" w14:textId="77777777" w:rsidR="000C4D4F" w:rsidRDefault="00EB507A">
      <w:pPr>
        <w:pStyle w:val="Normal1"/>
        <w:numPr>
          <w:ilvl w:val="0"/>
          <w:numId w:val="137"/>
        </w:numPr>
        <w:pBdr>
          <w:top w:val="nil"/>
          <w:left w:val="nil"/>
          <w:bottom w:val="nil"/>
          <w:right w:val="nil"/>
          <w:between w:val="nil"/>
        </w:pBdr>
        <w:tabs>
          <w:tab w:val="left" w:pos="709"/>
        </w:tabs>
        <w:spacing w:after="0" w:line="360" w:lineRule="auto"/>
        <w:jc w:val="both"/>
      </w:pPr>
      <w:r>
        <w:rPr>
          <w:color w:val="000000"/>
        </w:rPr>
        <w:t xml:space="preserve">Proponer y participar dentro del establecimiento y la comunidad que favorezcan la formación integral de los alumnos, en especial aquellos relacionados con el mejoramiento de las condiciones económicas, culturales, sociales y de salud que puedan afectar las oportunidades y el normal desarrollo de los alumnos. </w:t>
      </w:r>
    </w:p>
    <w:p w14:paraId="4672C54F" w14:textId="77777777" w:rsidR="000C4D4F" w:rsidRDefault="00EB507A">
      <w:pPr>
        <w:pStyle w:val="Normal1"/>
        <w:numPr>
          <w:ilvl w:val="0"/>
          <w:numId w:val="137"/>
        </w:numPr>
        <w:pBdr>
          <w:top w:val="nil"/>
          <w:left w:val="nil"/>
          <w:bottom w:val="nil"/>
          <w:right w:val="nil"/>
          <w:between w:val="nil"/>
        </w:pBdr>
        <w:tabs>
          <w:tab w:val="left" w:pos="709"/>
        </w:tabs>
        <w:spacing w:after="0" w:line="360" w:lineRule="auto"/>
        <w:jc w:val="both"/>
      </w:pPr>
      <w:r>
        <w:rPr>
          <w:color w:val="000000"/>
        </w:rPr>
        <w:t xml:space="preserve">Mantener comunicación permanente con los niveles directivos del establecimiento, tanto para obtener y difundir entre sus miembros la información relativa a las políticas, programas y proyectos educativos del establecimiento, como para plantear, cuando corresponda las inquietudes, motivaciones y sugerencias de la comunidad educativa relativas al proceso educativo. </w:t>
      </w:r>
    </w:p>
    <w:p w14:paraId="3C08345A" w14:textId="77777777" w:rsidR="000C4D4F" w:rsidRDefault="00EB507A">
      <w:pPr>
        <w:pStyle w:val="Normal1"/>
        <w:numPr>
          <w:ilvl w:val="0"/>
          <w:numId w:val="137"/>
        </w:numPr>
        <w:pBdr>
          <w:top w:val="nil"/>
          <w:left w:val="nil"/>
          <w:bottom w:val="nil"/>
          <w:right w:val="nil"/>
          <w:between w:val="nil"/>
        </w:pBdr>
        <w:tabs>
          <w:tab w:val="left" w:pos="709"/>
        </w:tabs>
        <w:spacing w:after="0" w:line="360" w:lineRule="auto"/>
        <w:jc w:val="both"/>
      </w:pPr>
      <w:r>
        <w:rPr>
          <w:color w:val="000000"/>
        </w:rPr>
        <w:t xml:space="preserve">Respetar el quehacer educativo del establecimiento en lo referente a métodos pedagógicos, disciplina y cumplimiento de horarios. Participando cuando se requiera en las actividades formativas e informativas que se realicen, manteniendo siempre actitudes de respeto, sencillez y responsabilidad. </w:t>
      </w:r>
    </w:p>
    <w:p w14:paraId="21CD3391" w14:textId="77777777" w:rsidR="000C4D4F" w:rsidRDefault="00EB507A">
      <w:pPr>
        <w:pStyle w:val="Normal1"/>
        <w:numPr>
          <w:ilvl w:val="0"/>
          <w:numId w:val="137"/>
        </w:numPr>
        <w:pBdr>
          <w:top w:val="nil"/>
          <w:left w:val="nil"/>
          <w:bottom w:val="nil"/>
          <w:right w:val="nil"/>
          <w:between w:val="nil"/>
        </w:pBdr>
        <w:tabs>
          <w:tab w:val="left" w:pos="709"/>
        </w:tabs>
        <w:spacing w:after="0" w:line="360" w:lineRule="auto"/>
        <w:jc w:val="both"/>
      </w:pPr>
      <w:r>
        <w:rPr>
          <w:color w:val="000000"/>
        </w:rPr>
        <w:t xml:space="preserve">Educar en la fe desde el evangelio, las orientaciones de la iglesia católica y los principios carismáticos del establecimiento. </w:t>
      </w:r>
    </w:p>
    <w:p w14:paraId="58401778" w14:textId="77777777" w:rsidR="000C4D4F" w:rsidRDefault="00EB507A">
      <w:pPr>
        <w:pStyle w:val="Normal1"/>
        <w:numPr>
          <w:ilvl w:val="0"/>
          <w:numId w:val="137"/>
        </w:numPr>
        <w:pBdr>
          <w:top w:val="nil"/>
          <w:left w:val="nil"/>
          <w:bottom w:val="nil"/>
          <w:right w:val="nil"/>
          <w:between w:val="nil"/>
        </w:pBdr>
        <w:tabs>
          <w:tab w:val="left" w:pos="709"/>
        </w:tabs>
        <w:spacing w:line="360" w:lineRule="auto"/>
        <w:jc w:val="both"/>
      </w:pPr>
      <w:r>
        <w:rPr>
          <w:color w:val="000000"/>
        </w:rPr>
        <w:t>Cumplir con los compromisos adquiridos en el Centro General de Padres.</w:t>
      </w:r>
    </w:p>
    <w:p w14:paraId="72A575CD" w14:textId="77777777" w:rsidR="001C4123" w:rsidRDefault="001C4123">
      <w:pPr>
        <w:pStyle w:val="Normal1"/>
        <w:tabs>
          <w:tab w:val="left" w:pos="5508"/>
        </w:tabs>
        <w:spacing w:line="240" w:lineRule="auto"/>
        <w:rPr>
          <w:b/>
          <w:sz w:val="23"/>
          <w:szCs w:val="23"/>
        </w:rPr>
      </w:pPr>
    </w:p>
    <w:p w14:paraId="6DED303B" w14:textId="77777777" w:rsidR="001C4123" w:rsidRDefault="001C4123">
      <w:pPr>
        <w:pStyle w:val="Normal1"/>
        <w:tabs>
          <w:tab w:val="left" w:pos="5508"/>
        </w:tabs>
        <w:spacing w:line="240" w:lineRule="auto"/>
        <w:rPr>
          <w:b/>
          <w:sz w:val="23"/>
          <w:szCs w:val="23"/>
        </w:rPr>
      </w:pPr>
    </w:p>
    <w:p w14:paraId="2DD12F9C" w14:textId="50A53B9F" w:rsidR="000C4D4F" w:rsidRDefault="00EB507A">
      <w:pPr>
        <w:pStyle w:val="Normal1"/>
        <w:tabs>
          <w:tab w:val="left" w:pos="5508"/>
        </w:tabs>
        <w:spacing w:line="240" w:lineRule="auto"/>
        <w:rPr>
          <w:b/>
          <w:sz w:val="23"/>
          <w:szCs w:val="23"/>
        </w:rPr>
      </w:pPr>
      <w:r>
        <w:rPr>
          <w:b/>
          <w:sz w:val="23"/>
          <w:szCs w:val="23"/>
        </w:rPr>
        <w:lastRenderedPageBreak/>
        <w:t>ATRIBUCIONES DEL CENTRO DE PADRES</w:t>
      </w:r>
    </w:p>
    <w:p w14:paraId="4D1C456B" w14:textId="77777777" w:rsidR="000C4D4F" w:rsidRDefault="000C4D4F">
      <w:pPr>
        <w:pStyle w:val="Normal1"/>
        <w:pBdr>
          <w:top w:val="nil"/>
          <w:left w:val="nil"/>
          <w:bottom w:val="nil"/>
          <w:right w:val="nil"/>
          <w:between w:val="nil"/>
        </w:pBdr>
        <w:tabs>
          <w:tab w:val="left" w:pos="5508"/>
        </w:tabs>
        <w:spacing w:after="0" w:line="240" w:lineRule="auto"/>
        <w:ind w:left="720"/>
        <w:rPr>
          <w:b/>
          <w:color w:val="000000"/>
          <w:sz w:val="23"/>
          <w:szCs w:val="23"/>
        </w:rPr>
      </w:pPr>
    </w:p>
    <w:p w14:paraId="509FFA3A" w14:textId="77777777" w:rsidR="000C4D4F" w:rsidRDefault="00EB507A">
      <w:pPr>
        <w:pStyle w:val="Normal1"/>
        <w:pBdr>
          <w:top w:val="nil"/>
          <w:left w:val="nil"/>
          <w:bottom w:val="nil"/>
          <w:right w:val="nil"/>
          <w:between w:val="nil"/>
        </w:pBdr>
        <w:tabs>
          <w:tab w:val="left" w:pos="5508"/>
        </w:tabs>
        <w:spacing w:after="0" w:line="240" w:lineRule="auto"/>
        <w:ind w:left="720"/>
        <w:rPr>
          <w:i/>
          <w:color w:val="000000"/>
        </w:rPr>
      </w:pPr>
      <w:r>
        <w:rPr>
          <w:i/>
          <w:color w:val="000000"/>
        </w:rPr>
        <w:t>Atribuciones del presidente</w:t>
      </w:r>
    </w:p>
    <w:p w14:paraId="244F738A" w14:textId="77777777" w:rsidR="000C4D4F" w:rsidRDefault="000C4D4F">
      <w:pPr>
        <w:pStyle w:val="Normal1"/>
        <w:pBdr>
          <w:top w:val="nil"/>
          <w:left w:val="nil"/>
          <w:bottom w:val="nil"/>
          <w:right w:val="nil"/>
          <w:between w:val="nil"/>
        </w:pBdr>
        <w:tabs>
          <w:tab w:val="left" w:pos="5508"/>
        </w:tabs>
        <w:spacing w:after="0" w:line="360" w:lineRule="auto"/>
        <w:ind w:left="720"/>
        <w:rPr>
          <w:color w:val="000000"/>
        </w:rPr>
      </w:pPr>
    </w:p>
    <w:p w14:paraId="17104143" w14:textId="77777777" w:rsidR="000C4D4F" w:rsidRDefault="00EB507A">
      <w:pPr>
        <w:pStyle w:val="Normal1"/>
        <w:numPr>
          <w:ilvl w:val="0"/>
          <w:numId w:val="139"/>
        </w:numPr>
        <w:pBdr>
          <w:top w:val="nil"/>
          <w:left w:val="nil"/>
          <w:bottom w:val="nil"/>
          <w:right w:val="nil"/>
          <w:between w:val="nil"/>
        </w:pBdr>
        <w:tabs>
          <w:tab w:val="left" w:pos="5508"/>
        </w:tabs>
        <w:spacing w:after="0" w:line="360" w:lineRule="auto"/>
      </w:pPr>
      <w:r>
        <w:rPr>
          <w:color w:val="000000"/>
        </w:rPr>
        <w:t xml:space="preserve">Presidir las reuniones del Directorio y de las Asambleas Ordinarias y Extraordinarias </w:t>
      </w:r>
    </w:p>
    <w:p w14:paraId="65A46FCB" w14:textId="77777777" w:rsidR="000C4D4F" w:rsidRDefault="00EB507A">
      <w:pPr>
        <w:pStyle w:val="Normal1"/>
        <w:numPr>
          <w:ilvl w:val="0"/>
          <w:numId w:val="139"/>
        </w:numPr>
        <w:pBdr>
          <w:top w:val="nil"/>
          <w:left w:val="nil"/>
          <w:bottom w:val="nil"/>
          <w:right w:val="nil"/>
          <w:between w:val="nil"/>
        </w:pBdr>
        <w:tabs>
          <w:tab w:val="left" w:pos="5508"/>
        </w:tabs>
        <w:spacing w:after="0" w:line="360" w:lineRule="auto"/>
      </w:pPr>
      <w:r>
        <w:rPr>
          <w:color w:val="000000"/>
        </w:rPr>
        <w:t xml:space="preserve">Confeccionar de común acuerdo con el profesor asesor y secretario, las tablas a tratarse en estas reuniones </w:t>
      </w:r>
    </w:p>
    <w:p w14:paraId="7061B162" w14:textId="77777777" w:rsidR="000C4D4F" w:rsidRDefault="00EB507A">
      <w:pPr>
        <w:pStyle w:val="Normal1"/>
        <w:numPr>
          <w:ilvl w:val="0"/>
          <w:numId w:val="139"/>
        </w:numPr>
        <w:pBdr>
          <w:top w:val="nil"/>
          <w:left w:val="nil"/>
          <w:bottom w:val="nil"/>
          <w:right w:val="nil"/>
          <w:between w:val="nil"/>
        </w:pBdr>
        <w:tabs>
          <w:tab w:val="left" w:pos="5508"/>
        </w:tabs>
        <w:spacing w:after="0" w:line="360" w:lineRule="auto"/>
      </w:pPr>
      <w:r>
        <w:rPr>
          <w:color w:val="000000"/>
        </w:rPr>
        <w:t xml:space="preserve">Citar a reuniones extraordinarias cuando lo estime conveniente </w:t>
      </w:r>
    </w:p>
    <w:p w14:paraId="6EDEF95B" w14:textId="77777777" w:rsidR="000C4D4F" w:rsidRDefault="00EB507A">
      <w:pPr>
        <w:pStyle w:val="Normal1"/>
        <w:numPr>
          <w:ilvl w:val="0"/>
          <w:numId w:val="139"/>
        </w:numPr>
        <w:pBdr>
          <w:top w:val="nil"/>
          <w:left w:val="nil"/>
          <w:bottom w:val="nil"/>
          <w:right w:val="nil"/>
          <w:between w:val="nil"/>
        </w:pBdr>
        <w:tabs>
          <w:tab w:val="left" w:pos="5508"/>
        </w:tabs>
        <w:spacing w:after="0" w:line="360" w:lineRule="auto"/>
      </w:pPr>
      <w:r>
        <w:rPr>
          <w:color w:val="000000"/>
        </w:rPr>
        <w:t xml:space="preserve">Velar porque las reuniones de Directorio y Asambleas se remitan a temas propios de la organización. </w:t>
      </w:r>
    </w:p>
    <w:p w14:paraId="7B110287" w14:textId="77777777" w:rsidR="000C4D4F" w:rsidRDefault="00EB507A">
      <w:pPr>
        <w:pStyle w:val="Normal1"/>
        <w:numPr>
          <w:ilvl w:val="0"/>
          <w:numId w:val="139"/>
        </w:numPr>
        <w:pBdr>
          <w:top w:val="nil"/>
          <w:left w:val="nil"/>
          <w:bottom w:val="nil"/>
          <w:right w:val="nil"/>
          <w:between w:val="nil"/>
        </w:pBdr>
        <w:tabs>
          <w:tab w:val="left" w:pos="5508"/>
        </w:tabs>
        <w:spacing w:after="0" w:line="360" w:lineRule="auto"/>
      </w:pPr>
      <w:r>
        <w:rPr>
          <w:color w:val="000000"/>
        </w:rPr>
        <w:t>Hacer relación entre la Dirección y Cuerpo docente del establecimiento con el Centro general de Padres y Apoderados.</w:t>
      </w:r>
    </w:p>
    <w:p w14:paraId="569AF997" w14:textId="77777777" w:rsidR="000C4D4F" w:rsidRDefault="00EB507A">
      <w:pPr>
        <w:pStyle w:val="Normal1"/>
        <w:pBdr>
          <w:top w:val="nil"/>
          <w:left w:val="nil"/>
          <w:bottom w:val="nil"/>
          <w:right w:val="nil"/>
          <w:between w:val="nil"/>
        </w:pBdr>
        <w:tabs>
          <w:tab w:val="left" w:pos="5508"/>
        </w:tabs>
        <w:spacing w:after="0" w:line="360" w:lineRule="auto"/>
        <w:ind w:left="720"/>
        <w:jc w:val="both"/>
        <w:rPr>
          <w:i/>
          <w:color w:val="000000"/>
        </w:rPr>
      </w:pPr>
      <w:r>
        <w:rPr>
          <w:i/>
          <w:color w:val="000000"/>
        </w:rPr>
        <w:t>Atribuciones del secretario</w:t>
      </w:r>
    </w:p>
    <w:p w14:paraId="1265FC23" w14:textId="77777777" w:rsidR="000C4D4F" w:rsidRDefault="00EB507A">
      <w:pPr>
        <w:pStyle w:val="Normal1"/>
        <w:numPr>
          <w:ilvl w:val="0"/>
          <w:numId w:val="140"/>
        </w:numPr>
        <w:pBdr>
          <w:top w:val="nil"/>
          <w:left w:val="nil"/>
          <w:bottom w:val="nil"/>
          <w:right w:val="nil"/>
          <w:between w:val="nil"/>
        </w:pBdr>
        <w:tabs>
          <w:tab w:val="left" w:pos="5508"/>
        </w:tabs>
        <w:spacing w:after="0" w:line="360" w:lineRule="auto"/>
        <w:ind w:left="1418" w:hanging="284"/>
        <w:jc w:val="both"/>
      </w:pPr>
      <w:r>
        <w:rPr>
          <w:color w:val="000000"/>
        </w:rPr>
        <w:t xml:space="preserve">Confeccionar y leer las Actas de las reuniones del Directorio y de las Asambleas Generales ordinarias y extraordinarias </w:t>
      </w:r>
    </w:p>
    <w:p w14:paraId="6D867BDE" w14:textId="77777777" w:rsidR="000C4D4F" w:rsidRDefault="00EB507A">
      <w:pPr>
        <w:pStyle w:val="Normal1"/>
        <w:numPr>
          <w:ilvl w:val="0"/>
          <w:numId w:val="140"/>
        </w:numPr>
        <w:pBdr>
          <w:top w:val="nil"/>
          <w:left w:val="nil"/>
          <w:bottom w:val="nil"/>
          <w:right w:val="nil"/>
          <w:between w:val="nil"/>
        </w:pBdr>
        <w:tabs>
          <w:tab w:val="left" w:pos="5508"/>
        </w:tabs>
        <w:spacing w:after="0" w:line="360" w:lineRule="auto"/>
        <w:ind w:left="1418" w:hanging="284"/>
        <w:jc w:val="both"/>
      </w:pPr>
      <w:r>
        <w:rPr>
          <w:color w:val="000000"/>
        </w:rPr>
        <w:t xml:space="preserve">Llevar al día el correspondiente Libro de Actas </w:t>
      </w:r>
    </w:p>
    <w:p w14:paraId="5B4AD37B" w14:textId="77777777" w:rsidR="000C4D4F" w:rsidRDefault="00EB507A">
      <w:pPr>
        <w:pStyle w:val="Normal1"/>
        <w:numPr>
          <w:ilvl w:val="0"/>
          <w:numId w:val="140"/>
        </w:numPr>
        <w:pBdr>
          <w:top w:val="nil"/>
          <w:left w:val="nil"/>
          <w:bottom w:val="nil"/>
          <w:right w:val="nil"/>
          <w:between w:val="nil"/>
        </w:pBdr>
        <w:tabs>
          <w:tab w:val="left" w:pos="5508"/>
        </w:tabs>
        <w:spacing w:after="0" w:line="360" w:lineRule="auto"/>
        <w:ind w:left="1418" w:hanging="284"/>
        <w:jc w:val="both"/>
      </w:pPr>
      <w:r>
        <w:rPr>
          <w:color w:val="000000"/>
        </w:rPr>
        <w:t xml:space="preserve">Preparar </w:t>
      </w:r>
      <w:proofErr w:type="gramStart"/>
      <w:r>
        <w:rPr>
          <w:color w:val="000000"/>
        </w:rPr>
        <w:t>conjuntamente con</w:t>
      </w:r>
      <w:proofErr w:type="gramEnd"/>
      <w:r>
        <w:rPr>
          <w:color w:val="000000"/>
        </w:rPr>
        <w:t xml:space="preserve"> el presidente y profesor asesor, la tabla de reuniones de Directorio y de las Asambleas Generales Ordinarias y Extraordinarias. </w:t>
      </w:r>
    </w:p>
    <w:p w14:paraId="609FFBCF" w14:textId="77777777" w:rsidR="000C4D4F" w:rsidRDefault="00EB507A">
      <w:pPr>
        <w:pStyle w:val="Normal1"/>
        <w:numPr>
          <w:ilvl w:val="0"/>
          <w:numId w:val="140"/>
        </w:numPr>
        <w:pBdr>
          <w:top w:val="nil"/>
          <w:left w:val="nil"/>
          <w:bottom w:val="nil"/>
          <w:right w:val="nil"/>
          <w:between w:val="nil"/>
        </w:pBdr>
        <w:tabs>
          <w:tab w:val="left" w:pos="5508"/>
        </w:tabs>
        <w:spacing w:after="0" w:line="360" w:lineRule="auto"/>
        <w:ind w:left="1418" w:hanging="284"/>
        <w:jc w:val="both"/>
      </w:pPr>
      <w:r>
        <w:rPr>
          <w:color w:val="000000"/>
        </w:rPr>
        <w:t xml:space="preserve">Firmar </w:t>
      </w:r>
      <w:proofErr w:type="gramStart"/>
      <w:r>
        <w:rPr>
          <w:color w:val="000000"/>
        </w:rPr>
        <w:t>conjuntamente con</w:t>
      </w:r>
      <w:proofErr w:type="gramEnd"/>
      <w:r>
        <w:rPr>
          <w:color w:val="000000"/>
        </w:rPr>
        <w:t xml:space="preserve"> el presidente o quien lo reemplace, las actas de sesiones. </w:t>
      </w:r>
    </w:p>
    <w:p w14:paraId="748C2424" w14:textId="77777777" w:rsidR="000C4D4F" w:rsidRDefault="00EB507A">
      <w:pPr>
        <w:pStyle w:val="Normal1"/>
        <w:numPr>
          <w:ilvl w:val="0"/>
          <w:numId w:val="140"/>
        </w:numPr>
        <w:pBdr>
          <w:top w:val="nil"/>
          <w:left w:val="nil"/>
          <w:bottom w:val="nil"/>
          <w:right w:val="nil"/>
          <w:between w:val="nil"/>
        </w:pBdr>
        <w:tabs>
          <w:tab w:val="left" w:pos="5508"/>
        </w:tabs>
        <w:spacing w:after="0" w:line="360" w:lineRule="auto"/>
        <w:ind w:left="1418" w:hanging="284"/>
        <w:jc w:val="both"/>
      </w:pPr>
      <w:r>
        <w:rPr>
          <w:color w:val="000000"/>
        </w:rPr>
        <w:t xml:space="preserve">Preocuparse del despacho oportuno de las citaciones para las reuniones de Directorio y de las Asambleas Generales Ordinarias y Extraordinarias </w:t>
      </w:r>
    </w:p>
    <w:p w14:paraId="3F536127" w14:textId="77777777" w:rsidR="000C4D4F" w:rsidRDefault="00EB507A">
      <w:pPr>
        <w:pStyle w:val="Normal1"/>
        <w:numPr>
          <w:ilvl w:val="0"/>
          <w:numId w:val="140"/>
        </w:numPr>
        <w:pBdr>
          <w:top w:val="nil"/>
          <w:left w:val="nil"/>
          <w:bottom w:val="nil"/>
          <w:right w:val="nil"/>
          <w:between w:val="nil"/>
        </w:pBdr>
        <w:tabs>
          <w:tab w:val="left" w:pos="5508"/>
        </w:tabs>
        <w:spacing w:after="0" w:line="360" w:lineRule="auto"/>
        <w:ind w:left="1418" w:hanging="284"/>
        <w:jc w:val="both"/>
      </w:pPr>
      <w:r>
        <w:rPr>
          <w:color w:val="000000"/>
        </w:rPr>
        <w:t xml:space="preserve">Mantener bajo control el archivo de correspondencia recibida y despachada. De esta última deberá quedar copia en la Dirección del Establecimiento. </w:t>
      </w:r>
    </w:p>
    <w:p w14:paraId="7CC2FA8B" w14:textId="77777777" w:rsidR="000C4D4F" w:rsidRDefault="00EB507A">
      <w:pPr>
        <w:pStyle w:val="Normal1"/>
        <w:numPr>
          <w:ilvl w:val="0"/>
          <w:numId w:val="140"/>
        </w:numPr>
        <w:pBdr>
          <w:top w:val="nil"/>
          <w:left w:val="nil"/>
          <w:bottom w:val="nil"/>
          <w:right w:val="nil"/>
          <w:between w:val="nil"/>
        </w:pBdr>
        <w:tabs>
          <w:tab w:val="left" w:pos="5508"/>
        </w:tabs>
        <w:spacing w:after="0" w:line="360" w:lineRule="auto"/>
        <w:ind w:left="1418" w:hanging="284"/>
        <w:jc w:val="both"/>
      </w:pPr>
      <w:r>
        <w:rPr>
          <w:color w:val="000000"/>
        </w:rPr>
        <w:t xml:space="preserve">Elaborar los informes que corresponda presentar a la Asamblea general o al Centro de </w:t>
      </w:r>
      <w:proofErr w:type="gramStart"/>
      <w:r>
        <w:rPr>
          <w:color w:val="000000"/>
        </w:rPr>
        <w:t>Delegados</w:t>
      </w:r>
      <w:proofErr w:type="gramEnd"/>
      <w:r>
        <w:rPr>
          <w:color w:val="000000"/>
        </w:rPr>
        <w:t xml:space="preserve"> de Curso. </w:t>
      </w:r>
    </w:p>
    <w:p w14:paraId="5F129D7B" w14:textId="77777777" w:rsidR="000C4D4F" w:rsidRDefault="00EB507A">
      <w:pPr>
        <w:pStyle w:val="Normal1"/>
        <w:numPr>
          <w:ilvl w:val="0"/>
          <w:numId w:val="140"/>
        </w:numPr>
        <w:pBdr>
          <w:top w:val="nil"/>
          <w:left w:val="nil"/>
          <w:bottom w:val="nil"/>
          <w:right w:val="nil"/>
          <w:between w:val="nil"/>
        </w:pBdr>
        <w:tabs>
          <w:tab w:val="left" w:pos="5508"/>
        </w:tabs>
        <w:spacing w:line="360" w:lineRule="auto"/>
        <w:ind w:left="1418" w:hanging="284"/>
        <w:jc w:val="both"/>
      </w:pPr>
      <w:r>
        <w:rPr>
          <w:color w:val="000000"/>
        </w:rPr>
        <w:t xml:space="preserve">Llevar un Libro de Registro de Apoderados. </w:t>
      </w:r>
    </w:p>
    <w:p w14:paraId="6830629B" w14:textId="77777777" w:rsidR="000C4D4F" w:rsidRDefault="00EB507A">
      <w:pPr>
        <w:pStyle w:val="Normal1"/>
        <w:tabs>
          <w:tab w:val="left" w:pos="5508"/>
        </w:tabs>
        <w:spacing w:line="360" w:lineRule="auto"/>
        <w:ind w:left="709"/>
        <w:jc w:val="both"/>
        <w:rPr>
          <w:i/>
        </w:rPr>
      </w:pPr>
      <w:r>
        <w:rPr>
          <w:i/>
        </w:rPr>
        <w:t xml:space="preserve">Atribuciones del Tesorero </w:t>
      </w:r>
    </w:p>
    <w:p w14:paraId="2343B5DE" w14:textId="77777777" w:rsidR="000C4D4F" w:rsidRDefault="00EB507A">
      <w:pPr>
        <w:pStyle w:val="Normal1"/>
        <w:numPr>
          <w:ilvl w:val="0"/>
          <w:numId w:val="141"/>
        </w:numPr>
        <w:pBdr>
          <w:top w:val="nil"/>
          <w:left w:val="nil"/>
          <w:bottom w:val="nil"/>
          <w:right w:val="nil"/>
          <w:between w:val="nil"/>
        </w:pBdr>
        <w:tabs>
          <w:tab w:val="left" w:pos="5508"/>
        </w:tabs>
        <w:spacing w:after="0" w:line="360" w:lineRule="auto"/>
        <w:ind w:left="1418" w:hanging="284"/>
        <w:jc w:val="both"/>
      </w:pPr>
      <w:r>
        <w:rPr>
          <w:color w:val="000000"/>
        </w:rPr>
        <w:t xml:space="preserve">Llevar al día un archivo de comprobantes de Ingreso y Egreso de dinero </w:t>
      </w:r>
    </w:p>
    <w:p w14:paraId="77A4CC27" w14:textId="77777777" w:rsidR="000C4D4F" w:rsidRDefault="00EB507A">
      <w:pPr>
        <w:pStyle w:val="Normal1"/>
        <w:numPr>
          <w:ilvl w:val="0"/>
          <w:numId w:val="141"/>
        </w:numPr>
        <w:pBdr>
          <w:top w:val="nil"/>
          <w:left w:val="nil"/>
          <w:bottom w:val="nil"/>
          <w:right w:val="nil"/>
          <w:between w:val="nil"/>
        </w:pBdr>
        <w:tabs>
          <w:tab w:val="left" w:pos="5508"/>
        </w:tabs>
        <w:spacing w:after="0" w:line="360" w:lineRule="auto"/>
        <w:ind w:left="1418" w:hanging="284"/>
        <w:jc w:val="both"/>
      </w:pPr>
      <w:r>
        <w:rPr>
          <w:color w:val="000000"/>
        </w:rPr>
        <w:t xml:space="preserve">Llevar y mantener al día el Libro de Tesorería en el cual se llevará un minucioso control del movimiento de dinero. </w:t>
      </w:r>
    </w:p>
    <w:p w14:paraId="0838F174" w14:textId="77777777" w:rsidR="000C4D4F" w:rsidRDefault="00EB507A">
      <w:pPr>
        <w:pStyle w:val="Normal1"/>
        <w:numPr>
          <w:ilvl w:val="0"/>
          <w:numId w:val="141"/>
        </w:numPr>
        <w:pBdr>
          <w:top w:val="nil"/>
          <w:left w:val="nil"/>
          <w:bottom w:val="nil"/>
          <w:right w:val="nil"/>
          <w:between w:val="nil"/>
        </w:pBdr>
        <w:tabs>
          <w:tab w:val="left" w:pos="5508"/>
        </w:tabs>
        <w:spacing w:after="0" w:line="360" w:lineRule="auto"/>
        <w:ind w:left="1418" w:hanging="284"/>
        <w:jc w:val="both"/>
      </w:pPr>
      <w:r>
        <w:rPr>
          <w:color w:val="000000"/>
        </w:rPr>
        <w:lastRenderedPageBreak/>
        <w:t xml:space="preserve">Hacer entrega a la Dirección del establecimiento, el dinero que éste solicite hasta por un máximo de 5 UF. Con la sola exigencia de la devolución de boletas o recibos, en que se justifique la inversión. </w:t>
      </w:r>
    </w:p>
    <w:p w14:paraId="0B93973B" w14:textId="77777777" w:rsidR="000C4D4F" w:rsidRDefault="00EB507A">
      <w:pPr>
        <w:pStyle w:val="Normal1"/>
        <w:numPr>
          <w:ilvl w:val="0"/>
          <w:numId w:val="141"/>
        </w:numPr>
        <w:pBdr>
          <w:top w:val="nil"/>
          <w:left w:val="nil"/>
          <w:bottom w:val="nil"/>
          <w:right w:val="nil"/>
          <w:between w:val="nil"/>
        </w:pBdr>
        <w:tabs>
          <w:tab w:val="left" w:pos="5508"/>
        </w:tabs>
        <w:spacing w:after="0" w:line="360" w:lineRule="auto"/>
        <w:ind w:left="1418" w:hanging="284"/>
        <w:jc w:val="both"/>
      </w:pPr>
      <w:r>
        <w:rPr>
          <w:color w:val="000000"/>
        </w:rPr>
        <w:t xml:space="preserve">Llevar una Libreta de Ahorro bipersonal, en la que se depositarán los ingresos superiores a 8 UF o su equivalente. Cantidades inferiores las mantendrá en su poder el Tesorero. La Libreta de Ahorro deberá estar a nombre del Tesorero y </w:t>
      </w:r>
      <w:proofErr w:type="gramStart"/>
      <w:r>
        <w:rPr>
          <w:color w:val="000000"/>
        </w:rPr>
        <w:t>Director</w:t>
      </w:r>
      <w:proofErr w:type="gramEnd"/>
      <w:r>
        <w:rPr>
          <w:color w:val="000000"/>
        </w:rPr>
        <w:t xml:space="preserve"> de la Escuela. </w:t>
      </w:r>
    </w:p>
    <w:p w14:paraId="381D6CBB" w14:textId="77777777" w:rsidR="000C4D4F" w:rsidRDefault="00EB507A">
      <w:pPr>
        <w:pStyle w:val="Normal1"/>
        <w:numPr>
          <w:ilvl w:val="0"/>
          <w:numId w:val="141"/>
        </w:numPr>
        <w:pBdr>
          <w:top w:val="nil"/>
          <w:left w:val="nil"/>
          <w:bottom w:val="nil"/>
          <w:right w:val="nil"/>
          <w:between w:val="nil"/>
        </w:pBdr>
        <w:tabs>
          <w:tab w:val="left" w:pos="5508"/>
        </w:tabs>
        <w:spacing w:after="0" w:line="360" w:lineRule="auto"/>
        <w:ind w:left="1418" w:hanging="284"/>
        <w:jc w:val="both"/>
      </w:pPr>
      <w:r>
        <w:rPr>
          <w:color w:val="000000"/>
        </w:rPr>
        <w:t xml:space="preserve">Realizar los pagos o inversiones que haya acordado el Directorio </w:t>
      </w:r>
      <w:proofErr w:type="gramStart"/>
      <w:r>
        <w:rPr>
          <w:color w:val="000000"/>
        </w:rPr>
        <w:t>conjuntamente con</w:t>
      </w:r>
      <w:proofErr w:type="gramEnd"/>
      <w:r>
        <w:rPr>
          <w:color w:val="000000"/>
        </w:rPr>
        <w:t xml:space="preserve"> el consejo de delegados y/o Consejo de Profesores </w:t>
      </w:r>
    </w:p>
    <w:p w14:paraId="5BE1018C" w14:textId="77777777" w:rsidR="000C4D4F" w:rsidRDefault="00EB507A">
      <w:pPr>
        <w:pStyle w:val="Normal1"/>
        <w:numPr>
          <w:ilvl w:val="0"/>
          <w:numId w:val="141"/>
        </w:numPr>
        <w:pBdr>
          <w:top w:val="nil"/>
          <w:left w:val="nil"/>
          <w:bottom w:val="nil"/>
          <w:right w:val="nil"/>
          <w:between w:val="nil"/>
        </w:pBdr>
        <w:tabs>
          <w:tab w:val="left" w:pos="5508"/>
        </w:tabs>
        <w:spacing w:line="360" w:lineRule="auto"/>
        <w:ind w:left="1418" w:hanging="284"/>
        <w:jc w:val="both"/>
      </w:pPr>
      <w:r>
        <w:rPr>
          <w:color w:val="000000"/>
        </w:rPr>
        <w:t xml:space="preserve">Presentar a la Asamblea General Ordinaria el Balance Anual correspondiente al ejercicio financiero. Deberá </w:t>
      </w:r>
      <w:proofErr w:type="gramStart"/>
      <w:r>
        <w:rPr>
          <w:color w:val="000000"/>
        </w:rPr>
        <w:t>presentar</w:t>
      </w:r>
      <w:proofErr w:type="gramEnd"/>
      <w:r>
        <w:rPr>
          <w:color w:val="000000"/>
        </w:rPr>
        <w:t xml:space="preserve"> además, a requerimiento del Directorio, estados de situación a la fecha en que estos le sean solicitados.</w:t>
      </w:r>
    </w:p>
    <w:p w14:paraId="620539DD" w14:textId="77777777" w:rsidR="000C4D4F" w:rsidRDefault="00EB507A">
      <w:pPr>
        <w:pStyle w:val="Normal1"/>
        <w:tabs>
          <w:tab w:val="left" w:pos="5508"/>
        </w:tabs>
        <w:spacing w:line="240" w:lineRule="auto"/>
        <w:rPr>
          <w:b/>
          <w:sz w:val="23"/>
          <w:szCs w:val="23"/>
        </w:rPr>
      </w:pPr>
      <w:r>
        <w:rPr>
          <w:b/>
          <w:sz w:val="23"/>
          <w:szCs w:val="23"/>
        </w:rPr>
        <w:t>FUNCIONAMIENTO Y ORGANIZACIÓN DEL CENTRO DE PADRES</w:t>
      </w:r>
    </w:p>
    <w:p w14:paraId="7D89C399" w14:textId="77777777" w:rsidR="000C4D4F" w:rsidRDefault="000C4D4F">
      <w:pPr>
        <w:pStyle w:val="Normal1"/>
        <w:pBdr>
          <w:top w:val="nil"/>
          <w:left w:val="nil"/>
          <w:bottom w:val="nil"/>
          <w:right w:val="nil"/>
          <w:between w:val="nil"/>
        </w:pBdr>
        <w:tabs>
          <w:tab w:val="left" w:pos="5508"/>
        </w:tabs>
        <w:spacing w:after="0" w:line="240" w:lineRule="auto"/>
        <w:ind w:left="720"/>
        <w:rPr>
          <w:b/>
          <w:color w:val="000000"/>
          <w:sz w:val="23"/>
          <w:szCs w:val="23"/>
        </w:rPr>
      </w:pPr>
    </w:p>
    <w:p w14:paraId="2921CF80" w14:textId="77777777" w:rsidR="000C4D4F" w:rsidRDefault="00EB507A">
      <w:pPr>
        <w:pStyle w:val="Normal1"/>
        <w:numPr>
          <w:ilvl w:val="0"/>
          <w:numId w:val="138"/>
        </w:numPr>
        <w:pBdr>
          <w:top w:val="nil"/>
          <w:left w:val="nil"/>
          <w:bottom w:val="nil"/>
          <w:right w:val="nil"/>
          <w:between w:val="nil"/>
        </w:pBdr>
        <w:tabs>
          <w:tab w:val="left" w:pos="852"/>
          <w:tab w:val="left" w:pos="5508"/>
        </w:tabs>
        <w:spacing w:after="0" w:line="360" w:lineRule="auto"/>
        <w:ind w:right="-91"/>
        <w:jc w:val="both"/>
        <w:rPr>
          <w:b/>
          <w:color w:val="FF0000"/>
          <w:sz w:val="24"/>
          <w:szCs w:val="24"/>
        </w:rPr>
      </w:pPr>
      <w:r>
        <w:rPr>
          <w:color w:val="000000"/>
        </w:rPr>
        <w:t xml:space="preserve">El Centro de Padres se organizará y funcionará de acuerdo a la forma establecida en el presente Reglamento Interno, el que se ajustará a las normas establecidas en el Decreto 565 del 6 de </w:t>
      </w:r>
      <w:proofErr w:type="gramStart"/>
      <w:r>
        <w:rPr>
          <w:color w:val="000000"/>
        </w:rPr>
        <w:t>Junio</w:t>
      </w:r>
      <w:proofErr w:type="gramEnd"/>
      <w:r>
        <w:rPr>
          <w:color w:val="000000"/>
        </w:rPr>
        <w:t xml:space="preserve"> de 1990. </w:t>
      </w:r>
    </w:p>
    <w:p w14:paraId="1122325A" w14:textId="77777777" w:rsidR="000C4D4F" w:rsidRDefault="00EB507A">
      <w:pPr>
        <w:pStyle w:val="Normal1"/>
        <w:numPr>
          <w:ilvl w:val="0"/>
          <w:numId w:val="138"/>
        </w:numPr>
        <w:pBdr>
          <w:top w:val="nil"/>
          <w:left w:val="nil"/>
          <w:bottom w:val="nil"/>
          <w:right w:val="nil"/>
          <w:between w:val="nil"/>
        </w:pBdr>
        <w:tabs>
          <w:tab w:val="left" w:pos="852"/>
          <w:tab w:val="left" w:pos="5508"/>
        </w:tabs>
        <w:spacing w:after="0" w:line="360" w:lineRule="auto"/>
        <w:ind w:right="-91"/>
        <w:jc w:val="both"/>
        <w:rPr>
          <w:b/>
          <w:color w:val="FF0000"/>
          <w:sz w:val="24"/>
          <w:szCs w:val="24"/>
        </w:rPr>
      </w:pPr>
      <w:r>
        <w:rPr>
          <w:color w:val="000000"/>
        </w:rPr>
        <w:t xml:space="preserve">Pertenecerán al Centro de Padres de </w:t>
      </w:r>
      <w:proofErr w:type="gramStart"/>
      <w:r>
        <w:rPr>
          <w:color w:val="000000"/>
        </w:rPr>
        <w:t>éste</w:t>
      </w:r>
      <w:proofErr w:type="gramEnd"/>
      <w:r>
        <w:rPr>
          <w:color w:val="000000"/>
        </w:rPr>
        <w:t xml:space="preserve"> establecimiento, los padres y apoderados del mismo. También podrán participar en calidad de cooperadores, las personas naturales o jurídicas que se comprometan a contribuir al cumplimiento de los fines del Centro de Padres. Corresponde al Directorio del Centro de Padres aceptar o rechazar la designación de cooperador </w:t>
      </w:r>
    </w:p>
    <w:p w14:paraId="67F259CB" w14:textId="77777777" w:rsidR="000C4D4F" w:rsidRDefault="00EB507A">
      <w:pPr>
        <w:pStyle w:val="Normal1"/>
        <w:numPr>
          <w:ilvl w:val="0"/>
          <w:numId w:val="138"/>
        </w:numPr>
        <w:pBdr>
          <w:top w:val="nil"/>
          <w:left w:val="nil"/>
          <w:bottom w:val="nil"/>
          <w:right w:val="nil"/>
          <w:between w:val="nil"/>
        </w:pBdr>
        <w:tabs>
          <w:tab w:val="left" w:pos="852"/>
          <w:tab w:val="left" w:pos="5508"/>
        </w:tabs>
        <w:spacing w:after="0" w:line="360" w:lineRule="auto"/>
        <w:ind w:right="-91"/>
        <w:jc w:val="both"/>
        <w:rPr>
          <w:b/>
          <w:color w:val="FF0000"/>
          <w:sz w:val="24"/>
          <w:szCs w:val="24"/>
        </w:rPr>
      </w:pPr>
      <w:r>
        <w:rPr>
          <w:color w:val="000000"/>
        </w:rPr>
        <w:t xml:space="preserve">El centro General de Padres estará constituido por los siguientes organismos: </w:t>
      </w:r>
    </w:p>
    <w:p w14:paraId="576BBC4D" w14:textId="77777777" w:rsidR="000C4D4F" w:rsidRDefault="00EB507A">
      <w:pPr>
        <w:pStyle w:val="Normal1"/>
        <w:numPr>
          <w:ilvl w:val="1"/>
          <w:numId w:val="129"/>
        </w:numPr>
        <w:pBdr>
          <w:top w:val="nil"/>
          <w:left w:val="nil"/>
          <w:bottom w:val="nil"/>
          <w:right w:val="nil"/>
          <w:between w:val="nil"/>
        </w:pBdr>
        <w:tabs>
          <w:tab w:val="left" w:pos="852"/>
          <w:tab w:val="left" w:pos="5508"/>
        </w:tabs>
        <w:spacing w:after="0" w:line="360" w:lineRule="auto"/>
        <w:ind w:right="-91"/>
        <w:jc w:val="both"/>
        <w:rPr>
          <w:b/>
          <w:color w:val="FF0000"/>
          <w:sz w:val="24"/>
          <w:szCs w:val="24"/>
        </w:rPr>
      </w:pPr>
      <w:r>
        <w:rPr>
          <w:color w:val="000000"/>
        </w:rPr>
        <w:t xml:space="preserve">La Asamblea General </w:t>
      </w:r>
    </w:p>
    <w:p w14:paraId="5B23C3F7" w14:textId="77777777" w:rsidR="000C4D4F" w:rsidRDefault="00EB507A">
      <w:pPr>
        <w:pStyle w:val="Normal1"/>
        <w:numPr>
          <w:ilvl w:val="1"/>
          <w:numId w:val="129"/>
        </w:numPr>
        <w:pBdr>
          <w:top w:val="nil"/>
          <w:left w:val="nil"/>
          <w:bottom w:val="nil"/>
          <w:right w:val="nil"/>
          <w:between w:val="nil"/>
        </w:pBdr>
        <w:tabs>
          <w:tab w:val="left" w:pos="852"/>
          <w:tab w:val="left" w:pos="5508"/>
        </w:tabs>
        <w:spacing w:after="0" w:line="360" w:lineRule="auto"/>
        <w:ind w:right="-91"/>
        <w:jc w:val="both"/>
        <w:rPr>
          <w:b/>
          <w:color w:val="FF0000"/>
          <w:sz w:val="24"/>
          <w:szCs w:val="24"/>
        </w:rPr>
      </w:pPr>
      <w:r>
        <w:rPr>
          <w:color w:val="000000"/>
        </w:rPr>
        <w:t xml:space="preserve">El Directorio </w:t>
      </w:r>
    </w:p>
    <w:p w14:paraId="0621CD73" w14:textId="77777777" w:rsidR="000C4D4F" w:rsidRDefault="00EB507A">
      <w:pPr>
        <w:pStyle w:val="Normal1"/>
        <w:numPr>
          <w:ilvl w:val="1"/>
          <w:numId w:val="129"/>
        </w:numPr>
        <w:pBdr>
          <w:top w:val="nil"/>
          <w:left w:val="nil"/>
          <w:bottom w:val="nil"/>
          <w:right w:val="nil"/>
          <w:between w:val="nil"/>
        </w:pBdr>
        <w:tabs>
          <w:tab w:val="left" w:pos="852"/>
          <w:tab w:val="left" w:pos="5508"/>
        </w:tabs>
        <w:spacing w:after="0" w:line="360" w:lineRule="auto"/>
        <w:ind w:right="-91"/>
        <w:jc w:val="both"/>
        <w:rPr>
          <w:b/>
          <w:color w:val="FF0000"/>
          <w:sz w:val="24"/>
          <w:szCs w:val="24"/>
        </w:rPr>
      </w:pPr>
      <w:r>
        <w:rPr>
          <w:color w:val="000000"/>
        </w:rPr>
        <w:t xml:space="preserve">El Consejo de </w:t>
      </w:r>
      <w:proofErr w:type="gramStart"/>
      <w:r>
        <w:rPr>
          <w:color w:val="000000"/>
        </w:rPr>
        <w:t>Delegados</w:t>
      </w:r>
      <w:proofErr w:type="gramEnd"/>
      <w:r>
        <w:rPr>
          <w:color w:val="000000"/>
        </w:rPr>
        <w:t xml:space="preserve"> de Curso </w:t>
      </w:r>
    </w:p>
    <w:p w14:paraId="59D36BC6" w14:textId="77777777" w:rsidR="000C4D4F" w:rsidRDefault="00EB507A">
      <w:pPr>
        <w:pStyle w:val="Normal1"/>
        <w:numPr>
          <w:ilvl w:val="1"/>
          <w:numId w:val="129"/>
        </w:numPr>
        <w:pBdr>
          <w:top w:val="nil"/>
          <w:left w:val="nil"/>
          <w:bottom w:val="nil"/>
          <w:right w:val="nil"/>
          <w:between w:val="nil"/>
        </w:pBdr>
        <w:tabs>
          <w:tab w:val="left" w:pos="852"/>
          <w:tab w:val="left" w:pos="5508"/>
        </w:tabs>
        <w:spacing w:after="0" w:line="360" w:lineRule="auto"/>
        <w:ind w:right="-91"/>
        <w:jc w:val="both"/>
        <w:rPr>
          <w:b/>
          <w:color w:val="FF0000"/>
          <w:sz w:val="24"/>
          <w:szCs w:val="24"/>
        </w:rPr>
      </w:pPr>
      <w:r>
        <w:rPr>
          <w:color w:val="000000"/>
        </w:rPr>
        <w:t xml:space="preserve">Los Subcentros. </w:t>
      </w:r>
    </w:p>
    <w:p w14:paraId="1EDA7136" w14:textId="77777777" w:rsidR="000C4D4F" w:rsidRDefault="00EB507A">
      <w:pPr>
        <w:pStyle w:val="Normal1"/>
        <w:numPr>
          <w:ilvl w:val="0"/>
          <w:numId w:val="138"/>
        </w:numPr>
        <w:pBdr>
          <w:top w:val="nil"/>
          <w:left w:val="nil"/>
          <w:bottom w:val="nil"/>
          <w:right w:val="nil"/>
          <w:between w:val="nil"/>
        </w:pBdr>
        <w:tabs>
          <w:tab w:val="left" w:pos="852"/>
          <w:tab w:val="left" w:pos="5508"/>
        </w:tabs>
        <w:spacing w:line="360" w:lineRule="auto"/>
        <w:ind w:right="-91"/>
        <w:jc w:val="both"/>
        <w:rPr>
          <w:b/>
          <w:color w:val="FF0000"/>
          <w:sz w:val="24"/>
          <w:szCs w:val="24"/>
        </w:rPr>
      </w:pPr>
      <w:r>
        <w:rPr>
          <w:color w:val="000000"/>
        </w:rPr>
        <w:t xml:space="preserve">La Asamblea General estará constituida por los padres y apoderados de los estudiantes de la </w:t>
      </w:r>
      <w:proofErr w:type="gramStart"/>
      <w:r>
        <w:rPr>
          <w:color w:val="000000"/>
        </w:rPr>
        <w:t>ESCUELA  DE</w:t>
      </w:r>
      <w:proofErr w:type="gramEnd"/>
      <w:r>
        <w:rPr>
          <w:color w:val="000000"/>
        </w:rPr>
        <w:t xml:space="preserve"> ARTES Y CULTURA y en ausencia de cualquiera de ellos, por quienes lo representen.</w:t>
      </w:r>
    </w:p>
    <w:p w14:paraId="68141324" w14:textId="77777777" w:rsidR="001C4123" w:rsidRDefault="001C4123">
      <w:pPr>
        <w:pStyle w:val="Normal1"/>
        <w:tabs>
          <w:tab w:val="left" w:pos="852"/>
          <w:tab w:val="left" w:pos="5508"/>
        </w:tabs>
        <w:spacing w:line="240" w:lineRule="auto"/>
        <w:ind w:left="426" w:right="-91" w:hanging="426"/>
        <w:jc w:val="center"/>
        <w:rPr>
          <w:b/>
          <w:sz w:val="24"/>
          <w:szCs w:val="24"/>
        </w:rPr>
      </w:pPr>
    </w:p>
    <w:p w14:paraId="5E47091A" w14:textId="77777777" w:rsidR="001C4123" w:rsidRDefault="001C4123">
      <w:pPr>
        <w:pStyle w:val="Normal1"/>
        <w:tabs>
          <w:tab w:val="left" w:pos="852"/>
          <w:tab w:val="left" w:pos="5508"/>
        </w:tabs>
        <w:spacing w:line="240" w:lineRule="auto"/>
        <w:ind w:left="426" w:right="-91" w:hanging="426"/>
        <w:jc w:val="center"/>
        <w:rPr>
          <w:b/>
          <w:sz w:val="24"/>
          <w:szCs w:val="24"/>
        </w:rPr>
      </w:pPr>
    </w:p>
    <w:p w14:paraId="1A769BC1" w14:textId="77777777" w:rsidR="001C4123" w:rsidRDefault="001C4123">
      <w:pPr>
        <w:pStyle w:val="Normal1"/>
        <w:tabs>
          <w:tab w:val="left" w:pos="852"/>
          <w:tab w:val="left" w:pos="5508"/>
        </w:tabs>
        <w:spacing w:line="240" w:lineRule="auto"/>
        <w:ind w:left="426" w:right="-91" w:hanging="426"/>
        <w:jc w:val="center"/>
        <w:rPr>
          <w:b/>
          <w:sz w:val="24"/>
          <w:szCs w:val="24"/>
        </w:rPr>
      </w:pPr>
    </w:p>
    <w:p w14:paraId="3D35D5C5" w14:textId="6635010F" w:rsidR="000C4D4F" w:rsidRDefault="00EB507A">
      <w:pPr>
        <w:pStyle w:val="Normal1"/>
        <w:tabs>
          <w:tab w:val="left" w:pos="852"/>
          <w:tab w:val="left" w:pos="5508"/>
        </w:tabs>
        <w:spacing w:line="240" w:lineRule="auto"/>
        <w:ind w:left="426" w:right="-91" w:hanging="426"/>
        <w:jc w:val="center"/>
        <w:rPr>
          <w:b/>
          <w:sz w:val="24"/>
          <w:szCs w:val="24"/>
        </w:rPr>
      </w:pPr>
      <w:r>
        <w:rPr>
          <w:b/>
          <w:sz w:val="24"/>
          <w:szCs w:val="24"/>
        </w:rPr>
        <w:lastRenderedPageBreak/>
        <w:t>REGULACIONES REFERIDAS AL ÁMBITO DE LA CONVIVENCIA ESCOLAR</w:t>
      </w:r>
    </w:p>
    <w:p w14:paraId="5556C666" w14:textId="77777777" w:rsidR="000C4D4F" w:rsidRDefault="000C4D4F">
      <w:pPr>
        <w:pStyle w:val="Normal1"/>
        <w:tabs>
          <w:tab w:val="left" w:pos="852"/>
          <w:tab w:val="left" w:pos="5508"/>
        </w:tabs>
        <w:spacing w:line="240" w:lineRule="auto"/>
        <w:ind w:left="426" w:right="-91" w:hanging="426"/>
        <w:jc w:val="center"/>
        <w:rPr>
          <w:b/>
          <w:sz w:val="24"/>
          <w:szCs w:val="24"/>
        </w:rPr>
      </w:pPr>
    </w:p>
    <w:p w14:paraId="7D061D1B" w14:textId="77777777" w:rsidR="000C4D4F" w:rsidRDefault="00EB507A">
      <w:pPr>
        <w:pStyle w:val="Ttulo6"/>
        <w:keepNext w:val="0"/>
        <w:keepLines w:val="0"/>
        <w:widowControl w:val="0"/>
        <w:tabs>
          <w:tab w:val="left" w:pos="2414"/>
        </w:tabs>
        <w:spacing w:before="0" w:line="240" w:lineRule="auto"/>
        <w:rPr>
          <w:rFonts w:ascii="Calibri" w:eastAsia="Calibri" w:hAnsi="Calibri" w:cs="Calibri"/>
          <w:b/>
          <w:color w:val="000000"/>
          <w:sz w:val="23"/>
          <w:szCs w:val="23"/>
        </w:rPr>
      </w:pPr>
      <w:r>
        <w:rPr>
          <w:rFonts w:ascii="Calibri" w:eastAsia="Calibri" w:hAnsi="Calibri" w:cs="Calibri"/>
          <w:b/>
          <w:color w:val="000000"/>
          <w:sz w:val="23"/>
          <w:szCs w:val="23"/>
        </w:rPr>
        <w:t>ENCARGADO CONVIVENCIA ESCOLAR</w:t>
      </w:r>
    </w:p>
    <w:p w14:paraId="6E977DC8" w14:textId="77777777" w:rsidR="000C4D4F" w:rsidRDefault="000C4D4F">
      <w:pPr>
        <w:pStyle w:val="Normal1"/>
      </w:pPr>
    </w:p>
    <w:p w14:paraId="44C14DED"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Planificar, coordinar y conducir junto con los otros representantes de la comunidad educativa, las acciones sobre Convivencia Escolar. </w:t>
      </w:r>
    </w:p>
    <w:p w14:paraId="46D76912"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Integrar y comunicar oportunamente al Consejo Escolar respecto de diversos aspectos involucrados en la convivencia escolar.</w:t>
      </w:r>
    </w:p>
    <w:p w14:paraId="50E6A790"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Velar por el cumplimiento de un debido proceso en la aplicación de las normas de la institución escolar.  </w:t>
      </w:r>
    </w:p>
    <w:p w14:paraId="3BB718DA"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Promover la creación y funcionalidad de un equipo de convivencia escolar en el interior del establecimiento. </w:t>
      </w:r>
    </w:p>
    <w:p w14:paraId="7A413F5B"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Colaborar en la planificación y puesta en práctica de proyectos y otras acciones programadas por el establecimiento, especialmente aquellas que tengan relación con la Buena Convivencia entre los miembros de la comunidad educativa y el desarrollo integral de los estudiantes. </w:t>
      </w:r>
    </w:p>
    <w:p w14:paraId="34286FEF"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Facilitar la integración de los alumnos en el grupo curso y en la dinámica escolar, favoreciendo el conocimiento mutuo, el trabajo en grupo, la elaboración e implementación de normas básicas de convivencia de modo consensuado, fomentando el desarrollo de actividades participativas.</w:t>
      </w:r>
    </w:p>
    <w:p w14:paraId="0E5AF0A1"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Elaborar e implementar un plan de acción que permite acercar a los padres y apoderados a la escuela y mantener el compromiso permanente de las familias con la Escuela de Artes y Cultura Osorno. </w:t>
      </w:r>
    </w:p>
    <w:p w14:paraId="51CE0AEE"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Coordinar el trabajo con la psicóloga del Establecimiento para la promoción y prevención de la Convivencia Escolar. </w:t>
      </w:r>
    </w:p>
    <w:p w14:paraId="6886405F"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Liderar los planes prevención y reacción frente a las diversas situaciones de convivencia escolar. </w:t>
      </w:r>
    </w:p>
    <w:p w14:paraId="01607CA5"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Realizar atención de apoderados y estudiantes en un espacio apropiado para ello.</w:t>
      </w:r>
    </w:p>
    <w:p w14:paraId="6D9A6A47"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Monitorear y evaluar la ejecución del Plan de Acción aprobado por el consejo escolar. </w:t>
      </w:r>
    </w:p>
    <w:p w14:paraId="57EC29AB"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Mantener un expediente de gestión, evidencias que den cuenta de la implementación del plan de Gestión y expedientes de seguimiento de casos y medidas realizadas en casos puntuales. </w:t>
      </w:r>
    </w:p>
    <w:p w14:paraId="1A075E83"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lastRenderedPageBreak/>
        <w:t xml:space="preserve">Asistir a capacitaciones, charlas o talleres, convocados por el Ministerio de Educación, Agencia de la Calidad, Superintendencia de Educación, Departamento Administrativo de Educación de Osorno u otros. </w:t>
      </w:r>
    </w:p>
    <w:p w14:paraId="27C195D1"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Conocer y comprender el enfoque formativo de la convivencia escolar planteado en la Política Nacional de Convivencia Escolar. </w:t>
      </w:r>
    </w:p>
    <w:p w14:paraId="489D3EAE" w14:textId="77777777" w:rsidR="000C4D4F" w:rsidRDefault="00EB507A">
      <w:pPr>
        <w:pStyle w:val="Normal1"/>
        <w:numPr>
          <w:ilvl w:val="0"/>
          <w:numId w:val="125"/>
        </w:numPr>
        <w:pBdr>
          <w:top w:val="nil"/>
          <w:left w:val="nil"/>
          <w:bottom w:val="nil"/>
          <w:right w:val="nil"/>
          <w:between w:val="nil"/>
        </w:pBdr>
        <w:spacing w:after="0" w:line="360" w:lineRule="auto"/>
        <w:jc w:val="both"/>
      </w:pPr>
      <w:r>
        <w:rPr>
          <w:color w:val="000000"/>
        </w:rPr>
        <w:t xml:space="preserve">Aplicar protocolos de acción por el </w:t>
      </w:r>
      <w:proofErr w:type="gramStart"/>
      <w:r>
        <w:rPr>
          <w:color w:val="000000"/>
        </w:rPr>
        <w:t>Director</w:t>
      </w:r>
      <w:proofErr w:type="gramEnd"/>
      <w:r>
        <w:rPr>
          <w:color w:val="000000"/>
        </w:rPr>
        <w:t xml:space="preserve"> y/o acoso escolar de acuerdo a la Ley de Violencia Escolar </w:t>
      </w:r>
      <w:proofErr w:type="spellStart"/>
      <w:r>
        <w:rPr>
          <w:color w:val="000000"/>
        </w:rPr>
        <w:t>N°</w:t>
      </w:r>
      <w:proofErr w:type="spellEnd"/>
      <w:r>
        <w:rPr>
          <w:color w:val="000000"/>
        </w:rPr>
        <w:t xml:space="preserve"> 20.536 y Reglamento Interno y de Convivencia Escolar del Establecimiento. </w:t>
      </w:r>
    </w:p>
    <w:p w14:paraId="537A6530" w14:textId="77777777" w:rsidR="000C4D4F" w:rsidRDefault="00EB507A">
      <w:pPr>
        <w:pStyle w:val="Normal1"/>
        <w:widowControl w:val="0"/>
        <w:numPr>
          <w:ilvl w:val="0"/>
          <w:numId w:val="125"/>
        </w:numPr>
        <w:pBdr>
          <w:top w:val="nil"/>
          <w:left w:val="nil"/>
          <w:bottom w:val="nil"/>
          <w:right w:val="nil"/>
          <w:between w:val="nil"/>
        </w:pBdr>
        <w:tabs>
          <w:tab w:val="left" w:pos="0"/>
        </w:tabs>
        <w:spacing w:after="0" w:line="360" w:lineRule="auto"/>
        <w:ind w:right="-232"/>
        <w:jc w:val="both"/>
        <w:rPr>
          <w:color w:val="000000"/>
        </w:rPr>
      </w:pPr>
      <w:r>
        <w:rPr>
          <w:color w:val="000000"/>
        </w:rPr>
        <w:t xml:space="preserve">Atender a alumnos/as que hayan sido derivado por el encargado de disciplina o que el profesor jefe lo haya solicitado, y reflexionar, analizar y orientar el proceso para mejorar la conducta; y de ser necesario enviarlos al profesional competente o a la red social que tenga atingencia con el caso. Las redes sociales existentes en la </w:t>
      </w:r>
      <w:proofErr w:type="gramStart"/>
      <w:r>
        <w:rPr>
          <w:color w:val="000000"/>
        </w:rPr>
        <w:t>comuna,</w:t>
      </w:r>
      <w:proofErr w:type="gramEnd"/>
      <w:r>
        <w:rPr>
          <w:color w:val="000000"/>
        </w:rPr>
        <w:t xml:space="preserve"> apoyan el trabajo de la comunidad escolar a través de intervenciones, programas y/ o proyectos, talleres y otros recursos educativos, entre ellas cuentan por ejemplo: SENDA. Habilidades Para La Vida, OPD, Programa De Salud De La Municipalidad, Carabineros, Bomberos, PDI, entre otras. </w:t>
      </w:r>
    </w:p>
    <w:p w14:paraId="1988C353" w14:textId="77777777" w:rsidR="000C4D4F" w:rsidRDefault="000C4D4F">
      <w:pPr>
        <w:pStyle w:val="Normal1"/>
        <w:widowControl w:val="0"/>
        <w:pBdr>
          <w:top w:val="nil"/>
          <w:left w:val="nil"/>
          <w:bottom w:val="nil"/>
          <w:right w:val="nil"/>
          <w:between w:val="nil"/>
        </w:pBdr>
        <w:tabs>
          <w:tab w:val="left" w:pos="0"/>
        </w:tabs>
        <w:spacing w:before="3" w:after="0" w:line="254" w:lineRule="auto"/>
        <w:ind w:right="-232"/>
        <w:jc w:val="both"/>
        <w:rPr>
          <w:b/>
          <w:color w:val="000000"/>
        </w:rPr>
      </w:pPr>
    </w:p>
    <w:p w14:paraId="2EB9F54F" w14:textId="77777777" w:rsidR="000C4D4F" w:rsidRDefault="00EB507A">
      <w:pPr>
        <w:pStyle w:val="Normal1"/>
        <w:widowControl w:val="0"/>
        <w:pBdr>
          <w:top w:val="nil"/>
          <w:left w:val="nil"/>
          <w:bottom w:val="nil"/>
          <w:right w:val="nil"/>
          <w:between w:val="nil"/>
        </w:pBdr>
        <w:tabs>
          <w:tab w:val="left" w:pos="0"/>
        </w:tabs>
        <w:spacing w:before="3" w:after="0" w:line="254" w:lineRule="auto"/>
        <w:ind w:right="-232"/>
        <w:jc w:val="both"/>
        <w:rPr>
          <w:b/>
          <w:color w:val="000000"/>
        </w:rPr>
      </w:pPr>
      <w:r>
        <w:rPr>
          <w:b/>
          <w:color w:val="000000"/>
        </w:rPr>
        <w:t>PSICOLOGO:</w:t>
      </w:r>
    </w:p>
    <w:p w14:paraId="2F04AD58" w14:textId="77777777" w:rsidR="000C4D4F" w:rsidRDefault="000C4D4F">
      <w:pPr>
        <w:pStyle w:val="Normal1"/>
        <w:widowControl w:val="0"/>
        <w:pBdr>
          <w:top w:val="nil"/>
          <w:left w:val="nil"/>
          <w:bottom w:val="nil"/>
          <w:right w:val="nil"/>
          <w:between w:val="nil"/>
        </w:pBdr>
        <w:tabs>
          <w:tab w:val="left" w:pos="0"/>
        </w:tabs>
        <w:spacing w:before="3" w:after="0" w:line="254" w:lineRule="auto"/>
        <w:ind w:left="720" w:right="-232"/>
        <w:jc w:val="both"/>
        <w:rPr>
          <w:b/>
          <w:color w:val="000000"/>
          <w:sz w:val="24"/>
          <w:szCs w:val="24"/>
        </w:rPr>
      </w:pPr>
    </w:p>
    <w:p w14:paraId="617AD40C" w14:textId="77777777" w:rsidR="000C4D4F" w:rsidRDefault="00EB507A">
      <w:pPr>
        <w:pStyle w:val="Normal1"/>
        <w:widowControl w:val="0"/>
        <w:pBdr>
          <w:top w:val="nil"/>
          <w:left w:val="nil"/>
          <w:bottom w:val="nil"/>
          <w:right w:val="nil"/>
          <w:between w:val="nil"/>
        </w:pBdr>
        <w:tabs>
          <w:tab w:val="left" w:pos="0"/>
        </w:tabs>
        <w:spacing w:before="3" w:after="0" w:line="254" w:lineRule="auto"/>
        <w:ind w:left="720" w:right="-232"/>
        <w:jc w:val="both"/>
        <w:rPr>
          <w:i/>
          <w:color w:val="000000"/>
        </w:rPr>
      </w:pPr>
      <w:r>
        <w:rPr>
          <w:i/>
          <w:color w:val="000000"/>
        </w:rPr>
        <w:t>FUNCIONES</w:t>
      </w:r>
    </w:p>
    <w:p w14:paraId="4025AA59" w14:textId="77777777" w:rsidR="000C4D4F" w:rsidRDefault="000C4D4F">
      <w:pPr>
        <w:pStyle w:val="Normal1"/>
        <w:widowControl w:val="0"/>
        <w:pBdr>
          <w:top w:val="nil"/>
          <w:left w:val="nil"/>
          <w:bottom w:val="nil"/>
          <w:right w:val="nil"/>
          <w:between w:val="nil"/>
        </w:pBdr>
        <w:tabs>
          <w:tab w:val="left" w:pos="0"/>
        </w:tabs>
        <w:spacing w:before="3" w:after="0" w:line="254" w:lineRule="auto"/>
        <w:ind w:left="720" w:right="-232"/>
        <w:jc w:val="both"/>
        <w:rPr>
          <w:color w:val="000000"/>
          <w:sz w:val="24"/>
          <w:szCs w:val="24"/>
        </w:rPr>
      </w:pPr>
    </w:p>
    <w:p w14:paraId="0004F7F2"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rPr>
        <w:t>Realizar atención de casos conjunto a él/la asistente social del establecimiento.</w:t>
      </w:r>
    </w:p>
    <w:p w14:paraId="59A8A9B2"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rPr>
        <w:t>Realización del proceso de apelación de alumnos prioritarios y preferentes, en período que la asistente social se encuentre ejecutando la subvención proceso de becas</w:t>
      </w:r>
    </w:p>
    <w:p w14:paraId="36830701"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rPr>
        <w:t xml:space="preserve">Asistir a las visitas domiciliarias en compañía de él/la asistente social del establecimiento. </w:t>
      </w:r>
    </w:p>
    <w:p w14:paraId="5BB083EF"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rPr>
        <w:t xml:space="preserve">Realizar diversos talleres psicoeducativa orientados a los integrantes de la comunidad escolar (alumnos (as), profesores (as), apoderados (as), asistente de la educación), basados en temáticas que presenten una real necesidad </w:t>
      </w:r>
      <w:proofErr w:type="gramStart"/>
      <w:r>
        <w:rPr>
          <w:color w:val="000000"/>
        </w:rPr>
        <w:t>de  intervención</w:t>
      </w:r>
      <w:proofErr w:type="gramEnd"/>
      <w:r>
        <w:rPr>
          <w:color w:val="000000"/>
        </w:rPr>
        <w:t xml:space="preserve">. </w:t>
      </w:r>
    </w:p>
    <w:p w14:paraId="1DC2481C"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rPr>
        <w:t>Realizar observaciones en el aula, si el proceso de evaluación psicológica al alumno (a) así lo requiere.</w:t>
      </w:r>
    </w:p>
    <w:p w14:paraId="41551D4F"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rPr>
        <w:t xml:space="preserve">Asistir a las reuniones técnicas (con una frecuencia de una vez por semana) con el encargado de convivencia escolar y él/ la asistente social, para abordar los casos atendidos y así genera estrategias de intervención. </w:t>
      </w:r>
    </w:p>
    <w:p w14:paraId="79522FF2"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rPr>
        <w:lastRenderedPageBreak/>
        <w:t>Generar instancias de interacción masiva entre los estudiantes y a la comunidad escolar (</w:t>
      </w:r>
      <w:proofErr w:type="spellStart"/>
      <w:r>
        <w:rPr>
          <w:color w:val="000000"/>
        </w:rPr>
        <w:t>p.e</w:t>
      </w:r>
      <w:proofErr w:type="spellEnd"/>
      <w:r>
        <w:rPr>
          <w:color w:val="000000"/>
        </w:rPr>
        <w:t xml:space="preserve">. recreos entretenidos, patio folclórico, jornadas deportivas, etc.). </w:t>
      </w:r>
    </w:p>
    <w:p w14:paraId="6106455B"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rPr>
        <w:t xml:space="preserve">Participar en el consejo de disciplina del establecimiento. </w:t>
      </w:r>
    </w:p>
    <w:p w14:paraId="489FAA5F"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rPr>
        <w:t>Elaborar un registro de la totalidad de los casos atendido y su estado actual</w:t>
      </w:r>
    </w:p>
    <w:p w14:paraId="3057D115"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Diseñar actividades enfocadas a la mejora del clima laboral del establecimiento (Jornadas de Autocuidado, capacitaciones, etc.)</w:t>
      </w:r>
    </w:p>
    <w:p w14:paraId="33FCF2EA"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Brindar asistencia psicológica (</w:t>
      </w:r>
      <w:proofErr w:type="gramStart"/>
      <w:r>
        <w:rPr>
          <w:color w:val="000000"/>
          <w:sz w:val="24"/>
          <w:szCs w:val="24"/>
        </w:rPr>
        <w:t>intervención focalizadas</w:t>
      </w:r>
      <w:proofErr w:type="gramEnd"/>
      <w:r>
        <w:rPr>
          <w:color w:val="000000"/>
          <w:sz w:val="24"/>
          <w:szCs w:val="24"/>
        </w:rPr>
        <w:t xml:space="preserve"> según la problemática) a los casos emergentes. </w:t>
      </w:r>
    </w:p>
    <w:p w14:paraId="09FFBE26"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Realizar derivaciones de alumnos para que reciban la correspondiente atención psicológica (tanto para los alumnos del establecimiento como para los alumnos que fueron retirados).</w:t>
      </w:r>
    </w:p>
    <w:p w14:paraId="332E61B1"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Participar en la elaboración del Plan de Mejoramiento Educativo (PME)</w:t>
      </w:r>
    </w:p>
    <w:p w14:paraId="15668B62"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Participar en la elaboración del Reglamento de Convivencia Escolar</w:t>
      </w:r>
    </w:p>
    <w:p w14:paraId="19FDFE67"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Interiorizarse en el plan anual de Desarrollo de la Educación Municipal (PADEM)</w:t>
      </w:r>
    </w:p>
    <w:p w14:paraId="40157A0D"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Gestionar y Coordinar la implementación de programas preventivos con entidades externas (</w:t>
      </w:r>
      <w:proofErr w:type="spellStart"/>
      <w:r>
        <w:rPr>
          <w:color w:val="000000"/>
          <w:sz w:val="24"/>
          <w:szCs w:val="24"/>
        </w:rPr>
        <w:t>P.</w:t>
      </w:r>
      <w:proofErr w:type="gramStart"/>
      <w:r>
        <w:rPr>
          <w:color w:val="000000"/>
          <w:sz w:val="24"/>
          <w:szCs w:val="24"/>
        </w:rPr>
        <w:t>E.Senda</w:t>
      </w:r>
      <w:proofErr w:type="spellEnd"/>
      <w:proofErr w:type="gramEnd"/>
      <w:r>
        <w:rPr>
          <w:color w:val="000000"/>
          <w:sz w:val="24"/>
          <w:szCs w:val="24"/>
        </w:rPr>
        <w:t xml:space="preserve">, Servicio de Salud Osorno, PDI, </w:t>
      </w:r>
      <w:proofErr w:type="spellStart"/>
      <w:r>
        <w:rPr>
          <w:color w:val="000000"/>
          <w:sz w:val="24"/>
          <w:szCs w:val="24"/>
        </w:rPr>
        <w:t>etc</w:t>
      </w:r>
      <w:proofErr w:type="spellEnd"/>
      <w:r>
        <w:rPr>
          <w:color w:val="000000"/>
          <w:sz w:val="24"/>
          <w:szCs w:val="24"/>
        </w:rPr>
        <w:t>)</w:t>
      </w:r>
    </w:p>
    <w:p w14:paraId="12F82D40"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Realizar evaluación psicológica a los estudiantes, considerando las siguientes tareas: Entrevista al docente, Entrevista inicial apoderado (Sesión 1), entrevista y aplicaciones psicológicas (Sesión 2), comunicación de resultados (Entrega de informe psicológico a apoderado, entrega de sugerencias al docente, entrega de reportes psicológicos al estamento que lo solicite).</w:t>
      </w:r>
    </w:p>
    <w:p w14:paraId="55ECB2A3"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Efectuar seguimiento de todos los casos a quienes se realizó evaluaciones psicológicas.</w:t>
      </w:r>
    </w:p>
    <w:p w14:paraId="748DEE81"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Mantener coordinación y comunicación constante entre los programas de apoyo.</w:t>
      </w:r>
    </w:p>
    <w:p w14:paraId="0403BC29"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 xml:space="preserve">Genera una vez por semestre la solicitud de materiales de oficina, batería de </w:t>
      </w:r>
      <w:proofErr w:type="gramStart"/>
      <w:r>
        <w:rPr>
          <w:color w:val="000000"/>
          <w:sz w:val="24"/>
          <w:szCs w:val="24"/>
        </w:rPr>
        <w:t>Test  y</w:t>
      </w:r>
      <w:proofErr w:type="gramEnd"/>
      <w:r>
        <w:rPr>
          <w:color w:val="000000"/>
          <w:sz w:val="24"/>
          <w:szCs w:val="24"/>
        </w:rPr>
        <w:t xml:space="preserve">/o talleres, para el adecuado desempeño de las funciones establecidas (actividad realizada en conjunto a </w:t>
      </w:r>
      <w:proofErr w:type="spellStart"/>
      <w:r>
        <w:rPr>
          <w:color w:val="000000"/>
          <w:sz w:val="24"/>
          <w:szCs w:val="24"/>
        </w:rPr>
        <w:t>el</w:t>
      </w:r>
      <w:proofErr w:type="spellEnd"/>
      <w:r>
        <w:rPr>
          <w:color w:val="000000"/>
          <w:sz w:val="24"/>
          <w:szCs w:val="24"/>
        </w:rPr>
        <w:t xml:space="preserve"> /la asistente social), solicitándolos a la Dirección del Establecimiento con copia al Departamento de Subvención Escolar Preferencial.</w:t>
      </w:r>
    </w:p>
    <w:p w14:paraId="1E561696"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lastRenderedPageBreak/>
        <w:t>Elaborar en conjunto a los docentes y asistente social un “perfil alumno” considerando la realidad del establecimiento al que pertenece.</w:t>
      </w:r>
    </w:p>
    <w:p w14:paraId="67AD39FA"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Colaborar en el diseño de estrategias para la mejora de los resultados Simce del establecimiento.</w:t>
      </w:r>
    </w:p>
    <w:p w14:paraId="7B962294"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Almacenar registro para cada caso atendido.</w:t>
      </w:r>
    </w:p>
    <w:p w14:paraId="49B98425" w14:textId="77777777" w:rsidR="000C4D4F" w:rsidRDefault="00EB507A">
      <w:pPr>
        <w:pStyle w:val="Normal1"/>
        <w:widowControl w:val="0"/>
        <w:numPr>
          <w:ilvl w:val="0"/>
          <w:numId w:val="144"/>
        </w:numPr>
        <w:pBdr>
          <w:top w:val="nil"/>
          <w:left w:val="nil"/>
          <w:bottom w:val="nil"/>
          <w:right w:val="nil"/>
          <w:between w:val="nil"/>
        </w:pBdr>
        <w:tabs>
          <w:tab w:val="left" w:pos="0"/>
        </w:tabs>
        <w:spacing w:before="3" w:after="0" w:line="360" w:lineRule="auto"/>
        <w:ind w:right="-232"/>
        <w:jc w:val="both"/>
        <w:rPr>
          <w:color w:val="000000"/>
          <w:sz w:val="24"/>
          <w:szCs w:val="24"/>
        </w:rPr>
      </w:pPr>
      <w:r>
        <w:rPr>
          <w:color w:val="000000"/>
          <w:sz w:val="24"/>
          <w:szCs w:val="24"/>
        </w:rPr>
        <w:t>Guardar confidencialidad, respecto de toda la información respectiva.</w:t>
      </w:r>
    </w:p>
    <w:p w14:paraId="6D0F6D5C" w14:textId="77777777" w:rsidR="000C4D4F" w:rsidRDefault="000C4D4F">
      <w:pPr>
        <w:pStyle w:val="Normal1"/>
        <w:widowControl w:val="0"/>
        <w:pBdr>
          <w:top w:val="nil"/>
          <w:left w:val="nil"/>
          <w:bottom w:val="nil"/>
          <w:right w:val="nil"/>
          <w:between w:val="nil"/>
        </w:pBdr>
        <w:tabs>
          <w:tab w:val="left" w:pos="0"/>
        </w:tabs>
        <w:spacing w:before="3" w:after="0" w:line="360" w:lineRule="auto"/>
        <w:ind w:left="1440" w:right="-232"/>
        <w:jc w:val="both"/>
        <w:rPr>
          <w:b/>
          <w:color w:val="000000"/>
          <w:sz w:val="24"/>
          <w:szCs w:val="24"/>
        </w:rPr>
      </w:pPr>
    </w:p>
    <w:p w14:paraId="03E34E2C" w14:textId="77777777" w:rsidR="000C4D4F" w:rsidRDefault="00EB507A">
      <w:pPr>
        <w:pStyle w:val="Normal1"/>
        <w:widowControl w:val="0"/>
        <w:tabs>
          <w:tab w:val="left" w:pos="0"/>
        </w:tabs>
        <w:spacing w:before="3" w:after="0" w:line="360" w:lineRule="auto"/>
        <w:ind w:right="-232"/>
        <w:jc w:val="both"/>
        <w:rPr>
          <w:b/>
          <w:sz w:val="24"/>
          <w:szCs w:val="24"/>
        </w:rPr>
      </w:pPr>
      <w:r>
        <w:rPr>
          <w:b/>
          <w:sz w:val="24"/>
          <w:szCs w:val="24"/>
        </w:rPr>
        <w:t>APOYO EN PLAN DE INTERVENCIÓN.</w:t>
      </w:r>
    </w:p>
    <w:p w14:paraId="423AA941" w14:textId="77777777" w:rsidR="000C4D4F" w:rsidRDefault="00EB507A">
      <w:pPr>
        <w:pStyle w:val="Normal1"/>
        <w:widowControl w:val="0"/>
        <w:numPr>
          <w:ilvl w:val="0"/>
          <w:numId w:val="44"/>
        </w:numPr>
        <w:pBdr>
          <w:top w:val="nil"/>
          <w:left w:val="nil"/>
          <w:bottom w:val="nil"/>
          <w:right w:val="nil"/>
          <w:between w:val="nil"/>
        </w:pBdr>
        <w:tabs>
          <w:tab w:val="left" w:pos="0"/>
        </w:tabs>
        <w:spacing w:before="3" w:after="0" w:line="360" w:lineRule="auto"/>
        <w:ind w:right="-232" w:hanging="357"/>
        <w:rPr>
          <w:color w:val="000000"/>
          <w:sz w:val="24"/>
          <w:szCs w:val="24"/>
        </w:rPr>
      </w:pPr>
      <w:r>
        <w:rPr>
          <w:color w:val="000000"/>
          <w:sz w:val="24"/>
          <w:szCs w:val="24"/>
        </w:rPr>
        <w:t xml:space="preserve">Psicoeducación: Información útil y basada en evidencias fidedignas </w:t>
      </w:r>
    </w:p>
    <w:p w14:paraId="5F7BF016"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Información a estudiantes</w:t>
      </w:r>
    </w:p>
    <w:p w14:paraId="30B67527"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 xml:space="preserve">Información a educadoras y docentes </w:t>
      </w:r>
    </w:p>
    <w:p w14:paraId="62B927FE"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Información a padres</w:t>
      </w:r>
    </w:p>
    <w:p w14:paraId="74401868" w14:textId="77777777" w:rsidR="000C4D4F" w:rsidRDefault="00EB507A">
      <w:pPr>
        <w:pStyle w:val="Normal1"/>
        <w:widowControl w:val="0"/>
        <w:numPr>
          <w:ilvl w:val="0"/>
          <w:numId w:val="129"/>
        </w:numPr>
        <w:pBdr>
          <w:top w:val="nil"/>
          <w:left w:val="nil"/>
          <w:bottom w:val="nil"/>
          <w:right w:val="nil"/>
          <w:between w:val="nil"/>
        </w:pBdr>
        <w:tabs>
          <w:tab w:val="left" w:pos="0"/>
        </w:tabs>
        <w:spacing w:before="3" w:after="0" w:line="360" w:lineRule="auto"/>
        <w:ind w:right="-232" w:hanging="357"/>
        <w:rPr>
          <w:color w:val="000000"/>
          <w:sz w:val="24"/>
          <w:szCs w:val="24"/>
        </w:rPr>
      </w:pPr>
      <w:r>
        <w:rPr>
          <w:color w:val="000000"/>
          <w:sz w:val="24"/>
          <w:szCs w:val="24"/>
        </w:rPr>
        <w:t>Intervención conductual: entrenamiento de educadoras y docentes</w:t>
      </w:r>
    </w:p>
    <w:p w14:paraId="59F54584"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Refuerzos y castigos</w:t>
      </w:r>
    </w:p>
    <w:p w14:paraId="3178BCFC"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 xml:space="preserve">Extinción </w:t>
      </w:r>
    </w:p>
    <w:p w14:paraId="7FF6D5D3"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 xml:space="preserve">Economías de fichas </w:t>
      </w:r>
    </w:p>
    <w:p w14:paraId="3B760E64"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 xml:space="preserve">Contrato de contingencia </w:t>
      </w:r>
    </w:p>
    <w:p w14:paraId="3B12ED37" w14:textId="77777777" w:rsidR="000C4D4F" w:rsidRDefault="00EB507A">
      <w:pPr>
        <w:pStyle w:val="Normal1"/>
        <w:widowControl w:val="0"/>
        <w:numPr>
          <w:ilvl w:val="0"/>
          <w:numId w:val="129"/>
        </w:numPr>
        <w:pBdr>
          <w:top w:val="nil"/>
          <w:left w:val="nil"/>
          <w:bottom w:val="nil"/>
          <w:right w:val="nil"/>
          <w:between w:val="nil"/>
        </w:pBdr>
        <w:tabs>
          <w:tab w:val="left" w:pos="0"/>
        </w:tabs>
        <w:spacing w:before="3" w:after="0" w:line="360" w:lineRule="auto"/>
        <w:ind w:right="-232" w:hanging="357"/>
        <w:rPr>
          <w:color w:val="000000"/>
          <w:sz w:val="24"/>
          <w:szCs w:val="24"/>
        </w:rPr>
      </w:pPr>
      <w:r>
        <w:rPr>
          <w:color w:val="000000"/>
          <w:sz w:val="24"/>
          <w:szCs w:val="24"/>
        </w:rPr>
        <w:t>Intervención sobre el paciente: según las dificultades identificadas</w:t>
      </w:r>
    </w:p>
    <w:p w14:paraId="60233D7B"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 xml:space="preserve">Intervención cognitivo-conductual </w:t>
      </w:r>
    </w:p>
    <w:p w14:paraId="42FA841B"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Habilidades sociales</w:t>
      </w:r>
    </w:p>
    <w:p w14:paraId="1FAAD348"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 xml:space="preserve">Técnicas de resolución de problemas </w:t>
      </w:r>
    </w:p>
    <w:p w14:paraId="777831F7"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240" w:lineRule="auto"/>
        <w:ind w:right="-232" w:hanging="357"/>
        <w:rPr>
          <w:color w:val="000000"/>
          <w:sz w:val="24"/>
          <w:szCs w:val="24"/>
        </w:rPr>
      </w:pPr>
      <w:r>
        <w:rPr>
          <w:color w:val="000000"/>
          <w:sz w:val="24"/>
          <w:szCs w:val="24"/>
        </w:rPr>
        <w:t xml:space="preserve">Estrategias de auto </w:t>
      </w:r>
      <w:proofErr w:type="spellStart"/>
      <w:proofErr w:type="gramStart"/>
      <w:r>
        <w:rPr>
          <w:color w:val="000000"/>
          <w:sz w:val="24"/>
          <w:szCs w:val="24"/>
        </w:rPr>
        <w:t>auto-ayuda</w:t>
      </w:r>
      <w:proofErr w:type="spellEnd"/>
      <w:proofErr w:type="gramEnd"/>
    </w:p>
    <w:p w14:paraId="5921D581" w14:textId="77777777" w:rsidR="000C4D4F" w:rsidRDefault="00EB507A">
      <w:pPr>
        <w:pStyle w:val="Normal1"/>
        <w:widowControl w:val="0"/>
        <w:numPr>
          <w:ilvl w:val="0"/>
          <w:numId w:val="129"/>
        </w:numPr>
        <w:pBdr>
          <w:top w:val="nil"/>
          <w:left w:val="nil"/>
          <w:bottom w:val="nil"/>
          <w:right w:val="nil"/>
          <w:between w:val="nil"/>
        </w:pBdr>
        <w:tabs>
          <w:tab w:val="left" w:pos="0"/>
        </w:tabs>
        <w:spacing w:before="3" w:after="0" w:line="254" w:lineRule="auto"/>
        <w:ind w:right="-232"/>
        <w:jc w:val="both"/>
        <w:rPr>
          <w:color w:val="000000"/>
          <w:sz w:val="24"/>
          <w:szCs w:val="24"/>
        </w:rPr>
      </w:pPr>
      <w:r>
        <w:rPr>
          <w:color w:val="000000"/>
          <w:sz w:val="24"/>
          <w:szCs w:val="24"/>
        </w:rPr>
        <w:t xml:space="preserve">Apoyo escolar: medidas de refuerzo, adaptación y estrategias para mejorar rendimiento y comportamiento. </w:t>
      </w:r>
    </w:p>
    <w:p w14:paraId="02088A9C" w14:textId="77777777" w:rsidR="000C4D4F" w:rsidRDefault="000C4D4F">
      <w:pPr>
        <w:pStyle w:val="Normal1"/>
        <w:widowControl w:val="0"/>
        <w:tabs>
          <w:tab w:val="left" w:pos="0"/>
        </w:tabs>
        <w:spacing w:before="3" w:after="0" w:line="360" w:lineRule="auto"/>
        <w:ind w:right="-232"/>
        <w:jc w:val="both"/>
        <w:rPr>
          <w:sz w:val="24"/>
          <w:szCs w:val="24"/>
        </w:rPr>
      </w:pPr>
    </w:p>
    <w:p w14:paraId="1CBA46DC" w14:textId="77777777" w:rsidR="000C4D4F" w:rsidRDefault="00EB507A">
      <w:pPr>
        <w:pStyle w:val="Normal1"/>
        <w:tabs>
          <w:tab w:val="left" w:pos="5508"/>
        </w:tabs>
        <w:rPr>
          <w:b/>
          <w:sz w:val="23"/>
          <w:szCs w:val="23"/>
        </w:rPr>
      </w:pPr>
      <w:r>
        <w:rPr>
          <w:b/>
          <w:sz w:val="23"/>
          <w:szCs w:val="23"/>
        </w:rPr>
        <w:t>ASISTENTE SOCIAL:</w:t>
      </w:r>
    </w:p>
    <w:p w14:paraId="313D24A4" w14:textId="77777777" w:rsidR="000C4D4F" w:rsidRDefault="00EB507A">
      <w:pPr>
        <w:pStyle w:val="Normal1"/>
        <w:widowControl w:val="0"/>
        <w:tabs>
          <w:tab w:val="left" w:pos="0"/>
        </w:tabs>
        <w:spacing w:before="3" w:after="0" w:line="254" w:lineRule="auto"/>
        <w:ind w:right="-232"/>
        <w:jc w:val="both"/>
        <w:rPr>
          <w:i/>
          <w:sz w:val="23"/>
          <w:szCs w:val="23"/>
        </w:rPr>
      </w:pPr>
      <w:r>
        <w:rPr>
          <w:i/>
          <w:sz w:val="23"/>
          <w:szCs w:val="23"/>
        </w:rPr>
        <w:t>FUNCIONES</w:t>
      </w:r>
    </w:p>
    <w:p w14:paraId="11B37355" w14:textId="77777777" w:rsidR="000C4D4F" w:rsidRDefault="000C4D4F">
      <w:pPr>
        <w:pStyle w:val="Normal1"/>
        <w:widowControl w:val="0"/>
        <w:pBdr>
          <w:top w:val="nil"/>
          <w:left w:val="nil"/>
          <w:bottom w:val="nil"/>
          <w:right w:val="nil"/>
          <w:between w:val="nil"/>
        </w:pBdr>
        <w:tabs>
          <w:tab w:val="left" w:pos="0"/>
        </w:tabs>
        <w:spacing w:before="3" w:after="0" w:line="254" w:lineRule="auto"/>
        <w:ind w:left="720" w:right="-232"/>
        <w:jc w:val="both"/>
        <w:rPr>
          <w:i/>
          <w:color w:val="000000"/>
          <w:sz w:val="24"/>
          <w:szCs w:val="24"/>
        </w:rPr>
      </w:pPr>
    </w:p>
    <w:p w14:paraId="2C5C4FDC"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Deben estar en coordinación permanente con el equipo directivo del establecimiento Educacional.</w:t>
      </w:r>
    </w:p>
    <w:p w14:paraId="6C706570"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Trabajar en conjunto con el/la orientador/a Educacional (orientador/a-asistente social- psicólogo/a y el encargado de Convivencia Escolar).</w:t>
      </w:r>
    </w:p>
    <w:p w14:paraId="2EF07492"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Participar en la promoción, organización, desarrollo e integración de los /as alumnos /as y sus familias a través de diversas acciones tales como: talleres, charlas, campañas, actividades, eventos que permitan fortalecer y contribuir a la formación integral de los educandos.</w:t>
      </w:r>
    </w:p>
    <w:p w14:paraId="59B4DAAE"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 xml:space="preserve">Realizar programas, actividades y gestiones para mejor la convivencia escolar y familiar, </w:t>
      </w:r>
      <w:r>
        <w:rPr>
          <w:color w:val="000000"/>
        </w:rPr>
        <w:lastRenderedPageBreak/>
        <w:t xml:space="preserve">realizando talleres de prevención y educación con enfoque en las problemáticas sociales en el que </w:t>
      </w:r>
      <w:proofErr w:type="gramStart"/>
      <w:r>
        <w:rPr>
          <w:color w:val="000000"/>
        </w:rPr>
        <w:t>hacer  del</w:t>
      </w:r>
      <w:proofErr w:type="gramEnd"/>
      <w:r>
        <w:rPr>
          <w:color w:val="000000"/>
        </w:rPr>
        <w:t xml:space="preserve"> establecimiento educacional.</w:t>
      </w:r>
    </w:p>
    <w:p w14:paraId="0A3636A8"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Gestionar instancias participativas, intervenciones y acciones que eviten la deserción escolar.</w:t>
      </w:r>
    </w:p>
    <w:p w14:paraId="5CDB7EA8"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Apoyar la detección y permanencia de los alumnos/as prioritarios y preferentes en el establecimiento educacional, siendo las/os responsables del proceso de apelación y las respectivas denuncias (este proceso lo realizara el psicólogo/as, durante el proceso de becas y subvención pro/retención.</w:t>
      </w:r>
    </w:p>
    <w:p w14:paraId="6B96D2A3"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Brindar atención a las necesidades problemáticas, analizar las causas del educando y sus familias, comportamiento, problema de adaptación, inasistencias reiteradas, reprobación, deserción escolar, vulneración de derechos, entre otros, para orientarlos de tal manera que puedan superar sus deficiencias de no lograrlo, habiendo agotado los recursos posibles, canalizarlos a instituciones especializadas con sus respectivos seguimientos.</w:t>
      </w:r>
    </w:p>
    <w:p w14:paraId="141BAEBA"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Realizar visitas domiciliarias que sean necesarias para la prestación eficiente de sus servicios, previo comunicado a la dirección del establecimiento.</w:t>
      </w:r>
    </w:p>
    <w:p w14:paraId="050AE4A0"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Establecer coordinación con las distintas redes existentes en la comunidad de manera de llevar un catastro actualizado de las ofertas programáticas, actividades y eventos de la comunidad de manera de promover e integra cuando proceda a los alumnos/as y sus familias</w:t>
      </w:r>
    </w:p>
    <w:p w14:paraId="0DF17371"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Proporcionar datos necesarios para completar información de los/as alumnos/as cuando el caso lo amerite, a profesionales de otros programas del DAEM que intervienen en el establecimiento educacional.</w:t>
      </w:r>
    </w:p>
    <w:p w14:paraId="02E67B10"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 xml:space="preserve">Realizar estudios socioeconómicos de la comunidad escolar y sus alumnos/as para seleccionar candidatos a becas y en su caso efectuar los trámites correspondientes para la postulación y renovación de </w:t>
      </w:r>
      <w:proofErr w:type="gramStart"/>
      <w:r>
        <w:rPr>
          <w:color w:val="000000"/>
        </w:rPr>
        <w:t>las mismas</w:t>
      </w:r>
      <w:proofErr w:type="gramEnd"/>
      <w:r>
        <w:rPr>
          <w:color w:val="000000"/>
        </w:rPr>
        <w:t>. La documentación del proceso debe ser entregada a la asistente social de la unidad SEP acreditada.</w:t>
      </w:r>
    </w:p>
    <w:p w14:paraId="5F0BD373" w14:textId="77777777" w:rsidR="000C4D4F" w:rsidRDefault="00EB507A">
      <w:pPr>
        <w:pStyle w:val="Normal1"/>
        <w:widowControl w:val="0"/>
        <w:numPr>
          <w:ilvl w:val="0"/>
          <w:numId w:val="145"/>
        </w:numPr>
        <w:pBdr>
          <w:top w:val="nil"/>
          <w:left w:val="nil"/>
          <w:bottom w:val="nil"/>
          <w:right w:val="nil"/>
          <w:between w:val="nil"/>
        </w:pBdr>
        <w:tabs>
          <w:tab w:val="left" w:pos="0"/>
        </w:tabs>
        <w:spacing w:after="0" w:line="360" w:lineRule="auto"/>
        <w:ind w:right="-232"/>
        <w:jc w:val="both"/>
        <w:rPr>
          <w:color w:val="000000"/>
        </w:rPr>
      </w:pPr>
      <w:r>
        <w:rPr>
          <w:color w:val="000000"/>
        </w:rPr>
        <w:t>Solicitar a la dirección del establecimiento educacional, los insumos necesarios para desempeñar las tareas mencionadas anteriormente.</w:t>
      </w:r>
    </w:p>
    <w:p w14:paraId="63BBDD49" w14:textId="77777777" w:rsidR="000C4D4F" w:rsidRDefault="000C4D4F">
      <w:pPr>
        <w:pStyle w:val="Normal1"/>
        <w:widowControl w:val="0"/>
        <w:tabs>
          <w:tab w:val="left" w:pos="0"/>
        </w:tabs>
        <w:spacing w:before="3" w:after="0" w:line="254" w:lineRule="auto"/>
        <w:ind w:right="-232"/>
        <w:jc w:val="both"/>
        <w:rPr>
          <w:sz w:val="24"/>
          <w:szCs w:val="24"/>
        </w:rPr>
      </w:pPr>
    </w:p>
    <w:p w14:paraId="392529B0" w14:textId="77777777" w:rsidR="000C4D4F" w:rsidRDefault="00EB507A">
      <w:pPr>
        <w:pStyle w:val="Normal1"/>
        <w:widowControl w:val="0"/>
        <w:tabs>
          <w:tab w:val="left" w:pos="0"/>
        </w:tabs>
        <w:spacing w:before="3" w:after="0" w:line="254" w:lineRule="auto"/>
        <w:ind w:right="-232"/>
        <w:jc w:val="both"/>
        <w:rPr>
          <w:b/>
          <w:color w:val="FF0000"/>
          <w:sz w:val="24"/>
          <w:szCs w:val="24"/>
        </w:rPr>
      </w:pPr>
      <w:r>
        <w:rPr>
          <w:b/>
          <w:sz w:val="24"/>
          <w:szCs w:val="24"/>
        </w:rPr>
        <w:t>APOYO EN PLAN DE INTERVENCIÓN</w:t>
      </w:r>
      <w:r>
        <w:rPr>
          <w:sz w:val="24"/>
          <w:szCs w:val="24"/>
        </w:rPr>
        <w:t>.</w:t>
      </w:r>
    </w:p>
    <w:p w14:paraId="61BD1B8E" w14:textId="77777777" w:rsidR="000C4D4F" w:rsidRDefault="000C4D4F">
      <w:pPr>
        <w:pStyle w:val="Normal1"/>
        <w:widowControl w:val="0"/>
        <w:tabs>
          <w:tab w:val="left" w:pos="0"/>
        </w:tabs>
        <w:spacing w:before="3" w:after="0" w:line="254" w:lineRule="auto"/>
        <w:ind w:right="-232"/>
        <w:jc w:val="both"/>
        <w:rPr>
          <w:b/>
          <w:color w:val="FF0000"/>
          <w:sz w:val="24"/>
          <w:szCs w:val="24"/>
        </w:rPr>
      </w:pPr>
    </w:p>
    <w:p w14:paraId="2ED6EF87" w14:textId="77777777" w:rsidR="000C4D4F" w:rsidRDefault="00EB507A">
      <w:pPr>
        <w:pStyle w:val="Normal1"/>
        <w:widowControl w:val="0"/>
        <w:numPr>
          <w:ilvl w:val="0"/>
          <w:numId w:val="44"/>
        </w:numPr>
        <w:pBdr>
          <w:top w:val="nil"/>
          <w:left w:val="nil"/>
          <w:bottom w:val="nil"/>
          <w:right w:val="nil"/>
          <w:between w:val="nil"/>
        </w:pBdr>
        <w:tabs>
          <w:tab w:val="left" w:pos="0"/>
        </w:tabs>
        <w:spacing w:before="3" w:after="0" w:line="360" w:lineRule="auto"/>
        <w:ind w:right="-232" w:hanging="357"/>
        <w:jc w:val="both"/>
      </w:pPr>
      <w:r>
        <w:rPr>
          <w:color w:val="000000"/>
        </w:rPr>
        <w:t xml:space="preserve">Diagnóstico Familiar </w:t>
      </w:r>
    </w:p>
    <w:p w14:paraId="06AFD8D3"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360" w:lineRule="auto"/>
        <w:ind w:right="-232" w:hanging="357"/>
        <w:jc w:val="both"/>
        <w:rPr>
          <w:color w:val="000000"/>
          <w:sz w:val="24"/>
          <w:szCs w:val="24"/>
        </w:rPr>
      </w:pPr>
      <w:r>
        <w:rPr>
          <w:color w:val="000000"/>
        </w:rPr>
        <w:t xml:space="preserve">Objetivo del diagnóstico: Conocer las problemáticas sentidas y no sentidas de la familia, sus recursos y habilidades tanto en la dimensión directa como en la </w:t>
      </w:r>
      <w:r>
        <w:rPr>
          <w:color w:val="000000"/>
        </w:rPr>
        <w:lastRenderedPageBreak/>
        <w:t xml:space="preserve">indirecta. </w:t>
      </w:r>
    </w:p>
    <w:p w14:paraId="231DD4C5" w14:textId="77777777" w:rsidR="000C4D4F" w:rsidRDefault="00EB507A">
      <w:pPr>
        <w:pStyle w:val="Normal1"/>
        <w:widowControl w:val="0"/>
        <w:numPr>
          <w:ilvl w:val="1"/>
          <w:numId w:val="129"/>
        </w:numPr>
        <w:pBdr>
          <w:top w:val="nil"/>
          <w:left w:val="nil"/>
          <w:bottom w:val="nil"/>
          <w:right w:val="nil"/>
          <w:between w:val="nil"/>
        </w:pBdr>
        <w:tabs>
          <w:tab w:val="left" w:pos="0"/>
        </w:tabs>
        <w:spacing w:after="0" w:line="360" w:lineRule="auto"/>
        <w:ind w:right="-232" w:hanging="357"/>
        <w:jc w:val="both"/>
        <w:rPr>
          <w:color w:val="000000"/>
          <w:sz w:val="24"/>
          <w:szCs w:val="24"/>
        </w:rPr>
      </w:pPr>
      <w:proofErr w:type="gramStart"/>
      <w:r>
        <w:rPr>
          <w:color w:val="000000"/>
        </w:rPr>
        <w:t>Procedimientos a realizar</w:t>
      </w:r>
      <w:proofErr w:type="gramEnd"/>
      <w:r>
        <w:rPr>
          <w:color w:val="000000"/>
        </w:rPr>
        <w:t xml:space="preserve"> en esta etapa: Actividades</w:t>
      </w:r>
    </w:p>
    <w:p w14:paraId="4A78534C" w14:textId="77777777" w:rsidR="000C4D4F" w:rsidRDefault="00EB507A">
      <w:pPr>
        <w:pStyle w:val="Normal1"/>
        <w:numPr>
          <w:ilvl w:val="0"/>
          <w:numId w:val="129"/>
        </w:numPr>
        <w:pBdr>
          <w:top w:val="nil"/>
          <w:left w:val="nil"/>
          <w:bottom w:val="nil"/>
          <w:right w:val="nil"/>
          <w:between w:val="nil"/>
        </w:pBdr>
        <w:spacing w:after="0" w:line="360" w:lineRule="auto"/>
        <w:ind w:hanging="357"/>
        <w:jc w:val="both"/>
      </w:pPr>
      <w:r>
        <w:rPr>
          <w:color w:val="000000"/>
        </w:rPr>
        <w:t xml:space="preserve">Acuerdo: </w:t>
      </w:r>
    </w:p>
    <w:p w14:paraId="05205A43" w14:textId="77777777" w:rsidR="000C4D4F" w:rsidRDefault="00EB507A">
      <w:pPr>
        <w:pStyle w:val="Normal1"/>
        <w:numPr>
          <w:ilvl w:val="1"/>
          <w:numId w:val="129"/>
        </w:numPr>
        <w:pBdr>
          <w:top w:val="nil"/>
          <w:left w:val="nil"/>
          <w:bottom w:val="nil"/>
          <w:right w:val="nil"/>
          <w:between w:val="nil"/>
        </w:pBdr>
        <w:spacing w:after="0" w:line="360" w:lineRule="auto"/>
        <w:ind w:hanging="357"/>
        <w:jc w:val="both"/>
      </w:pPr>
      <w:r>
        <w:rPr>
          <w:color w:val="000000"/>
        </w:rPr>
        <w:t>Objetivo del acuerdo: Se espera que se pueda manifestar a través de un ritual, las intenciones de cambio manifestadas por la familia al acudir a un proceso de intervención familiar</w:t>
      </w:r>
    </w:p>
    <w:p w14:paraId="4533730A" w14:textId="77777777" w:rsidR="000C4D4F" w:rsidRDefault="00EB507A">
      <w:pPr>
        <w:pStyle w:val="Normal1"/>
        <w:numPr>
          <w:ilvl w:val="1"/>
          <w:numId w:val="129"/>
        </w:numPr>
        <w:pBdr>
          <w:top w:val="nil"/>
          <w:left w:val="nil"/>
          <w:bottom w:val="nil"/>
          <w:right w:val="nil"/>
          <w:between w:val="nil"/>
        </w:pBdr>
        <w:spacing w:after="0" w:line="360" w:lineRule="auto"/>
        <w:ind w:hanging="357"/>
        <w:jc w:val="both"/>
      </w:pPr>
      <w:r>
        <w:rPr>
          <w:color w:val="000000"/>
        </w:rPr>
        <w:t>Fechas, horarios de atención, lugar en que se realizarán las atenciones (institución y/o domicilio de la familia</w:t>
      </w:r>
      <w:proofErr w:type="gramStart"/>
      <w:r>
        <w:rPr>
          <w:color w:val="000000"/>
        </w:rPr>
        <w:t>).Duración</w:t>
      </w:r>
      <w:proofErr w:type="gramEnd"/>
      <w:r>
        <w:rPr>
          <w:color w:val="000000"/>
        </w:rPr>
        <w:t xml:space="preserve"> aproximada del proceso de intervención familiar (tiempo y frecuencia de las sesiones).Definición del problema.</w:t>
      </w:r>
    </w:p>
    <w:p w14:paraId="61D11109" w14:textId="77777777" w:rsidR="000C4D4F" w:rsidRDefault="00EB507A">
      <w:pPr>
        <w:pStyle w:val="Normal1"/>
        <w:numPr>
          <w:ilvl w:val="0"/>
          <w:numId w:val="129"/>
        </w:numPr>
        <w:pBdr>
          <w:top w:val="nil"/>
          <w:left w:val="nil"/>
          <w:bottom w:val="nil"/>
          <w:right w:val="nil"/>
          <w:between w:val="nil"/>
        </w:pBdr>
        <w:spacing w:after="0" w:line="360" w:lineRule="auto"/>
        <w:ind w:hanging="357"/>
        <w:jc w:val="both"/>
      </w:pPr>
      <w:r>
        <w:rPr>
          <w:color w:val="000000"/>
        </w:rPr>
        <w:t xml:space="preserve">Evaluación Familiar y Cierre: </w:t>
      </w:r>
    </w:p>
    <w:p w14:paraId="2C876E46" w14:textId="77777777" w:rsidR="000C4D4F" w:rsidRDefault="00EB507A">
      <w:pPr>
        <w:pStyle w:val="Normal1"/>
        <w:numPr>
          <w:ilvl w:val="1"/>
          <w:numId w:val="129"/>
        </w:numPr>
        <w:pBdr>
          <w:top w:val="nil"/>
          <w:left w:val="nil"/>
          <w:bottom w:val="nil"/>
          <w:right w:val="nil"/>
          <w:between w:val="nil"/>
        </w:pBdr>
        <w:spacing w:line="360" w:lineRule="auto"/>
        <w:ind w:hanging="357"/>
        <w:jc w:val="both"/>
      </w:pPr>
      <w:r>
        <w:rPr>
          <w:color w:val="000000"/>
        </w:rPr>
        <w:t>Objetivo de la evaluación familiar: conocer en qué medida la intervención realizada contribuyó a mejorar una situación problema.</w:t>
      </w:r>
    </w:p>
    <w:p w14:paraId="629E2B66" w14:textId="77777777" w:rsidR="000C4D4F" w:rsidRDefault="00EB507A">
      <w:pPr>
        <w:pStyle w:val="Normal1"/>
        <w:tabs>
          <w:tab w:val="left" w:pos="5508"/>
        </w:tabs>
        <w:jc w:val="center"/>
        <w:rPr>
          <w:b/>
          <w:sz w:val="23"/>
          <w:szCs w:val="23"/>
        </w:rPr>
      </w:pPr>
      <w:r>
        <w:rPr>
          <w:b/>
          <w:sz w:val="23"/>
          <w:szCs w:val="23"/>
        </w:rPr>
        <w:t>PLAN DE GESTIÓN DE CONVIVENCIA ESCOLAR</w:t>
      </w:r>
    </w:p>
    <w:p w14:paraId="68F3DC31" w14:textId="77777777" w:rsidR="000C4D4F" w:rsidRDefault="00EB507A">
      <w:pPr>
        <w:pStyle w:val="Normal1"/>
        <w:tabs>
          <w:tab w:val="left" w:pos="5508"/>
        </w:tabs>
        <w:spacing w:line="360" w:lineRule="auto"/>
        <w:jc w:val="both"/>
        <w:rPr>
          <w:sz w:val="24"/>
          <w:szCs w:val="24"/>
        </w:rPr>
      </w:pPr>
      <w:r>
        <w:rPr>
          <w:sz w:val="24"/>
          <w:szCs w:val="24"/>
        </w:rPr>
        <w:t xml:space="preserve">Se entenderá por convivencia escolar la definición entregada por el MINEDUC: “la interrelación entre los diferentes miembros de un establecimiento educacional (...) no se limita a la relación entre las personas, sino que incluye las formas de interacción entre los diferentes estamentos que conforman una comunidad educativa, por lo que constituye una construcción colectiva y es responsabilidad de todos los miembros y actores educativos sin excepción” ([MINEDUC], 2002b, pp.7. </w:t>
      </w:r>
    </w:p>
    <w:p w14:paraId="6E533278" w14:textId="77777777" w:rsidR="000C4D4F" w:rsidRDefault="00EB507A">
      <w:pPr>
        <w:pStyle w:val="Normal1"/>
        <w:tabs>
          <w:tab w:val="left" w:pos="5508"/>
        </w:tabs>
        <w:spacing w:line="360" w:lineRule="auto"/>
        <w:jc w:val="both"/>
        <w:rPr>
          <w:sz w:val="24"/>
          <w:szCs w:val="24"/>
        </w:rPr>
      </w:pPr>
      <w:r>
        <w:rPr>
          <w:sz w:val="24"/>
          <w:szCs w:val="24"/>
        </w:rPr>
        <w:t xml:space="preserve">Para favorecer la convivencia escolar, es necesario establecer las reglas básicas de funcionamiento y la asignación de roles complementarios a los distintos actores para que la comunidad alcance sus metas (Valoras UC, año 2008). </w:t>
      </w:r>
    </w:p>
    <w:p w14:paraId="08C40A4D" w14:textId="77777777" w:rsidR="000C4D4F" w:rsidRDefault="00EB507A">
      <w:pPr>
        <w:pStyle w:val="Normal1"/>
        <w:tabs>
          <w:tab w:val="left" w:pos="5508"/>
        </w:tabs>
        <w:spacing w:line="360" w:lineRule="auto"/>
        <w:jc w:val="both"/>
        <w:rPr>
          <w:sz w:val="24"/>
          <w:szCs w:val="24"/>
        </w:rPr>
      </w:pPr>
      <w:r>
        <w:rPr>
          <w:sz w:val="24"/>
          <w:szCs w:val="24"/>
        </w:rPr>
        <w:t xml:space="preserve">Para nuestra escuela las reglas básicas de funcionamiento buscarán formar estudiantes cuya disciplina sea un proceso de formación. La disciplina no es un conjunto de sanciones que castigan la salida del marco normativo, sino un proceso que incentivará a los estudiantes a compartir objetivos, a identificarse como miembro de una comunidad, reconocer su rol, sus responsabilidades y el significado de éstas. La formación integral de los estudiantes contempla la construcción de conocimientos y el aprendizaje de los saberes contenidos en el currículum, en un clima en el que las relaciones se basen en el respeto y la capacidad de diálogo. Este clima ayudará en el </w:t>
      </w:r>
      <w:r>
        <w:rPr>
          <w:sz w:val="24"/>
          <w:szCs w:val="24"/>
        </w:rPr>
        <w:lastRenderedPageBreak/>
        <w:t>aprendizaje del estudiante, en aspectos muy variados, como el orden, rigor, perseverancia, constancia, responsabilidad, voluntad, organización, compromiso, hábitos, reglas, normas y límites.</w:t>
      </w:r>
    </w:p>
    <w:p w14:paraId="63CBE43E" w14:textId="77777777" w:rsidR="000C4D4F" w:rsidRDefault="00EB507A">
      <w:pPr>
        <w:pStyle w:val="Normal1"/>
        <w:tabs>
          <w:tab w:val="left" w:pos="5508"/>
        </w:tabs>
        <w:jc w:val="center"/>
        <w:rPr>
          <w:b/>
          <w:sz w:val="23"/>
          <w:szCs w:val="23"/>
        </w:rPr>
      </w:pPr>
      <w:r>
        <w:rPr>
          <w:b/>
          <w:sz w:val="23"/>
          <w:szCs w:val="23"/>
        </w:rPr>
        <w:t>DESCRIPCIÓN DE FALTAS A LA BUENA CONVIVENCIA ESCOLAR MEDIDAS DISCIPLINARIA Y PROCEDIMIENTOS</w:t>
      </w:r>
    </w:p>
    <w:p w14:paraId="2000082D" w14:textId="77777777" w:rsidR="000C4D4F" w:rsidRDefault="00EB507A">
      <w:pPr>
        <w:pStyle w:val="Normal1"/>
        <w:spacing w:line="360" w:lineRule="auto"/>
        <w:ind w:firstLine="708"/>
        <w:jc w:val="both"/>
      </w:pPr>
      <w:r>
        <w:t xml:space="preserve">La escuela no aplicará una sanción arbitraria, sino que proporcionará al estudiante, límites bien definidos y la oportunidad de reflexionar sobre sus actos ya decididos, ajustándose al principio de proporcionalidad, gradualidad, no discriminación arbitraria y debido proceso. Las sanciones por contravenir las normas del presente Reglamento Interno y Manual de </w:t>
      </w:r>
      <w:proofErr w:type="gramStart"/>
      <w:r>
        <w:t>Convivencia,</w:t>
      </w:r>
      <w:proofErr w:type="gramEnd"/>
      <w:r>
        <w:t xml:space="preserve"> serán dependiendo de la gravedad de la falta cometida, en toda circunstancia prevalecerá el buen criterio de quien o quienes tomen la decisión en su oportunidad.  La transgresión de las conductas antes señaladas u otras impropias que trasgredan el presente reglamento, se clasificarán según la gravedad y/o frecuencia de la falta en: </w:t>
      </w:r>
    </w:p>
    <w:p w14:paraId="3C465E2B" w14:textId="77777777" w:rsidR="000C4D4F" w:rsidRDefault="00EB507A">
      <w:pPr>
        <w:pStyle w:val="Normal1"/>
        <w:numPr>
          <w:ilvl w:val="0"/>
          <w:numId w:val="147"/>
        </w:numPr>
        <w:pBdr>
          <w:top w:val="nil"/>
          <w:left w:val="nil"/>
          <w:bottom w:val="nil"/>
          <w:right w:val="nil"/>
          <w:between w:val="nil"/>
        </w:pBdr>
        <w:spacing w:after="0" w:line="240" w:lineRule="auto"/>
        <w:ind w:left="714" w:hanging="357"/>
        <w:jc w:val="both"/>
        <w:rPr>
          <w:b/>
          <w:color w:val="000000"/>
        </w:rPr>
      </w:pPr>
      <w:r>
        <w:rPr>
          <w:b/>
          <w:color w:val="000000"/>
        </w:rPr>
        <w:t xml:space="preserve">Leves  </w:t>
      </w:r>
    </w:p>
    <w:p w14:paraId="72977DD2" w14:textId="77777777" w:rsidR="000C4D4F" w:rsidRDefault="00EB507A">
      <w:pPr>
        <w:pStyle w:val="Normal1"/>
        <w:numPr>
          <w:ilvl w:val="0"/>
          <w:numId w:val="147"/>
        </w:numPr>
        <w:pBdr>
          <w:top w:val="nil"/>
          <w:left w:val="nil"/>
          <w:bottom w:val="nil"/>
          <w:right w:val="nil"/>
          <w:between w:val="nil"/>
        </w:pBdr>
        <w:spacing w:after="0" w:line="240" w:lineRule="auto"/>
        <w:ind w:left="714" w:hanging="357"/>
        <w:jc w:val="both"/>
        <w:rPr>
          <w:b/>
          <w:color w:val="000000"/>
        </w:rPr>
      </w:pPr>
      <w:r>
        <w:rPr>
          <w:b/>
          <w:color w:val="000000"/>
        </w:rPr>
        <w:t xml:space="preserve">Graves </w:t>
      </w:r>
    </w:p>
    <w:p w14:paraId="38C2D833" w14:textId="77777777" w:rsidR="000C4D4F" w:rsidRDefault="00EB507A">
      <w:pPr>
        <w:pStyle w:val="Normal1"/>
        <w:numPr>
          <w:ilvl w:val="0"/>
          <w:numId w:val="147"/>
        </w:numPr>
        <w:pBdr>
          <w:top w:val="nil"/>
          <w:left w:val="nil"/>
          <w:bottom w:val="nil"/>
          <w:right w:val="nil"/>
          <w:between w:val="nil"/>
        </w:pBdr>
        <w:spacing w:after="0" w:line="240" w:lineRule="auto"/>
        <w:ind w:left="714" w:hanging="357"/>
        <w:jc w:val="both"/>
        <w:rPr>
          <w:b/>
          <w:color w:val="000000"/>
        </w:rPr>
      </w:pPr>
      <w:r>
        <w:rPr>
          <w:b/>
          <w:color w:val="000000"/>
        </w:rPr>
        <w:t xml:space="preserve">Gravísimas </w:t>
      </w:r>
    </w:p>
    <w:p w14:paraId="25ED008F" w14:textId="77777777" w:rsidR="000C4D4F" w:rsidRDefault="00EB507A">
      <w:pPr>
        <w:pStyle w:val="Normal1"/>
        <w:spacing w:line="360" w:lineRule="auto"/>
        <w:jc w:val="both"/>
      </w:pPr>
      <w:r>
        <w:rPr>
          <w:b/>
        </w:rPr>
        <w:t xml:space="preserve">Observación: </w:t>
      </w:r>
      <w:r>
        <w:t xml:space="preserve">Toda falta que se cometa deberá quedar registrada en la hoja de vida del alumno o alumna, bajo nombre y firma responsable y con conocimiento del afectado o afectada.  </w:t>
      </w:r>
    </w:p>
    <w:p w14:paraId="103B343C" w14:textId="77777777" w:rsidR="000C4D4F" w:rsidRDefault="00EB507A">
      <w:pPr>
        <w:pStyle w:val="Normal1"/>
        <w:tabs>
          <w:tab w:val="left" w:pos="5508"/>
        </w:tabs>
        <w:rPr>
          <w:b/>
          <w:sz w:val="24"/>
          <w:szCs w:val="24"/>
        </w:rPr>
      </w:pPr>
      <w:r>
        <w:rPr>
          <w:b/>
          <w:sz w:val="24"/>
          <w:szCs w:val="24"/>
        </w:rPr>
        <w:t xml:space="preserve">FALTAS LEVES: </w:t>
      </w:r>
    </w:p>
    <w:p w14:paraId="4A4FA3CF" w14:textId="77777777" w:rsidR="000C4D4F" w:rsidRDefault="00EB507A">
      <w:pPr>
        <w:pStyle w:val="Normal1"/>
        <w:tabs>
          <w:tab w:val="left" w:pos="5508"/>
        </w:tabs>
        <w:spacing w:line="360" w:lineRule="auto"/>
      </w:pPr>
      <w:r>
        <w:t xml:space="preserve">Son aquellas que no provoquen daño físico, síquico ni moral, y que sean realizadas sin una intención, se consideran: </w:t>
      </w:r>
    </w:p>
    <w:p w14:paraId="6C4C1703"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No hacer buen uso de los baños de la escuela.  </w:t>
      </w:r>
    </w:p>
    <w:p w14:paraId="3E1BADA0"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Desorden en salas de clases.  </w:t>
      </w:r>
    </w:p>
    <w:p w14:paraId="46E09D61"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No cumplir con tareas o trabajos, irresponsabilidad en el cumplimiento de tareas y o trabajos.  </w:t>
      </w:r>
    </w:p>
    <w:p w14:paraId="32026C4E"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No presentar justificativo por inasistencia.  </w:t>
      </w:r>
    </w:p>
    <w:p w14:paraId="2201AC8D"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Presentarse atrasado, sin justificación.  </w:t>
      </w:r>
    </w:p>
    <w:p w14:paraId="35456A40"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No llegar con las pruebas con nota insuficiente (de 1.0 a 3.9) firmadas.</w:t>
      </w:r>
    </w:p>
    <w:p w14:paraId="4309E899"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Presentación a la jornada escolar faltando a las normas de presentación personal.  </w:t>
      </w:r>
    </w:p>
    <w:p w14:paraId="6E2D1D21"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Ignorar la opinión de sus compañeros o compañeras </w:t>
      </w:r>
      <w:proofErr w:type="gramStart"/>
      <w:r>
        <w:rPr>
          <w:color w:val="000000"/>
        </w:rPr>
        <w:t>más reservadas o más tímidas</w:t>
      </w:r>
      <w:proofErr w:type="gramEnd"/>
      <w:r>
        <w:rPr>
          <w:color w:val="000000"/>
        </w:rPr>
        <w:t xml:space="preserve"> cuando se trabaja en equipo o disertaciones.  </w:t>
      </w:r>
    </w:p>
    <w:p w14:paraId="53C37C3D"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Comer en sala de clases.  </w:t>
      </w:r>
    </w:p>
    <w:p w14:paraId="0D8216BE"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Destruir mobiliario y/o útiles escolares de sus compañeros en forma no intencional. </w:t>
      </w:r>
    </w:p>
    <w:p w14:paraId="52AF1DB0"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lastRenderedPageBreak/>
        <w:t xml:space="preserve">Jugar y tirar el agua en los baños. </w:t>
      </w:r>
    </w:p>
    <w:p w14:paraId="2312B84A" w14:textId="77777777" w:rsidR="000C4D4F" w:rsidRDefault="00EB507A">
      <w:pPr>
        <w:pStyle w:val="Normal1"/>
        <w:numPr>
          <w:ilvl w:val="0"/>
          <w:numId w:val="148"/>
        </w:numPr>
        <w:pBdr>
          <w:top w:val="nil"/>
          <w:left w:val="nil"/>
          <w:bottom w:val="nil"/>
          <w:right w:val="nil"/>
          <w:between w:val="nil"/>
        </w:pBdr>
        <w:tabs>
          <w:tab w:val="left" w:pos="5508"/>
        </w:tabs>
        <w:spacing w:after="0" w:line="360" w:lineRule="auto"/>
      </w:pPr>
      <w:r>
        <w:rPr>
          <w:color w:val="000000"/>
        </w:rPr>
        <w:t xml:space="preserve">Tirar los envoltorios, cáscaras de frutas y demás basura al suelo.  </w:t>
      </w:r>
    </w:p>
    <w:p w14:paraId="2034B013" w14:textId="77777777" w:rsidR="000C4D4F" w:rsidRDefault="00EB507A">
      <w:pPr>
        <w:pStyle w:val="Normal1"/>
        <w:numPr>
          <w:ilvl w:val="0"/>
          <w:numId w:val="148"/>
        </w:numPr>
        <w:pBdr>
          <w:top w:val="nil"/>
          <w:left w:val="nil"/>
          <w:bottom w:val="nil"/>
          <w:right w:val="nil"/>
          <w:between w:val="nil"/>
        </w:pBdr>
        <w:tabs>
          <w:tab w:val="left" w:pos="5508"/>
        </w:tabs>
        <w:spacing w:line="360" w:lineRule="auto"/>
      </w:pPr>
      <w:r>
        <w:rPr>
          <w:color w:val="000000"/>
        </w:rPr>
        <w:t>cumplimiento del uniforme y presentación personal (3 veces).</w:t>
      </w:r>
    </w:p>
    <w:p w14:paraId="20537D6E" w14:textId="77777777" w:rsidR="000C4D4F" w:rsidRDefault="00EB507A">
      <w:pPr>
        <w:pStyle w:val="Normal1"/>
        <w:tabs>
          <w:tab w:val="left" w:pos="5508"/>
        </w:tabs>
        <w:rPr>
          <w:b/>
        </w:rPr>
      </w:pPr>
      <w:r>
        <w:rPr>
          <w:b/>
        </w:rPr>
        <w:t>MEDIDAS DISCIPLINARIAS APLICABLES</w:t>
      </w:r>
    </w:p>
    <w:p w14:paraId="3DFFA51A" w14:textId="77777777" w:rsidR="000C4D4F" w:rsidRDefault="00EB507A">
      <w:pPr>
        <w:pStyle w:val="Normal1"/>
        <w:tabs>
          <w:tab w:val="left" w:pos="709"/>
        </w:tabs>
        <w:spacing w:line="360" w:lineRule="auto"/>
        <w:jc w:val="both"/>
        <w:rPr>
          <w:sz w:val="24"/>
          <w:szCs w:val="24"/>
        </w:rPr>
      </w:pPr>
      <w:r>
        <w:rPr>
          <w:sz w:val="24"/>
          <w:szCs w:val="24"/>
        </w:rPr>
        <w:tab/>
        <w:t xml:space="preserve">Toda falta leve o menos grave recibirá amonestación verbal, constancia escrita en hoja de vida según </w:t>
      </w:r>
      <w:proofErr w:type="gramStart"/>
      <w:r>
        <w:rPr>
          <w:sz w:val="24"/>
          <w:szCs w:val="24"/>
        </w:rPr>
        <w:t>la circunstancias</w:t>
      </w:r>
      <w:proofErr w:type="gramEnd"/>
      <w:r>
        <w:rPr>
          <w:sz w:val="24"/>
          <w:szCs w:val="24"/>
        </w:rPr>
        <w:t xml:space="preserve">, posterior a la segunda falta se considerarán los siguientes pasos como una manera formativa hacia los niños y niñas:  </w:t>
      </w:r>
    </w:p>
    <w:p w14:paraId="136D9C82" w14:textId="77777777" w:rsidR="000C4D4F" w:rsidRDefault="00EB507A">
      <w:pPr>
        <w:pStyle w:val="Normal1"/>
        <w:numPr>
          <w:ilvl w:val="0"/>
          <w:numId w:val="149"/>
        </w:numPr>
        <w:pBdr>
          <w:top w:val="nil"/>
          <w:left w:val="nil"/>
          <w:bottom w:val="nil"/>
          <w:right w:val="nil"/>
          <w:between w:val="nil"/>
        </w:pBdr>
        <w:tabs>
          <w:tab w:val="left" w:pos="709"/>
        </w:tabs>
        <w:spacing w:after="0" w:line="360" w:lineRule="auto"/>
        <w:jc w:val="both"/>
        <w:rPr>
          <w:color w:val="000000"/>
          <w:sz w:val="24"/>
          <w:szCs w:val="24"/>
        </w:rPr>
      </w:pPr>
      <w:r>
        <w:rPr>
          <w:color w:val="000000"/>
          <w:sz w:val="24"/>
          <w:szCs w:val="24"/>
        </w:rPr>
        <w:t xml:space="preserve">Conversación con el alumno o alumna.  </w:t>
      </w:r>
    </w:p>
    <w:p w14:paraId="6F19D455" w14:textId="77777777" w:rsidR="000C4D4F" w:rsidRDefault="00EB507A">
      <w:pPr>
        <w:pStyle w:val="Normal1"/>
        <w:numPr>
          <w:ilvl w:val="0"/>
          <w:numId w:val="149"/>
        </w:numPr>
        <w:pBdr>
          <w:top w:val="nil"/>
          <w:left w:val="nil"/>
          <w:bottom w:val="nil"/>
          <w:right w:val="nil"/>
          <w:between w:val="nil"/>
        </w:pBdr>
        <w:tabs>
          <w:tab w:val="left" w:pos="709"/>
        </w:tabs>
        <w:spacing w:after="0" w:line="360" w:lineRule="auto"/>
        <w:jc w:val="both"/>
        <w:rPr>
          <w:color w:val="000000"/>
          <w:sz w:val="24"/>
          <w:szCs w:val="24"/>
        </w:rPr>
      </w:pPr>
      <w:r>
        <w:rPr>
          <w:color w:val="000000"/>
          <w:sz w:val="24"/>
          <w:szCs w:val="24"/>
        </w:rPr>
        <w:t xml:space="preserve">Lograr un compromiso por primera vez sólo verbal.  </w:t>
      </w:r>
    </w:p>
    <w:p w14:paraId="4CF3A80E" w14:textId="77777777" w:rsidR="000C4D4F" w:rsidRDefault="00EB507A">
      <w:pPr>
        <w:pStyle w:val="Normal1"/>
        <w:numPr>
          <w:ilvl w:val="0"/>
          <w:numId w:val="149"/>
        </w:numPr>
        <w:pBdr>
          <w:top w:val="nil"/>
          <w:left w:val="nil"/>
          <w:bottom w:val="nil"/>
          <w:right w:val="nil"/>
          <w:between w:val="nil"/>
        </w:pBdr>
        <w:tabs>
          <w:tab w:val="left" w:pos="709"/>
        </w:tabs>
        <w:spacing w:after="0" w:line="360" w:lineRule="auto"/>
        <w:jc w:val="both"/>
        <w:rPr>
          <w:color w:val="000000"/>
          <w:sz w:val="24"/>
          <w:szCs w:val="24"/>
        </w:rPr>
      </w:pPr>
      <w:r>
        <w:rPr>
          <w:color w:val="000000"/>
          <w:sz w:val="24"/>
          <w:szCs w:val="24"/>
        </w:rPr>
        <w:t xml:space="preserve">La reiteración (tres veces) se citará al apoderado y al alumno, los cuales debe generar un compromiso escrito.  </w:t>
      </w:r>
    </w:p>
    <w:p w14:paraId="3A82FF92" w14:textId="77777777" w:rsidR="000C4D4F" w:rsidRDefault="00EB507A">
      <w:pPr>
        <w:pStyle w:val="Normal1"/>
        <w:numPr>
          <w:ilvl w:val="0"/>
          <w:numId w:val="149"/>
        </w:numPr>
        <w:pBdr>
          <w:top w:val="nil"/>
          <w:left w:val="nil"/>
          <w:bottom w:val="nil"/>
          <w:right w:val="nil"/>
          <w:between w:val="nil"/>
        </w:pBdr>
        <w:tabs>
          <w:tab w:val="left" w:pos="709"/>
        </w:tabs>
        <w:spacing w:line="360" w:lineRule="auto"/>
        <w:jc w:val="both"/>
        <w:rPr>
          <w:color w:val="000000"/>
          <w:sz w:val="24"/>
          <w:szCs w:val="24"/>
        </w:rPr>
      </w:pPr>
      <w:r>
        <w:rPr>
          <w:color w:val="000000"/>
          <w:sz w:val="24"/>
          <w:szCs w:val="24"/>
        </w:rPr>
        <w:t xml:space="preserve">Si la situación del cambio conductual no se produce, se sancionará con uno o más días de reflexión en su hogar. Además, se solicitará al alumno pueda realizar un trabajo formativo </w:t>
      </w:r>
      <w:proofErr w:type="gramStart"/>
      <w:r>
        <w:rPr>
          <w:color w:val="000000"/>
          <w:sz w:val="24"/>
          <w:szCs w:val="24"/>
        </w:rPr>
        <w:t>en relación a</w:t>
      </w:r>
      <w:proofErr w:type="gramEnd"/>
      <w:r>
        <w:rPr>
          <w:color w:val="000000"/>
          <w:sz w:val="24"/>
          <w:szCs w:val="24"/>
        </w:rPr>
        <w:t xml:space="preserve"> la falta cometida. (Disertación, trabajo escrito, por ejemplo)  </w:t>
      </w:r>
    </w:p>
    <w:p w14:paraId="4E935FC0" w14:textId="77777777" w:rsidR="000C4D4F" w:rsidRDefault="00EB507A">
      <w:pPr>
        <w:pStyle w:val="Normal1"/>
        <w:tabs>
          <w:tab w:val="left" w:pos="5508"/>
        </w:tabs>
        <w:spacing w:line="360" w:lineRule="auto"/>
        <w:jc w:val="both"/>
      </w:pPr>
      <w:r>
        <w:rPr>
          <w:b/>
          <w:sz w:val="24"/>
          <w:szCs w:val="24"/>
        </w:rPr>
        <w:t xml:space="preserve">FALTAS GRAVES: </w:t>
      </w:r>
      <w:r>
        <w:t xml:space="preserve">Se consideran como faltas graves todas aquellas que produzcan daño físico, síquico o moral considerando entre estas:  </w:t>
      </w:r>
    </w:p>
    <w:p w14:paraId="06CD2F2E"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proofErr w:type="spellStart"/>
      <w:proofErr w:type="gramStart"/>
      <w:r>
        <w:rPr>
          <w:color w:val="000000"/>
        </w:rPr>
        <w:t>Bullying</w:t>
      </w:r>
      <w:proofErr w:type="spellEnd"/>
      <w:proofErr w:type="gramEnd"/>
      <w:r>
        <w:rPr>
          <w:color w:val="000000"/>
        </w:rPr>
        <w:t xml:space="preserve"> o </w:t>
      </w:r>
      <w:proofErr w:type="spellStart"/>
      <w:r>
        <w:rPr>
          <w:color w:val="000000"/>
        </w:rPr>
        <w:t>matonaje</w:t>
      </w:r>
      <w:proofErr w:type="spellEnd"/>
      <w:r>
        <w:rPr>
          <w:color w:val="000000"/>
        </w:rPr>
        <w:t xml:space="preserve">.  </w:t>
      </w:r>
    </w:p>
    <w:p w14:paraId="0897B6CE"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Ciberbullying, o amenazas a través de redes sociales.  </w:t>
      </w:r>
    </w:p>
    <w:p w14:paraId="3F4CAE10"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Intento de agresión o agresión (verbal o física), hacia profesores o funcionarios del establecimiento, hacia sus pares o cualquier miembro de la comunidad educativa. </w:t>
      </w:r>
    </w:p>
    <w:p w14:paraId="7BBE829C"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Maltrato, abuso de poder o extorsión a cualquier compañero o compañera, ya sean de índole física, psicológica y/o verbal.  </w:t>
      </w:r>
    </w:p>
    <w:p w14:paraId="56A5A2F7"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Hurto de objetos y/o alimentos (materiales educativos, dinero, u cualquier otro objeto de valor, al establecimiento o compañeros/as).  </w:t>
      </w:r>
    </w:p>
    <w:p w14:paraId="2B69C728"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Ser sorprendido fumando en la escuela o en el frontis.  </w:t>
      </w:r>
    </w:p>
    <w:p w14:paraId="140A12D0"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Abandono o salir de la sala sin autorización del docente o en los cambios de hora. </w:t>
      </w:r>
    </w:p>
    <w:p w14:paraId="618081C3"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Destrucción intencional de pertenencias de sus pares.  </w:t>
      </w:r>
    </w:p>
    <w:p w14:paraId="19FF0BA1"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Propiciar o liderar acciones tales como faltar a clases, entregar pruebas en blanco, o cualquier acción contraria a la convivencia escolar.  </w:t>
      </w:r>
    </w:p>
    <w:p w14:paraId="686DE7A4"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lastRenderedPageBreak/>
        <w:t xml:space="preserve">No entrar a clases, ya sea estando dentro del establecimiento o no haber ingresado a la unidad educativa, sin el consentimiento de su apoderado o justificación alguna.  </w:t>
      </w:r>
    </w:p>
    <w:p w14:paraId="5B5C7BB5"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Falsificación de firmas.  </w:t>
      </w:r>
    </w:p>
    <w:p w14:paraId="0602B5A2"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Escaparse de la escuela.  </w:t>
      </w:r>
    </w:p>
    <w:p w14:paraId="30FECA64"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Confección de grafitis y/o rayados o figuras groseras en paredes internas o externas del establecimiento.  </w:t>
      </w:r>
    </w:p>
    <w:p w14:paraId="39A71D32"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Adulterar notas en el libro de clases.  </w:t>
      </w:r>
    </w:p>
    <w:p w14:paraId="5B17C9D9"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Actitudes inadecuadas al sexo opuesto (demostración de afecto explicito, </w:t>
      </w:r>
      <w:proofErr w:type="gramStart"/>
      <w:r>
        <w:rPr>
          <w:color w:val="000000"/>
        </w:rPr>
        <w:t>como</w:t>
      </w:r>
      <w:proofErr w:type="gramEnd"/>
      <w:r>
        <w:rPr>
          <w:color w:val="000000"/>
        </w:rPr>
        <w:t xml:space="preserve"> por ejemplo: besos y </w:t>
      </w:r>
      <w:proofErr w:type="spellStart"/>
      <w:r>
        <w:rPr>
          <w:color w:val="000000"/>
        </w:rPr>
        <w:t>tocaciones</w:t>
      </w:r>
      <w:proofErr w:type="spellEnd"/>
      <w:r>
        <w:rPr>
          <w:color w:val="000000"/>
        </w:rPr>
        <w:t xml:space="preserve">).  </w:t>
      </w:r>
    </w:p>
    <w:p w14:paraId="3AA77CFF"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Traer a la escuela material pornográfico, distribuirlo o compartirlo con sus pares u otros miembros de la Comunidad Educativa. </w:t>
      </w:r>
    </w:p>
    <w:p w14:paraId="46732372" w14:textId="77777777" w:rsidR="000C4D4F" w:rsidRDefault="00EB507A">
      <w:pPr>
        <w:pStyle w:val="Normal1"/>
        <w:numPr>
          <w:ilvl w:val="0"/>
          <w:numId w:val="150"/>
        </w:numPr>
        <w:pBdr>
          <w:top w:val="nil"/>
          <w:left w:val="nil"/>
          <w:bottom w:val="nil"/>
          <w:right w:val="nil"/>
          <w:between w:val="nil"/>
        </w:pBdr>
        <w:tabs>
          <w:tab w:val="left" w:pos="5508"/>
        </w:tabs>
        <w:spacing w:after="0" w:line="360" w:lineRule="auto"/>
        <w:jc w:val="both"/>
      </w:pPr>
      <w:r>
        <w:rPr>
          <w:color w:val="000000"/>
        </w:rPr>
        <w:t xml:space="preserve">Porte de armas de fuego, punzones, cuchillos, cortaplumas u otros elementos afines.  </w:t>
      </w:r>
    </w:p>
    <w:p w14:paraId="4A2399F7" w14:textId="77777777" w:rsidR="000C4D4F" w:rsidRDefault="00EB507A">
      <w:pPr>
        <w:pStyle w:val="Normal1"/>
        <w:numPr>
          <w:ilvl w:val="0"/>
          <w:numId w:val="150"/>
        </w:numPr>
        <w:pBdr>
          <w:top w:val="nil"/>
          <w:left w:val="nil"/>
          <w:bottom w:val="nil"/>
          <w:right w:val="nil"/>
          <w:between w:val="nil"/>
        </w:pBdr>
        <w:tabs>
          <w:tab w:val="left" w:pos="5508"/>
        </w:tabs>
        <w:spacing w:line="360" w:lineRule="auto"/>
        <w:jc w:val="both"/>
      </w:pPr>
      <w:r>
        <w:rPr>
          <w:color w:val="000000"/>
        </w:rPr>
        <w:t xml:space="preserve">En el frontis o cercanías del Establecimiento los alumnos o alumnas que transgredan normas de sana convivencia escolar como peleas, riñas o que pongan en peligro su integridad física, la Unidad Educativa se reserva el derecho, </w:t>
      </w:r>
      <w:proofErr w:type="gramStart"/>
      <w:r>
        <w:rPr>
          <w:color w:val="000000"/>
        </w:rPr>
        <w:t>de acuerdo a</w:t>
      </w:r>
      <w:proofErr w:type="gramEnd"/>
      <w:r>
        <w:rPr>
          <w:color w:val="000000"/>
        </w:rPr>
        <w:t xml:space="preserve"> los méritos de los hechos, de avisar al organismo correspondiente.</w:t>
      </w:r>
    </w:p>
    <w:p w14:paraId="52D6727E" w14:textId="77777777" w:rsidR="000C4D4F" w:rsidRDefault="00EB507A">
      <w:pPr>
        <w:pStyle w:val="Normal1"/>
        <w:tabs>
          <w:tab w:val="left" w:pos="5508"/>
        </w:tabs>
        <w:rPr>
          <w:b/>
        </w:rPr>
      </w:pPr>
      <w:r>
        <w:rPr>
          <w:b/>
        </w:rPr>
        <w:t>MEDIDAS DISCIPLINARIAS APLICABLES</w:t>
      </w:r>
    </w:p>
    <w:p w14:paraId="07F33CD8" w14:textId="77777777" w:rsidR="000C4D4F" w:rsidRDefault="00EB507A">
      <w:pPr>
        <w:pStyle w:val="Normal1"/>
        <w:tabs>
          <w:tab w:val="left" w:pos="5508"/>
        </w:tabs>
        <w:spacing w:line="360" w:lineRule="auto"/>
        <w:jc w:val="both"/>
      </w:pPr>
      <w:r>
        <w:t xml:space="preserve">En la solución de este tipo de conflicto se sugiere seguir los siguientes pasos antes de tomar las medidas o sanciones respectivas: </w:t>
      </w:r>
    </w:p>
    <w:p w14:paraId="1971E19E" w14:textId="77777777" w:rsidR="000C4D4F" w:rsidRDefault="00EB507A">
      <w:pPr>
        <w:pStyle w:val="Normal1"/>
        <w:numPr>
          <w:ilvl w:val="0"/>
          <w:numId w:val="151"/>
        </w:numPr>
        <w:pBdr>
          <w:top w:val="nil"/>
          <w:left w:val="nil"/>
          <w:bottom w:val="nil"/>
          <w:right w:val="nil"/>
          <w:between w:val="nil"/>
        </w:pBdr>
        <w:tabs>
          <w:tab w:val="left" w:pos="5508"/>
        </w:tabs>
        <w:spacing w:after="0" w:line="360" w:lineRule="auto"/>
        <w:jc w:val="both"/>
      </w:pPr>
      <w:r>
        <w:rPr>
          <w:color w:val="000000"/>
        </w:rPr>
        <w:t xml:space="preserve">Ser derivado a inspectoría, al Encargado de convivencia escolar o Dirección por el docente o quien sea testigo de la falta.  Avisar al profesor jefe.  </w:t>
      </w:r>
    </w:p>
    <w:p w14:paraId="40E93840" w14:textId="77777777" w:rsidR="000C4D4F" w:rsidRDefault="00EB507A">
      <w:pPr>
        <w:pStyle w:val="Normal1"/>
        <w:numPr>
          <w:ilvl w:val="0"/>
          <w:numId w:val="151"/>
        </w:numPr>
        <w:pBdr>
          <w:top w:val="nil"/>
          <w:left w:val="nil"/>
          <w:bottom w:val="nil"/>
          <w:right w:val="nil"/>
          <w:between w:val="nil"/>
        </w:pBdr>
        <w:tabs>
          <w:tab w:val="left" w:pos="5508"/>
        </w:tabs>
        <w:spacing w:after="0" w:line="360" w:lineRule="auto"/>
        <w:jc w:val="both"/>
      </w:pPr>
      <w:r>
        <w:rPr>
          <w:color w:val="000000"/>
        </w:rPr>
        <w:t xml:space="preserve">Escuchar al niño o niña para verificar y recabar más antecedentes.  </w:t>
      </w:r>
    </w:p>
    <w:p w14:paraId="4E1FBE86" w14:textId="77777777" w:rsidR="000C4D4F" w:rsidRDefault="00EB507A">
      <w:pPr>
        <w:pStyle w:val="Normal1"/>
        <w:numPr>
          <w:ilvl w:val="0"/>
          <w:numId w:val="151"/>
        </w:numPr>
        <w:pBdr>
          <w:top w:val="nil"/>
          <w:left w:val="nil"/>
          <w:bottom w:val="nil"/>
          <w:right w:val="nil"/>
          <w:between w:val="nil"/>
        </w:pBdr>
        <w:tabs>
          <w:tab w:val="left" w:pos="5508"/>
        </w:tabs>
        <w:spacing w:after="0" w:line="360" w:lineRule="auto"/>
        <w:jc w:val="both"/>
      </w:pPr>
      <w:r>
        <w:rPr>
          <w:color w:val="000000"/>
        </w:rPr>
        <w:t xml:space="preserve">Citar al apoderado para informarle de la situación y buscar un compromiso escrito, del alumno y del apoderado para un cambio conductual.  En esta entrevista además del Encargado de Convivencia Escolar, deberá estar presente al menos un testigo de la comunidad educativa.  Si lo amerita se le enviará a entrevista con profesional especialista (Psicólogo, Asistente social, Educador diferencial), tanto él o los causantes, pero muy especialmente a la o las víctimas.   </w:t>
      </w:r>
    </w:p>
    <w:p w14:paraId="32DCFB43" w14:textId="77777777" w:rsidR="000C4D4F" w:rsidRDefault="00EB507A">
      <w:pPr>
        <w:pStyle w:val="Normal1"/>
        <w:numPr>
          <w:ilvl w:val="0"/>
          <w:numId w:val="151"/>
        </w:numPr>
        <w:pBdr>
          <w:top w:val="nil"/>
          <w:left w:val="nil"/>
          <w:bottom w:val="nil"/>
          <w:right w:val="nil"/>
          <w:between w:val="nil"/>
        </w:pBdr>
        <w:tabs>
          <w:tab w:val="left" w:pos="5508"/>
        </w:tabs>
        <w:spacing w:after="0" w:line="360" w:lineRule="auto"/>
        <w:jc w:val="both"/>
      </w:pPr>
      <w:r>
        <w:rPr>
          <w:color w:val="000000"/>
        </w:rPr>
        <w:t xml:space="preserve">Habrá un período de reflexión en el hogar de mutuo acuerdo con el apoderado.  Se realizará seguimiento con encargado de convivencia escolar en forma permanente, para supervisar los compromisos acordados.   </w:t>
      </w:r>
    </w:p>
    <w:p w14:paraId="62A01859" w14:textId="77777777" w:rsidR="000C4D4F" w:rsidRDefault="00EB507A">
      <w:pPr>
        <w:pStyle w:val="Normal1"/>
        <w:numPr>
          <w:ilvl w:val="0"/>
          <w:numId w:val="151"/>
        </w:numPr>
        <w:pBdr>
          <w:top w:val="nil"/>
          <w:left w:val="nil"/>
          <w:bottom w:val="nil"/>
          <w:right w:val="nil"/>
          <w:between w:val="nil"/>
        </w:pBdr>
        <w:tabs>
          <w:tab w:val="left" w:pos="5508"/>
        </w:tabs>
        <w:spacing w:after="0" w:line="360" w:lineRule="auto"/>
        <w:jc w:val="both"/>
      </w:pPr>
      <w:r>
        <w:rPr>
          <w:color w:val="000000"/>
        </w:rPr>
        <w:t xml:space="preserve">Si no hubiere cambio de conducta se citará nuevamente a la apoderada informando la condicionalidad del alumno.  </w:t>
      </w:r>
    </w:p>
    <w:p w14:paraId="32D2F476" w14:textId="77777777" w:rsidR="000C4D4F" w:rsidRDefault="00EB507A">
      <w:pPr>
        <w:pStyle w:val="Normal1"/>
        <w:numPr>
          <w:ilvl w:val="0"/>
          <w:numId w:val="151"/>
        </w:numPr>
        <w:pBdr>
          <w:top w:val="nil"/>
          <w:left w:val="nil"/>
          <w:bottom w:val="nil"/>
          <w:right w:val="nil"/>
          <w:between w:val="nil"/>
        </w:pBdr>
        <w:tabs>
          <w:tab w:val="left" w:pos="5508"/>
        </w:tabs>
        <w:spacing w:line="360" w:lineRule="auto"/>
        <w:jc w:val="both"/>
      </w:pPr>
      <w:r>
        <w:rPr>
          <w:color w:val="000000"/>
        </w:rPr>
        <w:lastRenderedPageBreak/>
        <w:t>Cuando un estudiante se encuentra en estado condicional y vuelve a infringir con una nueva falta, de tipo grave, se procederá a enviar carta de aviso al apoderado de medidas adoptadas que frente a la gravedad de la situación tendrá como sanción máxima la expulsión</w:t>
      </w:r>
    </w:p>
    <w:p w14:paraId="61F91C72" w14:textId="77777777" w:rsidR="000C4D4F" w:rsidRDefault="00EB507A">
      <w:pPr>
        <w:pStyle w:val="Normal1"/>
        <w:tabs>
          <w:tab w:val="left" w:pos="5508"/>
        </w:tabs>
        <w:spacing w:line="360" w:lineRule="auto"/>
        <w:jc w:val="both"/>
      </w:pPr>
      <w:r>
        <w:rPr>
          <w:b/>
          <w:sz w:val="24"/>
          <w:szCs w:val="24"/>
        </w:rPr>
        <w:t xml:space="preserve">FALTAS GRAVISIMAS: </w:t>
      </w:r>
      <w:r>
        <w:t xml:space="preserve">Se consideran aquellas que contravengan a toda norma de sana convivencia tales como:  </w:t>
      </w:r>
    </w:p>
    <w:p w14:paraId="2CC5297E"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Agresión física a director, profesores o profesoras u otro funcionario del establecimiento o entre pares con daños físicos visibles (se constatarán lesiones con organismos pertinentes).  </w:t>
      </w:r>
    </w:p>
    <w:p w14:paraId="22D585B7"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Utilización de objetos para agredir a compañeros o a otra persona de la comunidad educativa.  </w:t>
      </w:r>
    </w:p>
    <w:p w14:paraId="74778722"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Robos planificados de materiales técnicos (libros de clases, documentos propios de la escuela y/o profesores; tecnológicos, electrónicos, de uso digital como material de apoyo para los docentes).  </w:t>
      </w:r>
    </w:p>
    <w:p w14:paraId="28881266"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Robo y Hurtos en dinero o documentos a cualquier funcionario del establecimiento educativo.  </w:t>
      </w:r>
    </w:p>
    <w:p w14:paraId="07368E07"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Fumar o beber en dependencias del establecimiento, introducir bebidas alcohólicas, otras sustancias ilícitas (como cocaína, marihuana, pasta base. LSD, éxtasis, etc.) o inducir a otros compañeros a su consumo. Si esto ocurriese fuera del establecimiento siendo sorprendido por un miembro de la comunidad educativa se procederá a aplicar el reglamento de la Escuela.  </w:t>
      </w:r>
    </w:p>
    <w:p w14:paraId="52F35425"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Conductas inadecuadas a la salida de clases, especialmente en el frontis o los alrededores de la escuela, tales como riñas, consumo de drogas, venta o tráfico de drogas, entre otros.  </w:t>
      </w:r>
    </w:p>
    <w:p w14:paraId="5BEFF2B8"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Acto premeditado que atenta contra la salud física de cualquier integrante de la Unidad Educativa (preparación de alimentos y bebidas con sustancias toxicas).  </w:t>
      </w:r>
    </w:p>
    <w:p w14:paraId="1F3F7089"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Agresión o intento de agresión con armas de fuego o blanca o de otro tipo a cualquier integrante de la Unidad Educativa o entre pares.  </w:t>
      </w:r>
    </w:p>
    <w:p w14:paraId="5FCCFCA1"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Falsificar, adulterar firmas, notas o documentos oficiales de la escuela.  </w:t>
      </w:r>
    </w:p>
    <w:p w14:paraId="5604838E"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pPr>
      <w:r>
        <w:rPr>
          <w:color w:val="000000"/>
        </w:rPr>
        <w:t xml:space="preserve">Realizar actos de connotación sexual o explícitamente sexuales al interior del establecimiento y/o intimidación a un compañero(a) para que realice hechos de este tipo.  </w:t>
      </w:r>
    </w:p>
    <w:p w14:paraId="0637BAFA" w14:textId="77777777" w:rsidR="000C4D4F" w:rsidRDefault="00EB507A">
      <w:pPr>
        <w:pStyle w:val="Normal1"/>
        <w:numPr>
          <w:ilvl w:val="0"/>
          <w:numId w:val="152"/>
        </w:numPr>
        <w:pBdr>
          <w:top w:val="nil"/>
          <w:left w:val="nil"/>
          <w:bottom w:val="nil"/>
          <w:right w:val="nil"/>
          <w:between w:val="nil"/>
        </w:pBdr>
        <w:tabs>
          <w:tab w:val="left" w:pos="5508"/>
        </w:tabs>
        <w:spacing w:after="0" w:line="360" w:lineRule="auto"/>
        <w:jc w:val="both"/>
        <w:rPr>
          <w:b/>
          <w:color w:val="000000"/>
        </w:rPr>
      </w:pPr>
      <w:r>
        <w:rPr>
          <w:color w:val="000000"/>
        </w:rPr>
        <w:t xml:space="preserve">Hacer acusaciones sin fundamento, que dañen la honra y/o prestigio de cualquier integrante de la Unidad Educativa.  </w:t>
      </w:r>
    </w:p>
    <w:p w14:paraId="230CBAE0" w14:textId="77777777" w:rsidR="000C4D4F" w:rsidRDefault="00EB507A">
      <w:pPr>
        <w:pStyle w:val="Normal1"/>
        <w:pBdr>
          <w:top w:val="nil"/>
          <w:left w:val="nil"/>
          <w:bottom w:val="nil"/>
          <w:right w:val="nil"/>
          <w:between w:val="nil"/>
        </w:pBdr>
        <w:tabs>
          <w:tab w:val="left" w:pos="5508"/>
        </w:tabs>
        <w:spacing w:line="360" w:lineRule="auto"/>
        <w:ind w:left="720"/>
        <w:jc w:val="both"/>
        <w:rPr>
          <w:b/>
          <w:color w:val="000000"/>
        </w:rPr>
      </w:pPr>
      <w:r>
        <w:rPr>
          <w:b/>
          <w:color w:val="000000"/>
        </w:rPr>
        <w:lastRenderedPageBreak/>
        <w:t>MEDIDAS DISCIPLINARIAS APLICABLES</w:t>
      </w:r>
    </w:p>
    <w:p w14:paraId="3A69E3BD" w14:textId="77777777" w:rsidR="000C4D4F" w:rsidRDefault="00EB507A">
      <w:pPr>
        <w:pStyle w:val="Normal1"/>
        <w:spacing w:line="360" w:lineRule="auto"/>
        <w:ind w:firstLine="708"/>
        <w:jc w:val="both"/>
      </w:pPr>
      <w:r>
        <w:t xml:space="preserve">Estas faltas se sancionarán con la expulsión de los involucrados lo que será informado de manera escrita y verbal, indicando en el documento a firmar los plazos de las apelaciones de inmediato a sus apoderados, tanto de los hechos como de la connotación de las medidas aplicadas. Si lo descrito anteriormente es transgredido por alumnos de octavo año en los últimos días del año escolar será reflejado en su informe de personalidad.  </w:t>
      </w:r>
    </w:p>
    <w:p w14:paraId="0B52A4A0"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El estudiante involucrado(a) deberá retirarse de clases y dirigirse al Encargado de convivencia escolar o Dirección por el docente o quien sea testigo de la falta. </w:t>
      </w:r>
    </w:p>
    <w:p w14:paraId="7C82553B"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Avisar al profesor jefe.  </w:t>
      </w:r>
    </w:p>
    <w:p w14:paraId="2F0CA0BC"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Escuchar al alumno(a) para verificar y recabar más antecedentes.  </w:t>
      </w:r>
    </w:p>
    <w:p w14:paraId="127F2025"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Contactar inmediatamente al apoderado para citar e informarle de la situación y el procedimiento a efectuar.  </w:t>
      </w:r>
    </w:p>
    <w:p w14:paraId="3200E8BC"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Si la conducta constituye delito se hará la denuncia pertinente según protocolo de violencia escolar. </w:t>
      </w:r>
    </w:p>
    <w:p w14:paraId="67ED3E19"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Si el hecho ocurre por primera vez el alumno quedará automáticamente condicional, dependiendo del caso se suspenderá de forma inmediata por el máximo de tres días.  </w:t>
      </w:r>
    </w:p>
    <w:p w14:paraId="13744211"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En el caso de tener la condicionalidad se iniciaría el proceso de expulsión.  </w:t>
      </w:r>
    </w:p>
    <w:p w14:paraId="6E1738C0"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Entrevista con los involucrados y testigos para recabar la mayor cantidad de antecedentes (investigación de lo sucedido).  </w:t>
      </w:r>
    </w:p>
    <w:p w14:paraId="0BE90EE5"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Él o las personas afectadas serán derivadas dependiendo de la necesidad, a las instituciones correspondientes.  </w:t>
      </w:r>
    </w:p>
    <w:p w14:paraId="06ED2576"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Constancia escrita sobre los hechos en hoja de vida del libro de clases.  </w:t>
      </w:r>
    </w:p>
    <w:p w14:paraId="52C2D12B" w14:textId="77777777" w:rsidR="000C4D4F" w:rsidRDefault="00EB507A">
      <w:pPr>
        <w:pStyle w:val="Normal1"/>
        <w:numPr>
          <w:ilvl w:val="0"/>
          <w:numId w:val="153"/>
        </w:numPr>
        <w:pBdr>
          <w:top w:val="nil"/>
          <w:left w:val="nil"/>
          <w:bottom w:val="nil"/>
          <w:right w:val="nil"/>
          <w:between w:val="nil"/>
        </w:pBdr>
        <w:spacing w:after="0" w:line="360" w:lineRule="auto"/>
        <w:jc w:val="both"/>
      </w:pPr>
      <w:r>
        <w:rPr>
          <w:color w:val="000000"/>
        </w:rPr>
        <w:t xml:space="preserve">Si esta conducta Incalificable es transgredida por alumnos a partir de octubre se le podrá cerrar el año escolar, asistiendo a buscar trabajos, tareas o guías, con las calificaciones que tenga en ese instante. </w:t>
      </w:r>
    </w:p>
    <w:p w14:paraId="16DF4C65" w14:textId="77777777" w:rsidR="000C4D4F" w:rsidRDefault="000C4D4F">
      <w:pPr>
        <w:pStyle w:val="Normal1"/>
        <w:pBdr>
          <w:top w:val="nil"/>
          <w:left w:val="nil"/>
          <w:bottom w:val="nil"/>
          <w:right w:val="nil"/>
          <w:between w:val="nil"/>
        </w:pBdr>
        <w:tabs>
          <w:tab w:val="left" w:pos="5508"/>
        </w:tabs>
        <w:spacing w:after="0"/>
        <w:ind w:left="720"/>
        <w:rPr>
          <w:color w:val="000000"/>
          <w:sz w:val="24"/>
          <w:szCs w:val="24"/>
        </w:rPr>
      </w:pPr>
    </w:p>
    <w:p w14:paraId="0F827624" w14:textId="77777777" w:rsidR="000C4D4F" w:rsidRDefault="00EB507A">
      <w:pPr>
        <w:pStyle w:val="Normal1"/>
        <w:pBdr>
          <w:top w:val="nil"/>
          <w:left w:val="nil"/>
          <w:bottom w:val="nil"/>
          <w:right w:val="nil"/>
          <w:between w:val="nil"/>
        </w:pBdr>
        <w:tabs>
          <w:tab w:val="left" w:pos="5508"/>
        </w:tabs>
        <w:spacing w:after="0"/>
        <w:jc w:val="both"/>
        <w:rPr>
          <w:b/>
          <w:color w:val="000000"/>
        </w:rPr>
      </w:pPr>
      <w:r>
        <w:rPr>
          <w:b/>
          <w:color w:val="000000"/>
        </w:rPr>
        <w:t>CONSIDERACIÓN DE AGRAVANTES Y ATENUANTES</w:t>
      </w:r>
    </w:p>
    <w:p w14:paraId="1AFB0671"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2B32DBD8" w14:textId="77777777" w:rsidR="000C4D4F" w:rsidRDefault="00EB507A">
      <w:pPr>
        <w:pStyle w:val="Normal1"/>
        <w:numPr>
          <w:ilvl w:val="0"/>
          <w:numId w:val="154"/>
        </w:numPr>
        <w:pBdr>
          <w:top w:val="nil"/>
          <w:left w:val="nil"/>
          <w:bottom w:val="nil"/>
          <w:right w:val="nil"/>
          <w:between w:val="nil"/>
        </w:pBdr>
        <w:tabs>
          <w:tab w:val="left" w:pos="5508"/>
        </w:tabs>
        <w:spacing w:after="0" w:line="360" w:lineRule="auto"/>
        <w:jc w:val="both"/>
      </w:pPr>
      <w:r>
        <w:rPr>
          <w:color w:val="000000"/>
        </w:rPr>
        <w:t xml:space="preserve">De acuerdo con la edad, el rol y la jerarquía de los involucrados varían el nivel de autonomía y de responsabilidad que cada persona tiene sobre sus acciones. Por </w:t>
      </w:r>
      <w:proofErr w:type="gramStart"/>
      <w:r>
        <w:rPr>
          <w:color w:val="000000"/>
        </w:rPr>
        <w:t>tanto</w:t>
      </w:r>
      <w:proofErr w:type="gramEnd"/>
      <w:r>
        <w:rPr>
          <w:color w:val="000000"/>
        </w:rPr>
        <w:t xml:space="preserve"> es necesario conocer:</w:t>
      </w:r>
    </w:p>
    <w:p w14:paraId="5928A92F" w14:textId="77777777" w:rsidR="000C4D4F" w:rsidRDefault="00EB507A">
      <w:pPr>
        <w:pStyle w:val="Normal1"/>
        <w:numPr>
          <w:ilvl w:val="0"/>
          <w:numId w:val="154"/>
        </w:numPr>
        <w:pBdr>
          <w:top w:val="nil"/>
          <w:left w:val="nil"/>
          <w:bottom w:val="nil"/>
          <w:right w:val="nil"/>
          <w:between w:val="nil"/>
        </w:pBdr>
        <w:tabs>
          <w:tab w:val="left" w:pos="5508"/>
        </w:tabs>
        <w:spacing w:after="0" w:line="360" w:lineRule="auto"/>
        <w:jc w:val="both"/>
      </w:pPr>
      <w:r>
        <w:rPr>
          <w:color w:val="000000"/>
        </w:rPr>
        <w:t>Contexto de la falta: considerar siempre el contexto en que se da la falta, por lo que se deberá conocer las versiones de la o las personas involucradas, investigando las circunstancias que rodearon el hecho o la falta.</w:t>
      </w:r>
    </w:p>
    <w:p w14:paraId="07EF675D" w14:textId="77777777" w:rsidR="000C4D4F" w:rsidRDefault="00EB507A">
      <w:pPr>
        <w:pStyle w:val="Normal1"/>
        <w:numPr>
          <w:ilvl w:val="0"/>
          <w:numId w:val="154"/>
        </w:numPr>
        <w:pBdr>
          <w:top w:val="nil"/>
          <w:left w:val="nil"/>
          <w:bottom w:val="nil"/>
          <w:right w:val="nil"/>
          <w:between w:val="nil"/>
        </w:pBdr>
        <w:tabs>
          <w:tab w:val="left" w:pos="5508"/>
        </w:tabs>
        <w:spacing w:after="0" w:line="360" w:lineRule="auto"/>
        <w:jc w:val="both"/>
      </w:pPr>
      <w:r>
        <w:rPr>
          <w:color w:val="000000"/>
        </w:rPr>
        <w:lastRenderedPageBreak/>
        <w:t>Presunción de la inocencia: se debe tomar en cuenta que todas las personas son inocentes hasta que no se demuestre lo contrario.</w:t>
      </w:r>
    </w:p>
    <w:p w14:paraId="065D14DC" w14:textId="77777777" w:rsidR="000C4D4F" w:rsidRDefault="00EB507A">
      <w:pPr>
        <w:pStyle w:val="Normal1"/>
        <w:numPr>
          <w:ilvl w:val="0"/>
          <w:numId w:val="154"/>
        </w:numPr>
        <w:pBdr>
          <w:top w:val="nil"/>
          <w:left w:val="nil"/>
          <w:bottom w:val="nil"/>
          <w:right w:val="nil"/>
          <w:between w:val="nil"/>
        </w:pBdr>
        <w:tabs>
          <w:tab w:val="left" w:pos="5508"/>
        </w:tabs>
        <w:spacing w:after="0" w:line="360" w:lineRule="auto"/>
        <w:jc w:val="both"/>
      </w:pPr>
      <w:r>
        <w:rPr>
          <w:color w:val="000000"/>
        </w:rPr>
        <w:t>Derecho a apelación: Toda persona (estudiante) tiene derecho a una evaluación transparente y justa, a conocer las acciones que se desarrollan para investigar el hecho y a apelar cuando se considere necesario, debiendo ser escuchado y considerada su apelación.</w:t>
      </w:r>
    </w:p>
    <w:p w14:paraId="3BF5E6A2" w14:textId="77777777" w:rsidR="000C4D4F" w:rsidRDefault="00EB507A">
      <w:pPr>
        <w:pStyle w:val="Normal1"/>
        <w:pBdr>
          <w:top w:val="nil"/>
          <w:left w:val="nil"/>
          <w:bottom w:val="nil"/>
          <w:right w:val="nil"/>
          <w:between w:val="nil"/>
        </w:pBdr>
        <w:tabs>
          <w:tab w:val="left" w:pos="5508"/>
        </w:tabs>
        <w:spacing w:after="0"/>
        <w:jc w:val="both"/>
        <w:rPr>
          <w:b/>
          <w:color w:val="000000"/>
          <w:sz w:val="24"/>
          <w:szCs w:val="24"/>
        </w:rPr>
      </w:pPr>
      <w:r>
        <w:rPr>
          <w:b/>
          <w:color w:val="000000"/>
          <w:sz w:val="24"/>
          <w:szCs w:val="24"/>
        </w:rPr>
        <w:tab/>
      </w:r>
    </w:p>
    <w:p w14:paraId="639D9CDB" w14:textId="77777777" w:rsidR="000C4D4F" w:rsidRDefault="00EB507A">
      <w:pPr>
        <w:pStyle w:val="Normal1"/>
        <w:pBdr>
          <w:top w:val="nil"/>
          <w:left w:val="nil"/>
          <w:bottom w:val="nil"/>
          <w:right w:val="nil"/>
          <w:between w:val="nil"/>
        </w:pBdr>
        <w:tabs>
          <w:tab w:val="left" w:pos="5508"/>
        </w:tabs>
        <w:spacing w:after="0"/>
        <w:jc w:val="both"/>
        <w:rPr>
          <w:b/>
          <w:color w:val="000000"/>
        </w:rPr>
      </w:pPr>
      <w:r>
        <w:rPr>
          <w:b/>
          <w:color w:val="000000"/>
        </w:rPr>
        <w:t>ALTERNATIVA DE MODELOS DE SANCIÓN FORMATIVA:</w:t>
      </w:r>
    </w:p>
    <w:p w14:paraId="30976CC1" w14:textId="77777777" w:rsidR="000C4D4F" w:rsidRDefault="000C4D4F">
      <w:pPr>
        <w:pStyle w:val="Normal1"/>
        <w:pBdr>
          <w:top w:val="nil"/>
          <w:left w:val="nil"/>
          <w:bottom w:val="nil"/>
          <w:right w:val="nil"/>
          <w:between w:val="nil"/>
        </w:pBdr>
        <w:tabs>
          <w:tab w:val="left" w:pos="5508"/>
        </w:tabs>
        <w:spacing w:after="0"/>
        <w:jc w:val="both"/>
        <w:rPr>
          <w:color w:val="000000"/>
        </w:rPr>
      </w:pPr>
    </w:p>
    <w:p w14:paraId="3C33F0DF" w14:textId="77777777" w:rsidR="000C4D4F" w:rsidRDefault="00EB507A">
      <w:pPr>
        <w:pStyle w:val="Normal1"/>
        <w:numPr>
          <w:ilvl w:val="0"/>
          <w:numId w:val="155"/>
        </w:numPr>
        <w:pBdr>
          <w:top w:val="nil"/>
          <w:left w:val="nil"/>
          <w:bottom w:val="nil"/>
          <w:right w:val="nil"/>
          <w:between w:val="nil"/>
        </w:pBdr>
        <w:tabs>
          <w:tab w:val="left" w:pos="5508"/>
        </w:tabs>
        <w:spacing w:after="0" w:line="360" w:lineRule="auto"/>
        <w:jc w:val="both"/>
      </w:pPr>
      <w:r>
        <w:rPr>
          <w:b/>
          <w:color w:val="000000"/>
        </w:rPr>
        <w:t>Carácter formativo:</w:t>
      </w:r>
      <w:r>
        <w:rPr>
          <w:color w:val="000000"/>
        </w:rPr>
        <w:t xml:space="preserve"> La sanción será reparadora a todo alumno (a) que haya vulnerado una norma del establecimiento, según la falta, los que deben tomar conciencia de las consecuencias de sus actos y responsabilizarse por ellas, desarrollando compromisos de reparación de daños a costa de su propio esfuerzo.</w:t>
      </w:r>
    </w:p>
    <w:p w14:paraId="2FAC5CCD" w14:textId="77777777" w:rsidR="000C4D4F" w:rsidRDefault="00EB507A">
      <w:pPr>
        <w:pStyle w:val="Normal1"/>
        <w:numPr>
          <w:ilvl w:val="0"/>
          <w:numId w:val="155"/>
        </w:numPr>
        <w:pBdr>
          <w:top w:val="nil"/>
          <w:left w:val="nil"/>
          <w:bottom w:val="nil"/>
          <w:right w:val="nil"/>
          <w:between w:val="nil"/>
        </w:pBdr>
        <w:tabs>
          <w:tab w:val="left" w:pos="5508"/>
        </w:tabs>
        <w:spacing w:after="0" w:line="360" w:lineRule="auto"/>
        <w:jc w:val="both"/>
      </w:pPr>
      <w:r>
        <w:rPr>
          <w:b/>
          <w:color w:val="000000"/>
        </w:rPr>
        <w:t>Devolución del tiempo:</w:t>
      </w:r>
      <w:r>
        <w:rPr>
          <w:color w:val="000000"/>
        </w:rPr>
        <w:t xml:space="preserve"> si el alumno(a) no trabaja en clases (no realiza las tareas, trabajo grupal) deberá terminar su trabajo en los recreos o en forma posterior a la hora de clases.</w:t>
      </w:r>
    </w:p>
    <w:p w14:paraId="0270EA63" w14:textId="77777777" w:rsidR="000C4D4F" w:rsidRDefault="00EB507A">
      <w:pPr>
        <w:pStyle w:val="Normal1"/>
        <w:numPr>
          <w:ilvl w:val="0"/>
          <w:numId w:val="155"/>
        </w:numPr>
        <w:pBdr>
          <w:top w:val="nil"/>
          <w:left w:val="nil"/>
          <w:bottom w:val="nil"/>
          <w:right w:val="nil"/>
          <w:between w:val="nil"/>
        </w:pBdr>
        <w:tabs>
          <w:tab w:val="left" w:pos="5508"/>
        </w:tabs>
        <w:spacing w:after="0" w:line="360" w:lineRule="auto"/>
        <w:jc w:val="both"/>
      </w:pPr>
      <w:r>
        <w:rPr>
          <w:b/>
          <w:color w:val="000000"/>
        </w:rPr>
        <w:t>Servicio pedagógico:</w:t>
      </w:r>
      <w:r>
        <w:rPr>
          <w:color w:val="000000"/>
        </w:rPr>
        <w:t xml:space="preserve"> todo alumno (a) que cometa alguna falta en perjuicio del proceso de enseñanza aprendizaje, deberá realizar actividades para los niveles inferiores (Ej. marcar cuadernos, recolectar material, elaborar material).</w:t>
      </w:r>
    </w:p>
    <w:p w14:paraId="40DC7723" w14:textId="77777777" w:rsidR="000C4D4F" w:rsidRDefault="00EB507A">
      <w:pPr>
        <w:pStyle w:val="Normal1"/>
        <w:numPr>
          <w:ilvl w:val="0"/>
          <w:numId w:val="155"/>
        </w:numPr>
        <w:pBdr>
          <w:top w:val="nil"/>
          <w:left w:val="nil"/>
          <w:bottom w:val="nil"/>
          <w:right w:val="nil"/>
          <w:between w:val="nil"/>
        </w:pBdr>
        <w:tabs>
          <w:tab w:val="left" w:pos="5508"/>
        </w:tabs>
        <w:spacing w:after="0" w:line="360" w:lineRule="auto"/>
        <w:jc w:val="both"/>
      </w:pPr>
      <w:r>
        <w:rPr>
          <w:b/>
          <w:color w:val="000000"/>
        </w:rPr>
        <w:t>Servicio escolar comunitario:</w:t>
      </w:r>
      <w:r>
        <w:rPr>
          <w:color w:val="000000"/>
        </w:rPr>
        <w:t xml:space="preserve"> todo alumno(a) que cometa una falta según su gravedad deberá realizar actividades de limpiar, asear los pasillos, patio, salas de clases.</w:t>
      </w:r>
    </w:p>
    <w:p w14:paraId="64D342C5" w14:textId="77777777" w:rsidR="000C4D4F" w:rsidRDefault="00EB507A">
      <w:pPr>
        <w:pStyle w:val="Normal1"/>
        <w:numPr>
          <w:ilvl w:val="0"/>
          <w:numId w:val="155"/>
        </w:numPr>
        <w:pBdr>
          <w:top w:val="nil"/>
          <w:left w:val="nil"/>
          <w:bottom w:val="nil"/>
          <w:right w:val="nil"/>
          <w:between w:val="nil"/>
        </w:pBdr>
        <w:tabs>
          <w:tab w:val="left" w:pos="5508"/>
        </w:tabs>
        <w:spacing w:after="0" w:line="360" w:lineRule="auto"/>
        <w:jc w:val="both"/>
      </w:pPr>
      <w:r>
        <w:rPr>
          <w:b/>
          <w:color w:val="000000"/>
        </w:rPr>
        <w:t>Recuperación de estudios:</w:t>
      </w:r>
      <w:r>
        <w:rPr>
          <w:color w:val="000000"/>
        </w:rPr>
        <w:t xml:space="preserve"> los alumnos (as) que cometan alguna falta según su gravedad tendrán que realizar trabajos de investigación sobre el tema que vincula la falta cometida Ej. Registro de una observación de una clase, realizar un diario mural.)</w:t>
      </w:r>
    </w:p>
    <w:p w14:paraId="17B5743C" w14:textId="77777777" w:rsidR="000C4D4F" w:rsidRDefault="000C4D4F">
      <w:pPr>
        <w:pStyle w:val="Normal1"/>
        <w:pBdr>
          <w:top w:val="nil"/>
          <w:left w:val="nil"/>
          <w:bottom w:val="nil"/>
          <w:right w:val="nil"/>
          <w:between w:val="nil"/>
        </w:pBdr>
        <w:tabs>
          <w:tab w:val="left" w:pos="5508"/>
        </w:tabs>
        <w:spacing w:after="0" w:line="360" w:lineRule="auto"/>
        <w:ind w:left="720"/>
        <w:jc w:val="both"/>
        <w:rPr>
          <w:color w:val="000000"/>
        </w:rPr>
      </w:pPr>
    </w:p>
    <w:p w14:paraId="2738CE28" w14:textId="77777777" w:rsidR="000C4D4F" w:rsidRDefault="00EB507A">
      <w:pPr>
        <w:pStyle w:val="Normal1"/>
        <w:pBdr>
          <w:top w:val="nil"/>
          <w:left w:val="nil"/>
          <w:bottom w:val="nil"/>
          <w:right w:val="nil"/>
          <w:between w:val="nil"/>
        </w:pBdr>
        <w:tabs>
          <w:tab w:val="left" w:pos="5508"/>
        </w:tabs>
        <w:spacing w:after="0"/>
        <w:jc w:val="center"/>
        <w:rPr>
          <w:b/>
          <w:color w:val="000000"/>
          <w:sz w:val="28"/>
          <w:szCs w:val="28"/>
        </w:rPr>
      </w:pPr>
      <w:r>
        <w:rPr>
          <w:b/>
          <w:color w:val="000000"/>
          <w:sz w:val="28"/>
          <w:szCs w:val="28"/>
        </w:rPr>
        <w:t>PROCEDIMIENTO DE GESTIÓN COLABORATIVA DE CONFLICTOS</w:t>
      </w:r>
    </w:p>
    <w:p w14:paraId="49499C63"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28016339" w14:textId="77777777" w:rsidR="000C4D4F" w:rsidRDefault="00EB507A">
      <w:pPr>
        <w:pStyle w:val="Normal1"/>
        <w:pBdr>
          <w:top w:val="nil"/>
          <w:left w:val="nil"/>
          <w:bottom w:val="nil"/>
          <w:right w:val="nil"/>
          <w:between w:val="nil"/>
        </w:pBdr>
        <w:tabs>
          <w:tab w:val="left" w:pos="5508"/>
        </w:tabs>
        <w:spacing w:after="0" w:line="360" w:lineRule="auto"/>
        <w:ind w:firstLine="708"/>
        <w:jc w:val="both"/>
        <w:rPr>
          <w:color w:val="000000"/>
        </w:rPr>
      </w:pPr>
      <w:r>
        <w:rPr>
          <w:color w:val="000000"/>
        </w:rPr>
        <w:t>Toda persona que aplique una sanción (profesor jefe, director/a, inspector/a, encargado de convivencia escolar) deben manejar algunas técnicas que permitan afrontar positivamente algunos conflictos.</w:t>
      </w:r>
    </w:p>
    <w:p w14:paraId="584852B4" w14:textId="77777777" w:rsidR="000C4D4F" w:rsidRDefault="00EB507A">
      <w:pPr>
        <w:pStyle w:val="Normal1"/>
        <w:numPr>
          <w:ilvl w:val="0"/>
          <w:numId w:val="156"/>
        </w:numPr>
        <w:pBdr>
          <w:top w:val="nil"/>
          <w:left w:val="nil"/>
          <w:bottom w:val="nil"/>
          <w:right w:val="nil"/>
          <w:between w:val="nil"/>
        </w:pBdr>
        <w:tabs>
          <w:tab w:val="left" w:pos="5508"/>
        </w:tabs>
        <w:spacing w:after="0" w:line="360" w:lineRule="auto"/>
        <w:jc w:val="both"/>
      </w:pPr>
      <w:r>
        <w:rPr>
          <w:b/>
          <w:color w:val="000000"/>
        </w:rPr>
        <w:t>Técnica de negociación</w:t>
      </w:r>
      <w:r>
        <w:rPr>
          <w:color w:val="000000"/>
        </w:rPr>
        <w:t>: e debe intentar la participación de las partes involucradas. El profesor o asistente de la educación bajo cuya responsabilidad sucedió el conflicto deberá promover una solución negociada al mismo.</w:t>
      </w:r>
    </w:p>
    <w:p w14:paraId="6999AACA" w14:textId="77777777" w:rsidR="000C4D4F" w:rsidRDefault="00EB507A">
      <w:pPr>
        <w:pStyle w:val="Normal1"/>
        <w:numPr>
          <w:ilvl w:val="0"/>
          <w:numId w:val="156"/>
        </w:numPr>
        <w:pBdr>
          <w:top w:val="nil"/>
          <w:left w:val="nil"/>
          <w:bottom w:val="nil"/>
          <w:right w:val="nil"/>
          <w:between w:val="nil"/>
        </w:pBdr>
        <w:tabs>
          <w:tab w:val="left" w:pos="5508"/>
        </w:tabs>
        <w:spacing w:after="0" w:line="360" w:lineRule="auto"/>
        <w:jc w:val="both"/>
      </w:pPr>
      <w:r>
        <w:rPr>
          <w:b/>
          <w:color w:val="000000"/>
        </w:rPr>
        <w:t>Técnica de mediación:</w:t>
      </w:r>
      <w:r>
        <w:rPr>
          <w:color w:val="000000"/>
        </w:rPr>
        <w:t xml:space="preserve"> Una vez que hayan establecido y aceptado, las partes involucradas en el conflicto tienen la misión de ayudar en el diálogo y deben asumir </w:t>
      </w:r>
      <w:r>
        <w:rPr>
          <w:color w:val="000000"/>
        </w:rPr>
        <w:lastRenderedPageBreak/>
        <w:t>responsabilidades y buscar acuerdos reparatorios. Esta técnica deberá ser guiada por el profesor jefe o dirección del establecimiento. El sentido de la mediación es que todos los involucrados aprendan de la experiencia y se comprometan con su propio proceso formativo.</w:t>
      </w:r>
    </w:p>
    <w:p w14:paraId="4739FAB3" w14:textId="77777777" w:rsidR="000C4D4F" w:rsidRDefault="00EB507A">
      <w:pPr>
        <w:pStyle w:val="Normal1"/>
        <w:numPr>
          <w:ilvl w:val="0"/>
          <w:numId w:val="156"/>
        </w:numPr>
        <w:pBdr>
          <w:top w:val="nil"/>
          <w:left w:val="nil"/>
          <w:bottom w:val="nil"/>
          <w:right w:val="nil"/>
          <w:between w:val="nil"/>
        </w:pBdr>
        <w:tabs>
          <w:tab w:val="left" w:pos="5508"/>
        </w:tabs>
        <w:spacing w:after="0" w:line="360" w:lineRule="auto"/>
        <w:jc w:val="both"/>
      </w:pPr>
      <w:r>
        <w:rPr>
          <w:b/>
          <w:color w:val="000000"/>
        </w:rPr>
        <w:t>Técnica de conciliación y arbitraje:</w:t>
      </w:r>
      <w:r>
        <w:rPr>
          <w:color w:val="000000"/>
        </w:rPr>
        <w:t xml:space="preserve"> No todos los conflictos son posibles de resolver por las partes, es necesario requerir la ayuda de terceros: mediadores externos que tiene atribuciones reconocidas por las partes. Las personas en conflicto acatan su decisión tomada en conformidad con los antecedentes disponibles. La dirección del establecimiento determinará el mediador respectivo.</w:t>
      </w:r>
    </w:p>
    <w:p w14:paraId="16536D69"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rPr>
      </w:pPr>
    </w:p>
    <w:p w14:paraId="19991A75" w14:textId="77777777" w:rsidR="000C4D4F" w:rsidRDefault="00EB507A">
      <w:pPr>
        <w:pStyle w:val="Normal1"/>
        <w:pBdr>
          <w:top w:val="nil"/>
          <w:left w:val="nil"/>
          <w:bottom w:val="nil"/>
          <w:right w:val="nil"/>
          <w:between w:val="nil"/>
        </w:pBdr>
        <w:tabs>
          <w:tab w:val="left" w:pos="5508"/>
        </w:tabs>
        <w:spacing w:after="0" w:line="360" w:lineRule="auto"/>
        <w:jc w:val="both"/>
        <w:rPr>
          <w:i/>
          <w:color w:val="000000"/>
        </w:rPr>
      </w:pPr>
      <w:r>
        <w:rPr>
          <w:i/>
          <w:color w:val="000000"/>
        </w:rPr>
        <w:t xml:space="preserve">Identificar mecanismos colaborativos de solución de conflictos, para aquellas disputas que surjan entre los distintos miembros de la comunidad educativa. (Mediación y la conciliación) </w:t>
      </w:r>
    </w:p>
    <w:p w14:paraId="2198AEA8" w14:textId="77777777" w:rsidR="000C4D4F" w:rsidRDefault="000C4D4F">
      <w:pPr>
        <w:pStyle w:val="Normal1"/>
        <w:pBdr>
          <w:top w:val="nil"/>
          <w:left w:val="nil"/>
          <w:bottom w:val="nil"/>
          <w:right w:val="nil"/>
          <w:between w:val="nil"/>
        </w:pBdr>
        <w:tabs>
          <w:tab w:val="left" w:pos="5508"/>
        </w:tabs>
        <w:spacing w:after="0" w:line="360" w:lineRule="auto"/>
        <w:jc w:val="both"/>
        <w:rPr>
          <w:i/>
          <w:color w:val="000000"/>
        </w:rPr>
      </w:pPr>
    </w:p>
    <w:p w14:paraId="797126B0" w14:textId="77777777" w:rsidR="000C4D4F" w:rsidRDefault="00EB507A">
      <w:pPr>
        <w:pStyle w:val="Normal1"/>
        <w:pBdr>
          <w:top w:val="nil"/>
          <w:left w:val="nil"/>
          <w:bottom w:val="nil"/>
          <w:right w:val="nil"/>
          <w:between w:val="nil"/>
        </w:pBdr>
        <w:tabs>
          <w:tab w:val="left" w:pos="5508"/>
        </w:tabs>
        <w:spacing w:after="0" w:line="360" w:lineRule="auto"/>
        <w:jc w:val="both"/>
        <w:rPr>
          <w:b/>
          <w:color w:val="000000"/>
        </w:rPr>
      </w:pPr>
      <w:r>
        <w:rPr>
          <w:b/>
          <w:color w:val="000000"/>
        </w:rPr>
        <w:t>INTEGRIDAD PSICOLÓGICA</w:t>
      </w:r>
    </w:p>
    <w:p w14:paraId="04E62EF8" w14:textId="77777777" w:rsidR="000C4D4F" w:rsidRDefault="000C4D4F">
      <w:pPr>
        <w:pStyle w:val="Normal1"/>
        <w:pBdr>
          <w:top w:val="nil"/>
          <w:left w:val="nil"/>
          <w:bottom w:val="nil"/>
          <w:right w:val="nil"/>
          <w:between w:val="nil"/>
        </w:pBdr>
        <w:tabs>
          <w:tab w:val="left" w:pos="5508"/>
        </w:tabs>
        <w:spacing w:after="0" w:line="360" w:lineRule="auto"/>
        <w:jc w:val="both"/>
        <w:rPr>
          <w:b/>
          <w:color w:val="000000"/>
        </w:rPr>
      </w:pPr>
    </w:p>
    <w:p w14:paraId="0DA48B7B" w14:textId="77777777" w:rsidR="000C4D4F" w:rsidRDefault="00EB507A">
      <w:pPr>
        <w:pStyle w:val="Normal1"/>
        <w:numPr>
          <w:ilvl w:val="0"/>
          <w:numId w:val="158"/>
        </w:numPr>
        <w:pBdr>
          <w:top w:val="nil"/>
          <w:left w:val="nil"/>
          <w:bottom w:val="nil"/>
          <w:right w:val="nil"/>
          <w:between w:val="nil"/>
        </w:pBdr>
        <w:tabs>
          <w:tab w:val="left" w:pos="5508"/>
        </w:tabs>
        <w:spacing w:after="0" w:line="360" w:lineRule="auto"/>
        <w:jc w:val="both"/>
      </w:pPr>
      <w:r>
        <w:rPr>
          <w:color w:val="000000"/>
        </w:rPr>
        <w:t>No agredir verbal y/o física a los docentes y funcionarios de la escuela por parte de los alumnos en la sala o dentro del establecimiento.</w:t>
      </w:r>
    </w:p>
    <w:p w14:paraId="7C87A7AD" w14:textId="77777777" w:rsidR="000C4D4F" w:rsidRDefault="00EB507A">
      <w:pPr>
        <w:pStyle w:val="Normal1"/>
        <w:numPr>
          <w:ilvl w:val="0"/>
          <w:numId w:val="158"/>
        </w:numPr>
        <w:pBdr>
          <w:top w:val="nil"/>
          <w:left w:val="nil"/>
          <w:bottom w:val="nil"/>
          <w:right w:val="nil"/>
          <w:between w:val="nil"/>
        </w:pBdr>
        <w:tabs>
          <w:tab w:val="left" w:pos="5508"/>
        </w:tabs>
        <w:spacing w:after="0" w:line="360" w:lineRule="auto"/>
        <w:jc w:val="both"/>
      </w:pPr>
      <w:r>
        <w:rPr>
          <w:color w:val="000000"/>
        </w:rPr>
        <w:t>No agredir verbal o física de apoderados a alumnos y profesores y/o a personal del establecimiento.</w:t>
      </w:r>
    </w:p>
    <w:p w14:paraId="7B388850" w14:textId="77777777" w:rsidR="000C4D4F" w:rsidRDefault="00EB507A">
      <w:pPr>
        <w:pStyle w:val="Normal1"/>
        <w:numPr>
          <w:ilvl w:val="0"/>
          <w:numId w:val="158"/>
        </w:numPr>
        <w:pBdr>
          <w:top w:val="nil"/>
          <w:left w:val="nil"/>
          <w:bottom w:val="nil"/>
          <w:right w:val="nil"/>
          <w:between w:val="nil"/>
        </w:pBdr>
        <w:tabs>
          <w:tab w:val="left" w:pos="5508"/>
        </w:tabs>
        <w:spacing w:after="0" w:line="360" w:lineRule="auto"/>
        <w:jc w:val="both"/>
      </w:pPr>
      <w:r>
        <w:rPr>
          <w:color w:val="000000"/>
        </w:rPr>
        <w:t xml:space="preserve">Toda persona integrante de la comunidad </w:t>
      </w:r>
      <w:proofErr w:type="gramStart"/>
      <w:r>
        <w:rPr>
          <w:color w:val="000000"/>
        </w:rPr>
        <w:t>educativa,</w:t>
      </w:r>
      <w:proofErr w:type="gramEnd"/>
      <w:r>
        <w:rPr>
          <w:color w:val="000000"/>
        </w:rPr>
        <w:t xml:space="preserve"> no debe ser afectado, a través de otros con apremios ilegítimos, abusos, acoso físico, persecución y /o arbitrariedades que causen maltrato.</w:t>
      </w:r>
    </w:p>
    <w:p w14:paraId="42D257A1" w14:textId="77777777" w:rsidR="000C4D4F" w:rsidRDefault="00EB507A">
      <w:pPr>
        <w:pStyle w:val="Normal1"/>
        <w:numPr>
          <w:ilvl w:val="0"/>
          <w:numId w:val="158"/>
        </w:numPr>
        <w:pBdr>
          <w:top w:val="nil"/>
          <w:left w:val="nil"/>
          <w:bottom w:val="nil"/>
          <w:right w:val="nil"/>
          <w:between w:val="nil"/>
        </w:pBdr>
        <w:tabs>
          <w:tab w:val="left" w:pos="5508"/>
        </w:tabs>
        <w:spacing w:after="0" w:line="360" w:lineRule="auto"/>
        <w:jc w:val="both"/>
      </w:pPr>
      <w:r>
        <w:rPr>
          <w:color w:val="000000"/>
        </w:rPr>
        <w:t xml:space="preserve">Se </w:t>
      </w:r>
      <w:proofErr w:type="gramStart"/>
      <w:r>
        <w:rPr>
          <w:color w:val="000000"/>
        </w:rPr>
        <w:t>crearan</w:t>
      </w:r>
      <w:proofErr w:type="gramEnd"/>
      <w:r>
        <w:rPr>
          <w:color w:val="000000"/>
        </w:rPr>
        <w:t xml:space="preserve"> las condiciones para mantener un ambiente anti- maltrato en el establecimiento, tanto dentro como fuera del aula, a través de un constante monitoreo.</w:t>
      </w:r>
    </w:p>
    <w:p w14:paraId="1A788AFD" w14:textId="77777777" w:rsidR="000C4D4F" w:rsidRDefault="00EB507A">
      <w:pPr>
        <w:pStyle w:val="Normal1"/>
        <w:numPr>
          <w:ilvl w:val="0"/>
          <w:numId w:val="158"/>
        </w:numPr>
        <w:pBdr>
          <w:top w:val="nil"/>
          <w:left w:val="nil"/>
          <w:bottom w:val="nil"/>
          <w:right w:val="nil"/>
          <w:between w:val="nil"/>
        </w:pBdr>
        <w:tabs>
          <w:tab w:val="left" w:pos="5508"/>
        </w:tabs>
        <w:spacing w:line="360" w:lineRule="auto"/>
        <w:jc w:val="both"/>
      </w:pPr>
      <w:r>
        <w:rPr>
          <w:color w:val="000000"/>
        </w:rPr>
        <w:t>Se ofrecerán charlas relacionadas con el tema del maltrato en los alumnos.</w:t>
      </w:r>
    </w:p>
    <w:p w14:paraId="1D78DB09" w14:textId="77777777" w:rsidR="000C4D4F" w:rsidRDefault="00EB507A">
      <w:pPr>
        <w:pStyle w:val="Normal1"/>
        <w:tabs>
          <w:tab w:val="left" w:pos="5508"/>
        </w:tabs>
        <w:jc w:val="both"/>
        <w:rPr>
          <w:b/>
        </w:rPr>
      </w:pPr>
      <w:r>
        <w:rPr>
          <w:b/>
        </w:rPr>
        <w:t>INTEGRIDAD FÍSICA</w:t>
      </w:r>
    </w:p>
    <w:p w14:paraId="4077BAEA" w14:textId="77777777" w:rsidR="000C4D4F" w:rsidRDefault="00EB507A">
      <w:pPr>
        <w:pStyle w:val="Normal1"/>
        <w:numPr>
          <w:ilvl w:val="0"/>
          <w:numId w:val="159"/>
        </w:numPr>
        <w:pBdr>
          <w:top w:val="nil"/>
          <w:left w:val="nil"/>
          <w:bottom w:val="nil"/>
          <w:right w:val="nil"/>
          <w:between w:val="nil"/>
        </w:pBdr>
        <w:tabs>
          <w:tab w:val="left" w:pos="5508"/>
        </w:tabs>
        <w:spacing w:after="0" w:line="360" w:lineRule="auto"/>
        <w:jc w:val="both"/>
      </w:pPr>
      <w:r>
        <w:rPr>
          <w:color w:val="000000"/>
        </w:rPr>
        <w:t>No debe entre pares existir agresiones, riñas con o sin arma blanca o algún</w:t>
      </w:r>
      <w:r>
        <w:rPr>
          <w:color w:val="000000"/>
        </w:rPr>
        <w:tab/>
        <w:t xml:space="preserve">otro instrumento dentro de la </w:t>
      </w:r>
      <w:proofErr w:type="gramStart"/>
      <w:r>
        <w:rPr>
          <w:color w:val="000000"/>
        </w:rPr>
        <w:t>escuela  o</w:t>
      </w:r>
      <w:proofErr w:type="gramEnd"/>
      <w:r>
        <w:rPr>
          <w:color w:val="000000"/>
        </w:rPr>
        <w:t xml:space="preserve"> fuera de ella.</w:t>
      </w:r>
    </w:p>
    <w:p w14:paraId="4C4A8A42" w14:textId="77777777" w:rsidR="000C4D4F" w:rsidRDefault="00EB507A">
      <w:pPr>
        <w:pStyle w:val="Normal1"/>
        <w:numPr>
          <w:ilvl w:val="0"/>
          <w:numId w:val="159"/>
        </w:numPr>
        <w:pBdr>
          <w:top w:val="nil"/>
          <w:left w:val="nil"/>
          <w:bottom w:val="nil"/>
          <w:right w:val="nil"/>
          <w:between w:val="nil"/>
        </w:pBdr>
        <w:tabs>
          <w:tab w:val="left" w:pos="5508"/>
        </w:tabs>
        <w:spacing w:after="0" w:line="360" w:lineRule="auto"/>
        <w:jc w:val="both"/>
      </w:pPr>
      <w:r>
        <w:rPr>
          <w:color w:val="000000"/>
        </w:rPr>
        <w:t>No se deben realizar juegos entre los alumnos (as) que arriesguen su integridad física o que los realicen en lugares que exista peligro (techumbre, leñera, escalera.)</w:t>
      </w:r>
    </w:p>
    <w:p w14:paraId="62A6EB5A" w14:textId="77777777" w:rsidR="000C4D4F" w:rsidRDefault="00EB507A">
      <w:pPr>
        <w:pStyle w:val="Normal1"/>
        <w:numPr>
          <w:ilvl w:val="0"/>
          <w:numId w:val="159"/>
        </w:numPr>
        <w:pBdr>
          <w:top w:val="nil"/>
          <w:left w:val="nil"/>
          <w:bottom w:val="nil"/>
          <w:right w:val="nil"/>
          <w:between w:val="nil"/>
        </w:pBdr>
        <w:tabs>
          <w:tab w:val="left" w:pos="5508"/>
        </w:tabs>
        <w:spacing w:after="0" w:line="360" w:lineRule="auto"/>
        <w:jc w:val="both"/>
      </w:pPr>
      <w:r>
        <w:rPr>
          <w:color w:val="000000"/>
        </w:rPr>
        <w:t>No deben traer al establecimiento corta plumas o armas peligrosas.</w:t>
      </w:r>
    </w:p>
    <w:p w14:paraId="389FD2AF" w14:textId="77777777" w:rsidR="000C4D4F" w:rsidRDefault="00EB507A">
      <w:pPr>
        <w:pStyle w:val="Normal1"/>
        <w:numPr>
          <w:ilvl w:val="0"/>
          <w:numId w:val="159"/>
        </w:numPr>
        <w:pBdr>
          <w:top w:val="nil"/>
          <w:left w:val="nil"/>
          <w:bottom w:val="nil"/>
          <w:right w:val="nil"/>
          <w:between w:val="nil"/>
        </w:pBdr>
        <w:tabs>
          <w:tab w:val="left" w:pos="5508"/>
        </w:tabs>
        <w:spacing w:after="0" w:line="360" w:lineRule="auto"/>
        <w:jc w:val="both"/>
      </w:pPr>
      <w:r>
        <w:rPr>
          <w:color w:val="000000"/>
        </w:rPr>
        <w:t>No deben formar grupos y agredir a otro(s) alumno(s) dentro de la Escuela o fuera de ella.</w:t>
      </w:r>
    </w:p>
    <w:p w14:paraId="66624822" w14:textId="77777777" w:rsidR="000C4D4F" w:rsidRDefault="00EB507A">
      <w:pPr>
        <w:pStyle w:val="Normal1"/>
        <w:numPr>
          <w:ilvl w:val="0"/>
          <w:numId w:val="159"/>
        </w:numPr>
        <w:pBdr>
          <w:top w:val="nil"/>
          <w:left w:val="nil"/>
          <w:bottom w:val="nil"/>
          <w:right w:val="nil"/>
          <w:between w:val="nil"/>
        </w:pBdr>
        <w:tabs>
          <w:tab w:val="left" w:pos="5508"/>
        </w:tabs>
        <w:spacing w:after="0" w:line="360" w:lineRule="auto"/>
        <w:jc w:val="both"/>
      </w:pPr>
      <w:r>
        <w:rPr>
          <w:color w:val="000000"/>
        </w:rPr>
        <w:lastRenderedPageBreak/>
        <w:t>No deben salir del establecimiento sin autorización y menos dirigirse a</w:t>
      </w:r>
      <w:r>
        <w:rPr>
          <w:color w:val="000000"/>
        </w:rPr>
        <w:tab/>
        <w:t>lugares peligrosos fuera de la escuela, en horarios de clases.</w:t>
      </w:r>
    </w:p>
    <w:p w14:paraId="637621E8" w14:textId="77777777" w:rsidR="000C4D4F" w:rsidRDefault="00EB507A">
      <w:pPr>
        <w:pStyle w:val="Normal1"/>
        <w:numPr>
          <w:ilvl w:val="0"/>
          <w:numId w:val="159"/>
        </w:numPr>
        <w:pBdr>
          <w:top w:val="nil"/>
          <w:left w:val="nil"/>
          <w:bottom w:val="nil"/>
          <w:right w:val="nil"/>
          <w:between w:val="nil"/>
        </w:pBdr>
        <w:tabs>
          <w:tab w:val="left" w:pos="5508"/>
        </w:tabs>
        <w:spacing w:after="0" w:line="360" w:lineRule="auto"/>
        <w:jc w:val="both"/>
      </w:pPr>
      <w:r>
        <w:rPr>
          <w:color w:val="000000"/>
        </w:rPr>
        <w:t>No deben ingresar y/o consumir drogas licitas, alcohol y cigarrillos o ilícitas en el establecimiento o permanecer bajo el efecto de ellos.</w:t>
      </w:r>
    </w:p>
    <w:p w14:paraId="45FFAE27" w14:textId="77777777" w:rsidR="000C4D4F" w:rsidRDefault="00EB507A">
      <w:pPr>
        <w:pStyle w:val="Normal1"/>
        <w:numPr>
          <w:ilvl w:val="0"/>
          <w:numId w:val="159"/>
        </w:numPr>
        <w:pBdr>
          <w:top w:val="nil"/>
          <w:left w:val="nil"/>
          <w:bottom w:val="nil"/>
          <w:right w:val="nil"/>
          <w:between w:val="nil"/>
        </w:pBdr>
        <w:tabs>
          <w:tab w:val="left" w:pos="5508"/>
        </w:tabs>
        <w:spacing w:line="360" w:lineRule="auto"/>
        <w:jc w:val="both"/>
      </w:pPr>
      <w:r>
        <w:rPr>
          <w:color w:val="000000"/>
        </w:rPr>
        <w:t>No deben portar, vender y/o incitar a otro al consumo de drogas licitas o ilícitas, dentro del establecimiento</w:t>
      </w:r>
    </w:p>
    <w:p w14:paraId="7CC8E515" w14:textId="77777777" w:rsidR="000C4D4F" w:rsidRDefault="00EB507A">
      <w:pPr>
        <w:pStyle w:val="Normal1"/>
        <w:tabs>
          <w:tab w:val="left" w:pos="5508"/>
        </w:tabs>
        <w:spacing w:after="0"/>
        <w:jc w:val="both"/>
        <w:rPr>
          <w:b/>
        </w:rPr>
      </w:pPr>
      <w:r>
        <w:rPr>
          <w:b/>
        </w:rPr>
        <w:t>RECONOCIMIENTOS</w:t>
      </w:r>
    </w:p>
    <w:p w14:paraId="42094B71" w14:textId="77777777" w:rsidR="000C4D4F" w:rsidRDefault="00EB507A">
      <w:pPr>
        <w:pStyle w:val="Normal1"/>
        <w:numPr>
          <w:ilvl w:val="0"/>
          <w:numId w:val="160"/>
        </w:numPr>
        <w:pBdr>
          <w:top w:val="nil"/>
          <w:left w:val="nil"/>
          <w:bottom w:val="nil"/>
          <w:right w:val="nil"/>
          <w:between w:val="nil"/>
        </w:pBdr>
        <w:tabs>
          <w:tab w:val="left" w:pos="5508"/>
        </w:tabs>
        <w:spacing w:after="0" w:line="360" w:lineRule="auto"/>
        <w:jc w:val="both"/>
      </w:pPr>
      <w:r>
        <w:rPr>
          <w:color w:val="000000"/>
        </w:rPr>
        <w:t>Registro De Actitudes Positivas En La Hoja De Vida Del Alumno</w:t>
      </w:r>
    </w:p>
    <w:p w14:paraId="79A00EC8" w14:textId="77777777" w:rsidR="000C4D4F" w:rsidRDefault="00EB507A">
      <w:pPr>
        <w:pStyle w:val="Normal1"/>
        <w:numPr>
          <w:ilvl w:val="0"/>
          <w:numId w:val="160"/>
        </w:numPr>
        <w:pBdr>
          <w:top w:val="nil"/>
          <w:left w:val="nil"/>
          <w:bottom w:val="nil"/>
          <w:right w:val="nil"/>
          <w:between w:val="nil"/>
        </w:pBdr>
        <w:tabs>
          <w:tab w:val="left" w:pos="5508"/>
        </w:tabs>
        <w:spacing w:after="0" w:line="360" w:lineRule="auto"/>
        <w:jc w:val="both"/>
      </w:pPr>
      <w:r>
        <w:rPr>
          <w:color w:val="000000"/>
        </w:rPr>
        <w:t>Cuando el alumno/a ha manifestado un compromiso con la propuesta del establecimiento</w:t>
      </w:r>
    </w:p>
    <w:p w14:paraId="0C63FB9B" w14:textId="77777777" w:rsidR="000C4D4F" w:rsidRDefault="00EB507A">
      <w:pPr>
        <w:pStyle w:val="Normal1"/>
        <w:numPr>
          <w:ilvl w:val="0"/>
          <w:numId w:val="160"/>
        </w:numPr>
        <w:pBdr>
          <w:top w:val="nil"/>
          <w:left w:val="nil"/>
          <w:bottom w:val="nil"/>
          <w:right w:val="nil"/>
          <w:between w:val="nil"/>
        </w:pBdr>
        <w:tabs>
          <w:tab w:val="left" w:pos="5508"/>
        </w:tabs>
        <w:spacing w:after="0" w:line="360" w:lineRule="auto"/>
        <w:jc w:val="both"/>
      </w:pPr>
      <w:r>
        <w:rPr>
          <w:color w:val="000000"/>
        </w:rPr>
        <w:t>Cuando el alumno colaborado con el profesor en el desarrollo de las actividades</w:t>
      </w:r>
    </w:p>
    <w:p w14:paraId="72B820FA" w14:textId="77777777" w:rsidR="000C4D4F" w:rsidRDefault="00EB507A">
      <w:pPr>
        <w:pStyle w:val="Normal1"/>
        <w:numPr>
          <w:ilvl w:val="0"/>
          <w:numId w:val="160"/>
        </w:numPr>
        <w:pBdr>
          <w:top w:val="nil"/>
          <w:left w:val="nil"/>
          <w:bottom w:val="nil"/>
          <w:right w:val="nil"/>
          <w:between w:val="nil"/>
        </w:pBdr>
        <w:tabs>
          <w:tab w:val="left" w:pos="5508"/>
        </w:tabs>
        <w:spacing w:after="0" w:line="360" w:lineRule="auto"/>
        <w:jc w:val="both"/>
      </w:pPr>
      <w:r>
        <w:rPr>
          <w:color w:val="000000"/>
        </w:rPr>
        <w:t>Escolares.</w:t>
      </w:r>
    </w:p>
    <w:p w14:paraId="1CD61574" w14:textId="77777777" w:rsidR="000C4D4F" w:rsidRDefault="00EB507A">
      <w:pPr>
        <w:pStyle w:val="Normal1"/>
        <w:numPr>
          <w:ilvl w:val="0"/>
          <w:numId w:val="160"/>
        </w:numPr>
        <w:pBdr>
          <w:top w:val="nil"/>
          <w:left w:val="nil"/>
          <w:bottom w:val="nil"/>
          <w:right w:val="nil"/>
          <w:between w:val="nil"/>
        </w:pBdr>
        <w:tabs>
          <w:tab w:val="left" w:pos="5508"/>
        </w:tabs>
        <w:spacing w:after="0" w:line="360" w:lineRule="auto"/>
        <w:jc w:val="both"/>
      </w:pPr>
      <w:r>
        <w:rPr>
          <w:color w:val="000000"/>
        </w:rPr>
        <w:t>Cuando el alumno colaborado con sus compañeros en el proceso de aprendizaje</w:t>
      </w:r>
    </w:p>
    <w:p w14:paraId="5C01B5B7" w14:textId="77777777" w:rsidR="000C4D4F" w:rsidRDefault="00EB507A">
      <w:pPr>
        <w:pStyle w:val="Normal1"/>
        <w:numPr>
          <w:ilvl w:val="0"/>
          <w:numId w:val="160"/>
        </w:numPr>
        <w:pBdr>
          <w:top w:val="nil"/>
          <w:left w:val="nil"/>
          <w:bottom w:val="nil"/>
          <w:right w:val="nil"/>
          <w:between w:val="nil"/>
        </w:pBdr>
        <w:tabs>
          <w:tab w:val="left" w:pos="5508"/>
        </w:tabs>
        <w:spacing w:after="0" w:line="360" w:lineRule="auto"/>
        <w:jc w:val="both"/>
      </w:pPr>
      <w:r>
        <w:rPr>
          <w:color w:val="000000"/>
        </w:rPr>
        <w:t>Cuando el alumno/a se ha integrado en alguna organización en beneficio de sus compañeros (Directiva del curso, Centro de alumnos, otros)</w:t>
      </w:r>
    </w:p>
    <w:p w14:paraId="48A51E9F" w14:textId="77777777" w:rsidR="000C4D4F" w:rsidRDefault="00EB507A">
      <w:pPr>
        <w:pStyle w:val="Normal1"/>
        <w:numPr>
          <w:ilvl w:val="0"/>
          <w:numId w:val="160"/>
        </w:numPr>
        <w:pBdr>
          <w:top w:val="nil"/>
          <w:left w:val="nil"/>
          <w:bottom w:val="nil"/>
          <w:right w:val="nil"/>
          <w:between w:val="nil"/>
        </w:pBdr>
        <w:tabs>
          <w:tab w:val="left" w:pos="5508"/>
        </w:tabs>
        <w:spacing w:line="360" w:lineRule="auto"/>
        <w:jc w:val="both"/>
      </w:pPr>
      <w:r>
        <w:rPr>
          <w:color w:val="000000"/>
        </w:rPr>
        <w:t>Cuando el alumno/a ha superado su rendimiento escolar o su comportamiento.</w:t>
      </w:r>
    </w:p>
    <w:p w14:paraId="01949E3F" w14:textId="77777777" w:rsidR="000C4D4F" w:rsidRDefault="00EB507A">
      <w:pPr>
        <w:pStyle w:val="Normal1"/>
        <w:tabs>
          <w:tab w:val="left" w:pos="5508"/>
        </w:tabs>
        <w:jc w:val="both"/>
        <w:rPr>
          <w:b/>
        </w:rPr>
      </w:pPr>
      <w:r>
        <w:rPr>
          <w:b/>
        </w:rPr>
        <w:t>DISTINCIONES ESPECIALES</w:t>
      </w:r>
    </w:p>
    <w:p w14:paraId="3D877A41" w14:textId="77777777" w:rsidR="000C4D4F" w:rsidRDefault="00EB507A">
      <w:pPr>
        <w:pStyle w:val="Normal1"/>
        <w:tabs>
          <w:tab w:val="left" w:pos="5508"/>
        </w:tabs>
        <w:spacing w:line="360" w:lineRule="auto"/>
        <w:jc w:val="both"/>
      </w:pPr>
      <w:r>
        <w:t>Se distinguirá según rendimiento, esfuerzo, participación u otras cualidades en actos de fin de semestre o de fin de año u otros en un acto público y en presencia de sus apoderados, con un diploma de honor u otros estímulos, cada vez que:</w:t>
      </w:r>
    </w:p>
    <w:p w14:paraId="1169DF44" w14:textId="77777777" w:rsidR="000C4D4F" w:rsidRDefault="00EB507A">
      <w:pPr>
        <w:pStyle w:val="Normal1"/>
        <w:numPr>
          <w:ilvl w:val="0"/>
          <w:numId w:val="161"/>
        </w:numPr>
        <w:pBdr>
          <w:top w:val="nil"/>
          <w:left w:val="nil"/>
          <w:bottom w:val="nil"/>
          <w:right w:val="nil"/>
          <w:between w:val="nil"/>
        </w:pBdr>
        <w:tabs>
          <w:tab w:val="left" w:pos="5508"/>
        </w:tabs>
        <w:spacing w:after="0" w:line="240" w:lineRule="auto"/>
        <w:ind w:left="714" w:hanging="357"/>
        <w:jc w:val="both"/>
      </w:pPr>
      <w:r>
        <w:rPr>
          <w:color w:val="000000"/>
        </w:rPr>
        <w:t>Haya obtenido un rendimiento escolar destacado entre sus compañeros</w:t>
      </w:r>
    </w:p>
    <w:p w14:paraId="25A6F5DE" w14:textId="77777777" w:rsidR="000C4D4F" w:rsidRDefault="00EB507A">
      <w:pPr>
        <w:pStyle w:val="Normal1"/>
        <w:numPr>
          <w:ilvl w:val="0"/>
          <w:numId w:val="161"/>
        </w:numPr>
        <w:pBdr>
          <w:top w:val="nil"/>
          <w:left w:val="nil"/>
          <w:bottom w:val="nil"/>
          <w:right w:val="nil"/>
          <w:between w:val="nil"/>
        </w:pBdr>
        <w:tabs>
          <w:tab w:val="left" w:pos="5508"/>
        </w:tabs>
        <w:spacing w:after="0" w:line="240" w:lineRule="auto"/>
        <w:ind w:left="714" w:hanging="357"/>
        <w:jc w:val="both"/>
      </w:pPr>
      <w:r>
        <w:rPr>
          <w:color w:val="000000"/>
        </w:rPr>
        <w:t>Haya merecido el reconocimiento de sus pares y educadores por sus cualidades positivas</w:t>
      </w:r>
    </w:p>
    <w:p w14:paraId="1133080A" w14:textId="77777777" w:rsidR="000C4D4F" w:rsidRDefault="00EB507A">
      <w:pPr>
        <w:pStyle w:val="Normal1"/>
        <w:numPr>
          <w:ilvl w:val="0"/>
          <w:numId w:val="161"/>
        </w:numPr>
        <w:pBdr>
          <w:top w:val="nil"/>
          <w:left w:val="nil"/>
          <w:bottom w:val="nil"/>
          <w:right w:val="nil"/>
          <w:between w:val="nil"/>
        </w:pBdr>
        <w:tabs>
          <w:tab w:val="left" w:pos="5508"/>
        </w:tabs>
        <w:spacing w:after="0" w:line="240" w:lineRule="auto"/>
        <w:ind w:left="714" w:hanging="357"/>
        <w:jc w:val="both"/>
      </w:pPr>
      <w:r>
        <w:rPr>
          <w:color w:val="000000"/>
        </w:rPr>
        <w:t>Haya tenido un comportamiento adecuado en otras áreas del quehacer educativo.</w:t>
      </w:r>
    </w:p>
    <w:p w14:paraId="6DC8188F" w14:textId="77777777" w:rsidR="000C4D4F" w:rsidRDefault="00EB507A">
      <w:pPr>
        <w:pStyle w:val="Normal1"/>
        <w:numPr>
          <w:ilvl w:val="0"/>
          <w:numId w:val="161"/>
        </w:numPr>
        <w:pBdr>
          <w:top w:val="nil"/>
          <w:left w:val="nil"/>
          <w:bottom w:val="nil"/>
          <w:right w:val="nil"/>
          <w:between w:val="nil"/>
        </w:pBdr>
        <w:tabs>
          <w:tab w:val="left" w:pos="5508"/>
        </w:tabs>
        <w:spacing w:after="0" w:line="240" w:lineRule="auto"/>
        <w:ind w:left="714" w:hanging="357"/>
        <w:jc w:val="both"/>
      </w:pPr>
      <w:r>
        <w:rPr>
          <w:color w:val="000000"/>
        </w:rPr>
        <w:t>Haya participado en actividades comunales, regionales y nacionales.</w:t>
      </w:r>
    </w:p>
    <w:p w14:paraId="3063173E"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647F7193" w14:textId="77777777" w:rsidR="000C4D4F" w:rsidRDefault="00EB507A">
      <w:pPr>
        <w:pStyle w:val="Normal1"/>
        <w:pBdr>
          <w:top w:val="nil"/>
          <w:left w:val="nil"/>
          <w:bottom w:val="nil"/>
          <w:right w:val="nil"/>
          <w:between w:val="nil"/>
        </w:pBdr>
        <w:tabs>
          <w:tab w:val="left" w:pos="5508"/>
        </w:tabs>
        <w:spacing w:after="0"/>
        <w:jc w:val="center"/>
        <w:rPr>
          <w:b/>
          <w:color w:val="000000"/>
          <w:sz w:val="23"/>
          <w:szCs w:val="23"/>
        </w:rPr>
      </w:pPr>
      <w:r>
        <w:rPr>
          <w:b/>
          <w:color w:val="000000"/>
          <w:sz w:val="23"/>
          <w:szCs w:val="23"/>
        </w:rPr>
        <w:t>APROBACIÓN, MODIFICACIONES, ACTUALIZACIÓN DEL REGLAMENTO INTERNO</w:t>
      </w:r>
    </w:p>
    <w:p w14:paraId="0834FC42"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t xml:space="preserve">Las modificaciones al presente reglamento Interno deben ser consultadas al Consejo Escolar en un plazo no superior a 15 días hábiles desde la tramitación de las modificaciones ejecutadas, </w:t>
      </w:r>
      <w:r>
        <w:rPr>
          <w:color w:val="000000"/>
          <w:u w:val="single"/>
        </w:rPr>
        <w:t xml:space="preserve">esta instancia </w:t>
      </w:r>
      <w:r>
        <w:rPr>
          <w:b/>
          <w:color w:val="000000"/>
          <w:u w:val="single"/>
        </w:rPr>
        <w:t xml:space="preserve">será vinculante. </w:t>
      </w:r>
      <w:r>
        <w:rPr>
          <w:color w:val="000000"/>
        </w:rPr>
        <w:t>Una vez entregadas las consideraciones por parte del consejo escolar mediante un pronunciamiento al director de la unidad educativa, este deberá responder dichas observaciones en un plazo no superior a 30 días hábiles.</w:t>
      </w:r>
    </w:p>
    <w:p w14:paraId="73BE1A02" w14:textId="77777777" w:rsidR="000C4D4F" w:rsidRDefault="00EB507A">
      <w:pPr>
        <w:pStyle w:val="Normal1"/>
        <w:pBdr>
          <w:top w:val="nil"/>
          <w:left w:val="nil"/>
          <w:bottom w:val="nil"/>
          <w:right w:val="nil"/>
          <w:between w:val="nil"/>
        </w:pBdr>
        <w:tabs>
          <w:tab w:val="left" w:pos="5508"/>
        </w:tabs>
        <w:spacing w:after="0"/>
        <w:rPr>
          <w:b/>
          <w:color w:val="000000"/>
        </w:rPr>
      </w:pPr>
      <w:r>
        <w:rPr>
          <w:b/>
          <w:color w:val="000000"/>
        </w:rPr>
        <w:t>DIFUSIÓN DEL REGLAMENTO INTERNO</w:t>
      </w:r>
    </w:p>
    <w:p w14:paraId="5EF8BB1B" w14:textId="77777777" w:rsidR="000C4D4F" w:rsidRDefault="000C4D4F">
      <w:pPr>
        <w:pStyle w:val="Normal1"/>
        <w:pBdr>
          <w:top w:val="nil"/>
          <w:left w:val="nil"/>
          <w:bottom w:val="nil"/>
          <w:right w:val="nil"/>
          <w:between w:val="nil"/>
        </w:pBdr>
        <w:tabs>
          <w:tab w:val="left" w:pos="5508"/>
        </w:tabs>
        <w:spacing w:after="0"/>
        <w:rPr>
          <w:b/>
          <w:color w:val="000000"/>
          <w:sz w:val="28"/>
          <w:szCs w:val="28"/>
        </w:rPr>
      </w:pPr>
    </w:p>
    <w:p w14:paraId="072EE8BB" w14:textId="77777777" w:rsidR="000C4D4F" w:rsidRDefault="00EB507A">
      <w:pPr>
        <w:pStyle w:val="Normal1"/>
        <w:pBdr>
          <w:top w:val="nil"/>
          <w:left w:val="nil"/>
          <w:bottom w:val="nil"/>
          <w:right w:val="nil"/>
          <w:between w:val="nil"/>
        </w:pBdr>
        <w:tabs>
          <w:tab w:val="left" w:pos="709"/>
        </w:tabs>
        <w:spacing w:after="0" w:line="360" w:lineRule="auto"/>
        <w:jc w:val="both"/>
        <w:rPr>
          <w:color w:val="000000"/>
        </w:rPr>
      </w:pPr>
      <w:r>
        <w:rPr>
          <w:color w:val="000000"/>
        </w:rPr>
        <w:lastRenderedPageBreak/>
        <w:tab/>
        <w:t>Realizada y aprobada la modificación al presente reglamento este deberá ser publicada con todos sus anexos, en el sitio web, se mantendrá una copia en secretaria para ser consultado.</w:t>
      </w:r>
    </w:p>
    <w:p w14:paraId="2DA31352" w14:textId="77777777" w:rsidR="000C4D4F" w:rsidRDefault="00EB507A">
      <w:pPr>
        <w:pStyle w:val="Normal1"/>
        <w:pBdr>
          <w:top w:val="nil"/>
          <w:left w:val="nil"/>
          <w:bottom w:val="nil"/>
          <w:right w:val="nil"/>
          <w:between w:val="nil"/>
        </w:pBdr>
        <w:tabs>
          <w:tab w:val="left" w:pos="709"/>
        </w:tabs>
        <w:spacing w:after="0" w:line="360" w:lineRule="auto"/>
        <w:jc w:val="both"/>
        <w:rPr>
          <w:color w:val="000000"/>
        </w:rPr>
      </w:pPr>
      <w:r>
        <w:rPr>
          <w:color w:val="000000"/>
        </w:rPr>
        <w:tab/>
        <w:t>Se actualizará el reglamento en la página del Ministerio de Educación (MIME)</w:t>
      </w:r>
    </w:p>
    <w:p w14:paraId="6428EBE8"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highlight w:val="yellow"/>
        </w:rPr>
      </w:pPr>
      <w:r>
        <w:rPr>
          <w:color w:val="000000"/>
        </w:rPr>
        <w:t>Se entregará copia del presente reglamento Interno en el proceso de matrícula anual y también en la primera reunión correspondiente al año lectivo 2022.</w:t>
      </w:r>
    </w:p>
    <w:p w14:paraId="10EF0930" w14:textId="77777777" w:rsidR="000C4D4F" w:rsidRDefault="000C4D4F">
      <w:pPr>
        <w:pStyle w:val="Normal1"/>
        <w:pBdr>
          <w:top w:val="nil"/>
          <w:left w:val="nil"/>
          <w:bottom w:val="nil"/>
          <w:right w:val="nil"/>
          <w:between w:val="nil"/>
        </w:pBdr>
        <w:tabs>
          <w:tab w:val="left" w:pos="5508"/>
        </w:tabs>
        <w:spacing w:after="0"/>
        <w:rPr>
          <w:color w:val="000000"/>
          <w:sz w:val="24"/>
          <w:szCs w:val="24"/>
        </w:rPr>
      </w:pPr>
    </w:p>
    <w:p w14:paraId="3D402B1D" w14:textId="77777777" w:rsidR="000C4D4F" w:rsidRDefault="000C4D4F">
      <w:pPr>
        <w:pStyle w:val="Normal1"/>
        <w:pBdr>
          <w:top w:val="nil"/>
          <w:left w:val="nil"/>
          <w:bottom w:val="nil"/>
          <w:right w:val="nil"/>
          <w:between w:val="nil"/>
        </w:pBdr>
        <w:tabs>
          <w:tab w:val="left" w:pos="5508"/>
        </w:tabs>
        <w:spacing w:after="0"/>
        <w:jc w:val="center"/>
        <w:rPr>
          <w:b/>
          <w:color w:val="000000"/>
          <w:sz w:val="144"/>
          <w:szCs w:val="144"/>
        </w:rPr>
      </w:pPr>
    </w:p>
    <w:p w14:paraId="61C2C59C" w14:textId="77777777" w:rsidR="000C4D4F" w:rsidRDefault="000C4D4F">
      <w:pPr>
        <w:pStyle w:val="Normal1"/>
        <w:pBdr>
          <w:top w:val="nil"/>
          <w:left w:val="nil"/>
          <w:bottom w:val="nil"/>
          <w:right w:val="nil"/>
          <w:between w:val="nil"/>
        </w:pBdr>
        <w:tabs>
          <w:tab w:val="left" w:pos="5508"/>
        </w:tabs>
        <w:spacing w:after="0"/>
        <w:jc w:val="center"/>
        <w:rPr>
          <w:b/>
          <w:color w:val="000000"/>
          <w:sz w:val="144"/>
          <w:szCs w:val="144"/>
        </w:rPr>
      </w:pPr>
    </w:p>
    <w:p w14:paraId="0F51408E" w14:textId="77777777" w:rsidR="001C4123" w:rsidRDefault="001C4123">
      <w:pPr>
        <w:pStyle w:val="Normal1"/>
        <w:pBdr>
          <w:top w:val="nil"/>
          <w:left w:val="nil"/>
          <w:bottom w:val="nil"/>
          <w:right w:val="nil"/>
          <w:between w:val="nil"/>
        </w:pBdr>
        <w:tabs>
          <w:tab w:val="left" w:pos="5508"/>
        </w:tabs>
        <w:spacing w:after="0"/>
        <w:jc w:val="center"/>
        <w:rPr>
          <w:b/>
          <w:color w:val="000000"/>
          <w:sz w:val="144"/>
          <w:szCs w:val="144"/>
        </w:rPr>
      </w:pPr>
    </w:p>
    <w:p w14:paraId="4367357C" w14:textId="77777777" w:rsidR="001C4123" w:rsidRDefault="001C4123">
      <w:pPr>
        <w:pStyle w:val="Normal1"/>
        <w:pBdr>
          <w:top w:val="nil"/>
          <w:left w:val="nil"/>
          <w:bottom w:val="nil"/>
          <w:right w:val="nil"/>
          <w:between w:val="nil"/>
        </w:pBdr>
        <w:tabs>
          <w:tab w:val="left" w:pos="5508"/>
        </w:tabs>
        <w:spacing w:after="0"/>
        <w:jc w:val="center"/>
        <w:rPr>
          <w:b/>
          <w:color w:val="000000"/>
          <w:sz w:val="144"/>
          <w:szCs w:val="144"/>
        </w:rPr>
      </w:pPr>
    </w:p>
    <w:p w14:paraId="4BAC8B64" w14:textId="77777777" w:rsidR="001C4123" w:rsidRDefault="001C4123">
      <w:pPr>
        <w:pStyle w:val="Normal1"/>
        <w:pBdr>
          <w:top w:val="nil"/>
          <w:left w:val="nil"/>
          <w:bottom w:val="nil"/>
          <w:right w:val="nil"/>
          <w:between w:val="nil"/>
        </w:pBdr>
        <w:tabs>
          <w:tab w:val="left" w:pos="5508"/>
        </w:tabs>
        <w:spacing w:after="0"/>
        <w:jc w:val="center"/>
        <w:rPr>
          <w:b/>
          <w:color w:val="000000"/>
          <w:sz w:val="144"/>
          <w:szCs w:val="144"/>
        </w:rPr>
      </w:pPr>
    </w:p>
    <w:p w14:paraId="19AA11AC" w14:textId="77777777" w:rsidR="001C4123" w:rsidRDefault="001C4123">
      <w:pPr>
        <w:pStyle w:val="Normal1"/>
        <w:pBdr>
          <w:top w:val="nil"/>
          <w:left w:val="nil"/>
          <w:bottom w:val="nil"/>
          <w:right w:val="nil"/>
          <w:between w:val="nil"/>
        </w:pBdr>
        <w:tabs>
          <w:tab w:val="left" w:pos="5508"/>
        </w:tabs>
        <w:spacing w:after="0"/>
        <w:jc w:val="center"/>
        <w:rPr>
          <w:b/>
          <w:color w:val="000000"/>
          <w:sz w:val="144"/>
          <w:szCs w:val="144"/>
        </w:rPr>
      </w:pPr>
    </w:p>
    <w:p w14:paraId="15329AA4" w14:textId="77777777" w:rsidR="001C4123" w:rsidRDefault="001C4123">
      <w:pPr>
        <w:pStyle w:val="Normal1"/>
        <w:pBdr>
          <w:top w:val="nil"/>
          <w:left w:val="nil"/>
          <w:bottom w:val="nil"/>
          <w:right w:val="nil"/>
          <w:between w:val="nil"/>
        </w:pBdr>
        <w:tabs>
          <w:tab w:val="left" w:pos="5508"/>
        </w:tabs>
        <w:spacing w:after="0"/>
        <w:jc w:val="center"/>
        <w:rPr>
          <w:b/>
          <w:color w:val="000000"/>
          <w:sz w:val="144"/>
          <w:szCs w:val="144"/>
        </w:rPr>
      </w:pPr>
    </w:p>
    <w:p w14:paraId="68F20457" w14:textId="77777777" w:rsidR="001C4123" w:rsidRDefault="001C4123">
      <w:pPr>
        <w:pStyle w:val="Normal1"/>
        <w:pBdr>
          <w:top w:val="nil"/>
          <w:left w:val="nil"/>
          <w:bottom w:val="nil"/>
          <w:right w:val="nil"/>
          <w:between w:val="nil"/>
        </w:pBdr>
        <w:tabs>
          <w:tab w:val="left" w:pos="5508"/>
        </w:tabs>
        <w:spacing w:after="0"/>
        <w:jc w:val="center"/>
        <w:rPr>
          <w:b/>
          <w:color w:val="000000"/>
          <w:sz w:val="144"/>
          <w:szCs w:val="144"/>
        </w:rPr>
      </w:pPr>
    </w:p>
    <w:p w14:paraId="0823D5DB" w14:textId="77777777" w:rsidR="000C4D4F" w:rsidRDefault="00EB507A">
      <w:pPr>
        <w:pStyle w:val="Normal1"/>
        <w:pBdr>
          <w:top w:val="nil"/>
          <w:left w:val="nil"/>
          <w:bottom w:val="nil"/>
          <w:right w:val="nil"/>
          <w:between w:val="nil"/>
        </w:pBdr>
        <w:tabs>
          <w:tab w:val="left" w:pos="5508"/>
        </w:tabs>
        <w:spacing w:after="0"/>
        <w:jc w:val="center"/>
        <w:rPr>
          <w:b/>
          <w:color w:val="000000"/>
          <w:sz w:val="144"/>
          <w:szCs w:val="144"/>
        </w:rPr>
      </w:pPr>
      <w:r>
        <w:rPr>
          <w:b/>
          <w:color w:val="000000"/>
          <w:sz w:val="144"/>
          <w:szCs w:val="144"/>
        </w:rPr>
        <w:t>PROTOCOLOS</w:t>
      </w:r>
    </w:p>
    <w:p w14:paraId="61CFE06A"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7EE122A3"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1DFAC925"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390342B8"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4D23621D"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6177C122"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4A3923F2"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0D24D8A7"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59983B0F"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401E97B9"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70AF75E9"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164B6674"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65A63EE3"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35C786FF"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4292BA21"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11FB677F"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74BE2F00"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0E260CFD" w14:textId="77777777" w:rsidR="000C4D4F" w:rsidRDefault="00EB507A">
      <w:pPr>
        <w:pStyle w:val="Normal1"/>
        <w:numPr>
          <w:ilvl w:val="1"/>
          <w:numId w:val="128"/>
        </w:numPr>
        <w:pBdr>
          <w:top w:val="nil"/>
          <w:left w:val="nil"/>
          <w:bottom w:val="nil"/>
          <w:right w:val="nil"/>
          <w:between w:val="nil"/>
        </w:pBdr>
        <w:tabs>
          <w:tab w:val="left" w:pos="5508"/>
        </w:tabs>
        <w:spacing w:after="0"/>
        <w:jc w:val="center"/>
        <w:rPr>
          <w:b/>
          <w:color w:val="000000"/>
          <w:sz w:val="28"/>
          <w:szCs w:val="28"/>
        </w:rPr>
      </w:pPr>
      <w:r>
        <w:rPr>
          <w:b/>
          <w:color w:val="000000"/>
          <w:sz w:val="28"/>
          <w:szCs w:val="28"/>
        </w:rPr>
        <w:lastRenderedPageBreak/>
        <w:t>PROTOCOLO DE ACTUACIÓN FRENTE A LA DETECCIÓN DE SITUACIONES DE VULNERACIÓN DE DERECHOS DE ESTUDIANTES</w:t>
      </w:r>
    </w:p>
    <w:p w14:paraId="64CCF1BE"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2562E9D4"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5EB141C1"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El maltrato infantil se entiende como todos aquellos actos de violencia física, sexual o emocional, sea en el grupo familiar o en el entorno social, que se cometen en contra de niños, niñas y adolescentes, de manera habitual u ocasional. Las acciones u omisiones que constituyen maltrato infantil privan a los niños, niñas y adolescentes del ejercicio de sus derechos y su bienestar.</w:t>
      </w:r>
    </w:p>
    <w:p w14:paraId="51347DDA" w14:textId="77777777" w:rsidR="000C4D4F" w:rsidRDefault="00EB507A">
      <w:pPr>
        <w:pStyle w:val="Normal1"/>
        <w:pBdr>
          <w:top w:val="nil"/>
          <w:left w:val="nil"/>
          <w:bottom w:val="nil"/>
          <w:right w:val="nil"/>
          <w:between w:val="nil"/>
        </w:pBdr>
        <w:tabs>
          <w:tab w:val="left" w:pos="5508"/>
        </w:tabs>
        <w:spacing w:line="360" w:lineRule="auto"/>
        <w:jc w:val="both"/>
        <w:rPr>
          <w:color w:val="000000"/>
          <w:sz w:val="24"/>
          <w:szCs w:val="24"/>
        </w:rPr>
      </w:pPr>
      <w:r>
        <w:rPr>
          <w:color w:val="000000"/>
          <w:sz w:val="24"/>
          <w:szCs w:val="24"/>
        </w:rPr>
        <w:t>El maltrato puede ser ejecutado por omisión (entendido como falta de atención y apoyo de parte de una persona adulta a las necesidades y requerimientos del niño o niña, sea en alimentación, salud, protección física, estimulación, interacción social u otro), supresión (que son las diversas formas en que se le niega al niño o niña el ejercicio y goce de sus derechos: por ejemplo, impedirle que juegue o que tenga amigos/as, no enviarlo a la escuela, etc.) o transgresión (entendida como todas aquellas acciones o conductas hostiles, rechazantes o destructivas hacia el niño o niña, tales como malos tratos físicos, agresiones emocionales, entre otros) de los derechos individuales y colectivos, e incluye el abandono completo y parcial.</w:t>
      </w:r>
    </w:p>
    <w:p w14:paraId="65CCEDE2" w14:textId="77777777" w:rsidR="000C4D4F" w:rsidRDefault="00EB507A">
      <w:pPr>
        <w:pStyle w:val="Normal1"/>
        <w:tabs>
          <w:tab w:val="left" w:pos="5508"/>
        </w:tabs>
        <w:jc w:val="both"/>
        <w:rPr>
          <w:sz w:val="24"/>
          <w:szCs w:val="24"/>
        </w:rPr>
      </w:pPr>
      <w:r>
        <w:rPr>
          <w:b/>
          <w:sz w:val="24"/>
          <w:szCs w:val="24"/>
        </w:rPr>
        <w:t xml:space="preserve">MALTRATO FÍSICO: </w:t>
      </w:r>
      <w:r>
        <w:rPr>
          <w:sz w:val="24"/>
          <w:szCs w:val="24"/>
        </w:rPr>
        <w:t xml:space="preserve">Cualquier acción no accidental por parte de cuidadores, madres </w:t>
      </w:r>
      <w:proofErr w:type="gramStart"/>
      <w:r>
        <w:rPr>
          <w:sz w:val="24"/>
          <w:szCs w:val="24"/>
        </w:rPr>
        <w:t>o  padres</w:t>
      </w:r>
      <w:proofErr w:type="gramEnd"/>
      <w:r>
        <w:rPr>
          <w:sz w:val="24"/>
          <w:szCs w:val="24"/>
        </w:rPr>
        <w:t>, que provoque daño físico o enfermedad en el niño/a o adolescente, o signifique un grave riesgo de padecerlo. Puede tratarse de un castigo único o repetido y su magnitud es variable (grave, menos grave o leve).</w:t>
      </w:r>
    </w:p>
    <w:p w14:paraId="01CEE134" w14:textId="77777777" w:rsidR="000C4D4F" w:rsidRDefault="00EB507A">
      <w:pPr>
        <w:pStyle w:val="Normal1"/>
        <w:pBdr>
          <w:top w:val="nil"/>
          <w:left w:val="nil"/>
          <w:bottom w:val="nil"/>
          <w:right w:val="nil"/>
          <w:between w:val="nil"/>
        </w:pBdr>
        <w:tabs>
          <w:tab w:val="left" w:pos="5508"/>
        </w:tabs>
        <w:spacing w:after="0"/>
        <w:jc w:val="both"/>
        <w:rPr>
          <w:color w:val="000000"/>
          <w:sz w:val="24"/>
          <w:szCs w:val="24"/>
        </w:rPr>
      </w:pPr>
      <w:r>
        <w:rPr>
          <w:color w:val="000000"/>
          <w:sz w:val="24"/>
          <w:szCs w:val="24"/>
        </w:rPr>
        <w:t xml:space="preserve">Tanto las características de las personas como las circunstancias del hecho son criterios que permiten establecer la mayor o menor gravedad de las lesiones, </w:t>
      </w:r>
      <w:proofErr w:type="gramStart"/>
      <w:r>
        <w:rPr>
          <w:color w:val="000000"/>
          <w:sz w:val="24"/>
          <w:szCs w:val="24"/>
        </w:rPr>
        <w:t>considerando</w:t>
      </w:r>
      <w:proofErr w:type="gramEnd"/>
      <w:r>
        <w:rPr>
          <w:color w:val="000000"/>
          <w:sz w:val="24"/>
          <w:szCs w:val="24"/>
        </w:rPr>
        <w:t xml:space="preserve"> por ejemplo, la edad de los involucrados, la existencia de vínculo de parentesco o subordinación entre víctima y agresor, así como si la agresión ocurrió como defensa propia, o fue cometida en complicidad con más agresores, etc.</w:t>
      </w:r>
    </w:p>
    <w:p w14:paraId="78A24328"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03F74960"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b/>
          <w:color w:val="000000"/>
          <w:sz w:val="24"/>
          <w:szCs w:val="24"/>
        </w:rPr>
        <w:t>MALTRATO EMOCIONAL O PSICOLÓGICO</w:t>
      </w:r>
      <w:r>
        <w:rPr>
          <w:color w:val="000000"/>
          <w:sz w:val="24"/>
          <w:szCs w:val="24"/>
        </w:rPr>
        <w:t>: Se trata del hostigamiento verbal habitual por medio de insultos, críticas, descréditos, ridiculizaciones, así como la indiferencia y el rechazo explícito o implícito hacia el niño/a o adolescente. Se incluye también en esta categoría, aterrorizarlo, ignorarlo o corromperlo. Ser testigo de violencia entre los miembros de la familia es otra forma de maltrato emocional o psicológico.</w:t>
      </w:r>
    </w:p>
    <w:p w14:paraId="40C6AB63"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20A9C1B2"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b/>
          <w:color w:val="000000"/>
          <w:sz w:val="24"/>
          <w:szCs w:val="24"/>
        </w:rPr>
        <w:t xml:space="preserve">NEGLIGENCIA: </w:t>
      </w:r>
      <w:r>
        <w:rPr>
          <w:color w:val="000000"/>
          <w:sz w:val="24"/>
          <w:szCs w:val="24"/>
        </w:rPr>
        <w:t>Se refiere a la falta de protección y cuidado mínimo por parte de quienes tienen el deber de hacerlo. Existe negligencia cuando los/as responsables del cuidado y educación de los/as niños/as y adolescentes no atienden ni satisfacen sus necesidades básicas, sean estas físicas, sociales, psicológicas o intelectuales.</w:t>
      </w:r>
    </w:p>
    <w:p w14:paraId="2B787D24"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48659FC0"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b/>
          <w:color w:val="000000"/>
          <w:sz w:val="24"/>
          <w:szCs w:val="24"/>
        </w:rPr>
        <w:t>ABANDONO EMOCIONAL:</w:t>
      </w:r>
      <w:r>
        <w:rPr>
          <w:color w:val="000000"/>
          <w:sz w:val="24"/>
          <w:szCs w:val="24"/>
        </w:rPr>
        <w:t xml:space="preserve"> Es la falta persistente de respuesta a las señales (llanto, sonrisa), expresiones emocionales y/o conductas de los/as niños/as y adolescentes que buscan proximidad y contacto afectivo, así como la falta de iniciativa de interacción y contacto, por parte de una figura adulta estable.</w:t>
      </w:r>
    </w:p>
    <w:p w14:paraId="7DAE6223"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25F7CD4E" w14:textId="77777777" w:rsidR="000C4D4F" w:rsidRDefault="00EB507A">
      <w:pPr>
        <w:pStyle w:val="Normal1"/>
        <w:pBdr>
          <w:top w:val="nil"/>
          <w:left w:val="nil"/>
          <w:bottom w:val="nil"/>
          <w:right w:val="nil"/>
          <w:between w:val="nil"/>
        </w:pBdr>
        <w:tabs>
          <w:tab w:val="left" w:pos="5508"/>
        </w:tabs>
        <w:spacing w:after="0"/>
        <w:jc w:val="both"/>
        <w:rPr>
          <w:i/>
          <w:color w:val="000000"/>
          <w:sz w:val="24"/>
          <w:szCs w:val="24"/>
        </w:rPr>
      </w:pPr>
      <w:r>
        <w:rPr>
          <w:i/>
          <w:color w:val="000000"/>
          <w:sz w:val="24"/>
          <w:szCs w:val="24"/>
        </w:rPr>
        <w:t xml:space="preserve">Es importante no confundir la responsabilidad que tiene el establecimiento educacional con la de los organismos especializados: la función de los establecimientos educacionales </w:t>
      </w:r>
      <w:r>
        <w:rPr>
          <w:b/>
          <w:i/>
          <w:color w:val="000000"/>
          <w:sz w:val="24"/>
          <w:szCs w:val="24"/>
        </w:rPr>
        <w:t xml:space="preserve">NO ES INVESTIGAR EL DELITO NI RECOPILAR PRUEBAS SOBRE LOS HECHOS, </w:t>
      </w:r>
      <w:r>
        <w:rPr>
          <w:i/>
          <w:color w:val="000000"/>
          <w:sz w:val="24"/>
          <w:szCs w:val="24"/>
        </w:rPr>
        <w:t>sino actuar oportunamente para proteger al niño/a, denunciar los hechos y/o realizar la derivación pertinente. Tanto la investigación como el proceso de reparación están a cargo de otros organismos e instituciones especializadas.</w:t>
      </w:r>
    </w:p>
    <w:p w14:paraId="2E8BF517"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4A463F55"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03F880C4"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b/>
          <w:color w:val="000000"/>
          <w:sz w:val="24"/>
          <w:szCs w:val="24"/>
        </w:rPr>
        <w:t xml:space="preserve">PROCEDIMIENTO: </w:t>
      </w:r>
    </w:p>
    <w:p w14:paraId="6F708D5B"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sz w:val="24"/>
          <w:szCs w:val="24"/>
        </w:rPr>
        <w:t>1.-</w:t>
      </w:r>
      <w:r>
        <w:rPr>
          <w:color w:val="000000"/>
        </w:rPr>
        <w:t xml:space="preserve">Dejar registrado por escrito con fecha, hora y firma, el contenido de la denuncia y la identidad del denunciante en documento pertinente, con presencia de un funcionario o docente (testigo) </w:t>
      </w:r>
    </w:p>
    <w:p w14:paraId="4BEBD811"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t>2.- Constatación de lesiones si corresponde.</w:t>
      </w:r>
    </w:p>
    <w:p w14:paraId="31CCCF54"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rPr>
        <w:t>3.- Citar al apoderado a entrevista a fin de conocer situaciones asociadas a la vulneración de derechos. En dicha entrevista, se dejarán todos los antecedentes escritos informado de la activación del protocolo a fin de interrumpir la vulneración de derechos</w:t>
      </w:r>
    </w:p>
    <w:p w14:paraId="193AAA7A"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7AAABF71" w14:textId="77777777" w:rsidR="000C4D4F" w:rsidRDefault="00EB507A">
      <w:pPr>
        <w:pStyle w:val="Normal1"/>
        <w:pBdr>
          <w:top w:val="nil"/>
          <w:left w:val="nil"/>
          <w:bottom w:val="nil"/>
          <w:right w:val="nil"/>
          <w:between w:val="nil"/>
        </w:pBdr>
        <w:tabs>
          <w:tab w:val="left" w:pos="5508"/>
        </w:tabs>
        <w:spacing w:after="0" w:line="360" w:lineRule="auto"/>
        <w:rPr>
          <w:color w:val="000000"/>
          <w:sz w:val="24"/>
          <w:szCs w:val="24"/>
        </w:rPr>
      </w:pPr>
      <w:r>
        <w:rPr>
          <w:b/>
          <w:color w:val="000000"/>
          <w:sz w:val="24"/>
          <w:szCs w:val="24"/>
        </w:rPr>
        <w:t xml:space="preserve">1.- RECEPCIÓN DE DENUNCIAS: </w:t>
      </w:r>
      <w:r>
        <w:rPr>
          <w:color w:val="000000"/>
        </w:rPr>
        <w:t>Cualquier miembro de la comunidad educativa que tenga conocimiento de una situación vulneración de derechos o considere la existencia de indicios claros, tiene la obligación de dar a conocer esta situación de manera inmediata al director de ciclo correspondiente del estudiante. Es necesario además guardar confidencialidad sobre la situación, para de esta forma resguardar la intimidad del estudiante afectado.</w:t>
      </w:r>
    </w:p>
    <w:p w14:paraId="037F49F1"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454447A4" w14:textId="77777777" w:rsidR="000C4D4F" w:rsidRDefault="00EB507A">
      <w:pPr>
        <w:pStyle w:val="Normal1"/>
        <w:pBdr>
          <w:top w:val="nil"/>
          <w:left w:val="nil"/>
          <w:bottom w:val="nil"/>
          <w:right w:val="nil"/>
          <w:between w:val="nil"/>
        </w:pBdr>
        <w:tabs>
          <w:tab w:val="left" w:pos="5508"/>
        </w:tabs>
        <w:spacing w:after="0"/>
        <w:jc w:val="both"/>
        <w:rPr>
          <w:b/>
          <w:color w:val="000000"/>
          <w:sz w:val="24"/>
          <w:szCs w:val="24"/>
        </w:rPr>
      </w:pPr>
      <w:r>
        <w:rPr>
          <w:b/>
          <w:color w:val="000000"/>
          <w:sz w:val="24"/>
          <w:szCs w:val="24"/>
        </w:rPr>
        <w:t>2.- PERSONA RESPONSABLE DE ACTIVAR PROTOCOLO:</w:t>
      </w:r>
    </w:p>
    <w:p w14:paraId="677D350B"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4968D85D" w14:textId="77777777" w:rsidR="000C4D4F" w:rsidRDefault="00EB507A">
      <w:pPr>
        <w:pStyle w:val="Normal1"/>
        <w:pBdr>
          <w:top w:val="nil"/>
          <w:left w:val="nil"/>
          <w:bottom w:val="nil"/>
          <w:right w:val="nil"/>
          <w:between w:val="nil"/>
        </w:pBdr>
        <w:tabs>
          <w:tab w:val="left" w:pos="5508"/>
        </w:tabs>
        <w:spacing w:after="0"/>
        <w:jc w:val="both"/>
        <w:rPr>
          <w:b/>
          <w:color w:val="000000"/>
          <w:sz w:val="24"/>
          <w:szCs w:val="24"/>
        </w:rPr>
      </w:pPr>
      <w:r>
        <w:rPr>
          <w:color w:val="000000"/>
          <w:sz w:val="24"/>
          <w:szCs w:val="24"/>
        </w:rPr>
        <w:lastRenderedPageBreak/>
        <w:t>1.-</w:t>
      </w:r>
      <w:r>
        <w:rPr>
          <w:color w:val="000000"/>
        </w:rPr>
        <w:t>Solo podrá realizar estas indagaciones Unidad Técnica, Encargado de Convivencia Escolar o un integrante de la dupla psicosocial.</w:t>
      </w:r>
    </w:p>
    <w:p w14:paraId="56413ACE" w14:textId="77777777" w:rsidR="000C4D4F" w:rsidRDefault="00EB507A">
      <w:pPr>
        <w:pStyle w:val="Normal1"/>
        <w:pBdr>
          <w:top w:val="nil"/>
          <w:left w:val="nil"/>
          <w:bottom w:val="nil"/>
          <w:right w:val="nil"/>
          <w:between w:val="nil"/>
        </w:pBdr>
        <w:tabs>
          <w:tab w:val="left" w:pos="5508"/>
        </w:tabs>
        <w:spacing w:after="0"/>
        <w:rPr>
          <w:color w:val="000000"/>
        </w:rPr>
      </w:pPr>
      <w:r>
        <w:rPr>
          <w:color w:val="000000"/>
        </w:rPr>
        <w:t>2.-</w:t>
      </w:r>
      <w:proofErr w:type="gramStart"/>
      <w:r>
        <w:rPr>
          <w:color w:val="000000"/>
        </w:rPr>
        <w:t>Director</w:t>
      </w:r>
      <w:proofErr w:type="gramEnd"/>
      <w:r>
        <w:rPr>
          <w:color w:val="000000"/>
        </w:rPr>
        <w:t xml:space="preserve"> realizará denuncia junto al Encargado de Convivencia Escolar a las autoridades pertinentes a fin de favorecer el interés superior del NNA</w:t>
      </w:r>
    </w:p>
    <w:p w14:paraId="1F79D491"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1FDC8F73"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b/>
          <w:color w:val="000000"/>
          <w:sz w:val="24"/>
          <w:szCs w:val="24"/>
        </w:rPr>
        <w:t xml:space="preserve">3.- PLAZOS DE RESOLUCIÓN Y PRONUNCIAMIENTO </w:t>
      </w:r>
      <w:proofErr w:type="gramStart"/>
      <w:r>
        <w:rPr>
          <w:b/>
          <w:color w:val="000000"/>
          <w:sz w:val="24"/>
          <w:szCs w:val="24"/>
        </w:rPr>
        <w:t>EN RELACIÓN A</w:t>
      </w:r>
      <w:proofErr w:type="gramEnd"/>
      <w:r>
        <w:rPr>
          <w:b/>
          <w:color w:val="000000"/>
          <w:sz w:val="24"/>
          <w:szCs w:val="24"/>
        </w:rPr>
        <w:t xml:space="preserve"> LOS HECHOS OCURRIDOS: </w:t>
      </w:r>
      <w:r>
        <w:rPr>
          <w:color w:val="000000"/>
          <w:sz w:val="24"/>
          <w:szCs w:val="24"/>
        </w:rPr>
        <w:t>Todo</w:t>
      </w:r>
      <w:r>
        <w:rPr>
          <w:color w:val="000000"/>
        </w:rPr>
        <w:t xml:space="preserve"> integrante de la comunidad escolar puede denunciar vulneración de derechos contando con 24 </w:t>
      </w:r>
      <w:proofErr w:type="spellStart"/>
      <w:r>
        <w:rPr>
          <w:color w:val="000000"/>
        </w:rPr>
        <w:t>hrs</w:t>
      </w:r>
      <w:proofErr w:type="spellEnd"/>
      <w:r>
        <w:rPr>
          <w:color w:val="000000"/>
        </w:rPr>
        <w:t>. para hacerlo desde conocido el hecho.</w:t>
      </w:r>
    </w:p>
    <w:p w14:paraId="6B780145"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75D5B3BE" w14:textId="77777777" w:rsidR="000C4D4F" w:rsidRDefault="00EB507A">
      <w:pPr>
        <w:pStyle w:val="Normal1"/>
        <w:pBdr>
          <w:top w:val="nil"/>
          <w:left w:val="nil"/>
          <w:bottom w:val="nil"/>
          <w:right w:val="nil"/>
          <w:between w:val="nil"/>
        </w:pBdr>
        <w:tabs>
          <w:tab w:val="left" w:pos="5508"/>
        </w:tabs>
        <w:spacing w:after="0"/>
        <w:rPr>
          <w:b/>
          <w:color w:val="000000"/>
          <w:sz w:val="24"/>
          <w:szCs w:val="24"/>
        </w:rPr>
      </w:pPr>
      <w:r>
        <w:rPr>
          <w:b/>
          <w:color w:val="000000"/>
          <w:sz w:val="24"/>
          <w:szCs w:val="24"/>
        </w:rPr>
        <w:t>4.- MEDIDAS O ACCIONES QUE INVOLUCREN A LOS PADRES O PERSONA RESPONSABLE DE LOS ESTUDIANTES AFECTADOS Y LA FORMA DE COMUNICACIÓN CON ESTOS:</w:t>
      </w:r>
    </w:p>
    <w:p w14:paraId="225D6DA5"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754422E3"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t>1.-Se citará a entrevista al apoderado del estudiante, a fin de informar de los antecedentes recopilados y de la activación del protocolo asociado. En dicha instancia, se ofrecerá a los padres alternativas de derivación especializada para la protección del estudiante.</w:t>
      </w:r>
    </w:p>
    <w:p w14:paraId="51FB5766"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rPr>
      </w:pPr>
    </w:p>
    <w:p w14:paraId="3254C47D"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t xml:space="preserve">2.-Orientar al estudiante, padre y/o apoderado respecto a la red de apoyo que puede ser derivado red asociada a la protección de derechos (OPD, PPF, PIE, PRM, DAM, CENIM), derivación a especialistas, etc. Además, se informará respecto a la denuncia a realizar a las autoridades pertinentes Fiscalía, Ministerio Publico, Tribunal de Familia </w:t>
      </w:r>
    </w:p>
    <w:p w14:paraId="7902C07B"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t xml:space="preserve">3.- Así mismo, se informará del Plan Remedial a favor del estudiante a fin de garantizar la permanencia escolar </w:t>
      </w:r>
    </w:p>
    <w:p w14:paraId="799F1D0D"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t>4.- Informar a Encargado de Convivencia Escolar y/o profesor jefe, educadora de párvulo, de los estudiantes involucrados, entregándoles el registro correspondiente.</w:t>
      </w:r>
    </w:p>
    <w:p w14:paraId="682A6AFD"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3E576213" w14:textId="77777777" w:rsidR="000C4D4F" w:rsidRDefault="00EB507A">
      <w:pPr>
        <w:pStyle w:val="Normal1"/>
        <w:pBdr>
          <w:top w:val="nil"/>
          <w:left w:val="nil"/>
          <w:bottom w:val="nil"/>
          <w:right w:val="nil"/>
          <w:between w:val="nil"/>
        </w:pBdr>
        <w:tabs>
          <w:tab w:val="left" w:pos="5508"/>
        </w:tabs>
        <w:spacing w:after="0"/>
        <w:rPr>
          <w:b/>
          <w:color w:val="000000"/>
          <w:sz w:val="24"/>
          <w:szCs w:val="24"/>
        </w:rPr>
      </w:pPr>
      <w:r>
        <w:rPr>
          <w:b/>
          <w:color w:val="000000"/>
          <w:sz w:val="24"/>
          <w:szCs w:val="24"/>
        </w:rPr>
        <w:t>5.- MEDIDAS DE RESGUARDO DIRIGIDAS A LOS ESTUDIANTES AFECTADOS, DEBEN INCLUIR APOYOS PEDAGÓGICOS Y PSICOSOCIALES, DERIVACIONES A LAS INSTITUCIONES Y ORGANISMOS COMPETENTES (OPD, ETC.)</w:t>
      </w:r>
    </w:p>
    <w:p w14:paraId="395A378A" w14:textId="77777777" w:rsidR="000C4D4F" w:rsidRDefault="000C4D4F">
      <w:pPr>
        <w:pStyle w:val="Normal1"/>
        <w:pBdr>
          <w:top w:val="nil"/>
          <w:left w:val="nil"/>
          <w:bottom w:val="nil"/>
          <w:right w:val="nil"/>
          <w:between w:val="nil"/>
        </w:pBdr>
        <w:tabs>
          <w:tab w:val="left" w:pos="5508"/>
        </w:tabs>
        <w:spacing w:after="0"/>
        <w:rPr>
          <w:color w:val="000000"/>
        </w:rPr>
      </w:pPr>
    </w:p>
    <w:p w14:paraId="55116B4B" w14:textId="77777777" w:rsidR="000C4D4F" w:rsidRDefault="00EB507A">
      <w:pPr>
        <w:pStyle w:val="Normal1"/>
        <w:pBdr>
          <w:top w:val="nil"/>
          <w:left w:val="nil"/>
          <w:bottom w:val="nil"/>
          <w:right w:val="nil"/>
          <w:between w:val="nil"/>
        </w:pBdr>
        <w:tabs>
          <w:tab w:val="left" w:pos="5508"/>
        </w:tabs>
        <w:spacing w:after="0" w:line="360" w:lineRule="auto"/>
        <w:jc w:val="both"/>
        <w:rPr>
          <w:b/>
          <w:color w:val="000000"/>
          <w:sz w:val="24"/>
          <w:szCs w:val="24"/>
        </w:rPr>
      </w:pPr>
      <w:r>
        <w:rPr>
          <w:color w:val="000000"/>
        </w:rPr>
        <w:t xml:space="preserve">   En el caso de existir lesiones la psicóloga del establecimiento, u otro adulto de la escuela acudirán con el estudiante al Servicio de Salud correspondiente, previo conocimiento de los apoderados. Al mismo tiempo, el director/a de la escuela realizará la denuncia ante las autoridades competentes. Se activarán las medidas formativas, pedagógicas y de apoyo psicosocial disponibles en el establecimiento con el fin de acompañar al estudiante involucrado, durante el proceso y luego como seguimiento. Es importante tener en </w:t>
      </w:r>
      <w:r>
        <w:rPr>
          <w:color w:val="000000"/>
        </w:rPr>
        <w:lastRenderedPageBreak/>
        <w:t>consideración la edad y grado de madurez, desarrollo emocional y características personales del estudiante.</w:t>
      </w:r>
    </w:p>
    <w:p w14:paraId="184E0500" w14:textId="77777777" w:rsidR="000C4D4F" w:rsidRDefault="000C4D4F">
      <w:pPr>
        <w:pStyle w:val="Normal1"/>
        <w:pBdr>
          <w:top w:val="nil"/>
          <w:left w:val="nil"/>
          <w:bottom w:val="nil"/>
          <w:right w:val="nil"/>
          <w:between w:val="nil"/>
        </w:pBdr>
        <w:tabs>
          <w:tab w:val="left" w:pos="5508"/>
        </w:tabs>
        <w:spacing w:after="0"/>
        <w:rPr>
          <w:b/>
          <w:color w:val="000000"/>
          <w:sz w:val="24"/>
          <w:szCs w:val="24"/>
        </w:rPr>
      </w:pPr>
    </w:p>
    <w:p w14:paraId="042281EF" w14:textId="77777777" w:rsidR="000C4D4F" w:rsidRDefault="00EB507A">
      <w:pPr>
        <w:pStyle w:val="Normal1"/>
        <w:pBdr>
          <w:top w:val="nil"/>
          <w:left w:val="nil"/>
          <w:bottom w:val="nil"/>
          <w:right w:val="nil"/>
          <w:between w:val="nil"/>
        </w:pBdr>
        <w:tabs>
          <w:tab w:val="left" w:pos="5508"/>
        </w:tabs>
        <w:spacing w:after="0"/>
        <w:jc w:val="both"/>
        <w:rPr>
          <w:b/>
          <w:color w:val="000000"/>
          <w:sz w:val="24"/>
          <w:szCs w:val="24"/>
        </w:rPr>
      </w:pPr>
      <w:r>
        <w:rPr>
          <w:b/>
          <w:color w:val="000000"/>
          <w:sz w:val="24"/>
          <w:szCs w:val="24"/>
        </w:rPr>
        <w:t>6.- LA OBLIGACIÓN DE RESGUARDAR LA INTIMIDAD E IDENTIDAD DEL ESTUDIANTE EN TODO MOMENTO, PERMITIENDO QUE ESTE SE ENCUENTRE SIEMPRE ACOMPAÑADO, SIN EXPONER SU EXPERIENCIA FRENTE A LA COMUNIDAD EDUCATIVA ASÍ EVITAMOS LA VICTIMIZACIÓN.</w:t>
      </w:r>
    </w:p>
    <w:p w14:paraId="3ADF5264"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24689262" w14:textId="77777777" w:rsidR="000C4D4F" w:rsidRDefault="00EB507A">
      <w:pPr>
        <w:pStyle w:val="Normal1"/>
        <w:numPr>
          <w:ilvl w:val="0"/>
          <w:numId w:val="42"/>
        </w:numPr>
        <w:pBdr>
          <w:top w:val="nil"/>
          <w:left w:val="nil"/>
          <w:bottom w:val="nil"/>
          <w:right w:val="nil"/>
          <w:between w:val="nil"/>
        </w:pBdr>
        <w:tabs>
          <w:tab w:val="left" w:pos="5508"/>
        </w:tabs>
        <w:spacing w:after="0"/>
        <w:jc w:val="both"/>
        <w:rPr>
          <w:b/>
          <w:color w:val="000000"/>
          <w:sz w:val="24"/>
          <w:szCs w:val="24"/>
        </w:rPr>
      </w:pPr>
      <w:r>
        <w:rPr>
          <w:color w:val="000000"/>
        </w:rPr>
        <w:t xml:space="preserve">Tendrá seguimiento por parte de la psicóloga del establecimiento. </w:t>
      </w:r>
    </w:p>
    <w:p w14:paraId="5AC47B16" w14:textId="77777777" w:rsidR="000C4D4F" w:rsidRDefault="00EB507A">
      <w:pPr>
        <w:pStyle w:val="Normal1"/>
        <w:numPr>
          <w:ilvl w:val="0"/>
          <w:numId w:val="42"/>
        </w:numPr>
        <w:pBdr>
          <w:top w:val="nil"/>
          <w:left w:val="nil"/>
          <w:bottom w:val="nil"/>
          <w:right w:val="nil"/>
          <w:between w:val="nil"/>
        </w:pBdr>
        <w:tabs>
          <w:tab w:val="left" w:pos="5508"/>
        </w:tabs>
        <w:spacing w:after="0"/>
        <w:jc w:val="both"/>
        <w:rPr>
          <w:b/>
          <w:color w:val="000000"/>
          <w:sz w:val="24"/>
          <w:szCs w:val="24"/>
        </w:rPr>
      </w:pPr>
      <w:r>
        <w:rPr>
          <w:color w:val="000000"/>
        </w:rPr>
        <w:t xml:space="preserve">Se informará a los padres si el Equipo de Convivencia, </w:t>
      </w:r>
      <w:proofErr w:type="gramStart"/>
      <w:r>
        <w:rPr>
          <w:color w:val="000000"/>
        </w:rPr>
        <w:t>estima necesario</w:t>
      </w:r>
      <w:proofErr w:type="gramEnd"/>
      <w:r>
        <w:rPr>
          <w:color w:val="000000"/>
        </w:rPr>
        <w:t xml:space="preserve"> una evaluación psicológica y/o psicoterapia externa o derivación a centros especializados.</w:t>
      </w:r>
    </w:p>
    <w:p w14:paraId="3EB2F1C1" w14:textId="77777777" w:rsidR="000C4D4F" w:rsidRDefault="00EB507A">
      <w:pPr>
        <w:pStyle w:val="Normal1"/>
        <w:numPr>
          <w:ilvl w:val="0"/>
          <w:numId w:val="42"/>
        </w:numPr>
        <w:pBdr>
          <w:top w:val="nil"/>
          <w:left w:val="nil"/>
          <w:bottom w:val="nil"/>
          <w:right w:val="nil"/>
          <w:between w:val="nil"/>
        </w:pBdr>
        <w:tabs>
          <w:tab w:val="left" w:pos="5508"/>
        </w:tabs>
        <w:spacing w:after="0" w:line="360" w:lineRule="auto"/>
        <w:jc w:val="both"/>
        <w:rPr>
          <w:b/>
          <w:color w:val="000000"/>
          <w:sz w:val="24"/>
          <w:szCs w:val="24"/>
        </w:rPr>
      </w:pPr>
      <w:r>
        <w:rPr>
          <w:color w:val="000000"/>
        </w:rPr>
        <w:t>Se establecerán plazos para seguimiento con alumno y/o apoderado.</w:t>
      </w:r>
    </w:p>
    <w:p w14:paraId="71F14F21"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517592E8" w14:textId="77777777" w:rsidR="000C4D4F" w:rsidRDefault="00EB507A">
      <w:pPr>
        <w:pStyle w:val="Normal1"/>
        <w:pBdr>
          <w:top w:val="nil"/>
          <w:left w:val="nil"/>
          <w:bottom w:val="nil"/>
          <w:right w:val="nil"/>
          <w:between w:val="nil"/>
        </w:pBdr>
        <w:tabs>
          <w:tab w:val="left" w:pos="5508"/>
        </w:tabs>
        <w:spacing w:after="0"/>
        <w:jc w:val="both"/>
        <w:rPr>
          <w:b/>
          <w:color w:val="000000"/>
          <w:sz w:val="24"/>
          <w:szCs w:val="24"/>
        </w:rPr>
      </w:pPr>
      <w:r>
        <w:rPr>
          <w:b/>
          <w:color w:val="000000"/>
          <w:sz w:val="24"/>
          <w:szCs w:val="24"/>
        </w:rPr>
        <w:t>7.- MEDIDAS FORMATIVAS, PEDAGÓGICAS Y/O DE APOYO PSICOSOCIAL APLICABLES A LOS ESTUDIANTES QUE ESTÉN INVOLUCRADOS EN LOS HECHOS QUE ORIGINA LA ACTIVACIÓN DEL PROTOCOLO. (CONSIDERANDO EDADES DE LOS MENORES Y GRADUALIDAD DE FALTAS).</w:t>
      </w:r>
    </w:p>
    <w:p w14:paraId="2691BA1B"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3F9D5FE5" w14:textId="77777777" w:rsidR="000C4D4F" w:rsidRDefault="00EB507A">
      <w:pPr>
        <w:pStyle w:val="Normal1"/>
        <w:numPr>
          <w:ilvl w:val="0"/>
          <w:numId w:val="43"/>
        </w:numPr>
        <w:pBdr>
          <w:top w:val="nil"/>
          <w:left w:val="nil"/>
          <w:bottom w:val="nil"/>
          <w:right w:val="nil"/>
          <w:between w:val="nil"/>
        </w:pBdr>
        <w:tabs>
          <w:tab w:val="left" w:pos="5508"/>
        </w:tabs>
        <w:spacing w:after="0" w:line="360" w:lineRule="auto"/>
        <w:jc w:val="both"/>
        <w:rPr>
          <w:b/>
          <w:color w:val="000000"/>
          <w:sz w:val="24"/>
          <w:szCs w:val="24"/>
        </w:rPr>
      </w:pPr>
      <w:r>
        <w:rPr>
          <w:color w:val="000000"/>
        </w:rPr>
        <w:t xml:space="preserve">Al comprobarse cualquier tipo de agresión, se entrevistará al apoderado desde Dirección y/o del Equipo de Convivencia Escolar. </w:t>
      </w:r>
    </w:p>
    <w:p w14:paraId="1374B5FA" w14:textId="77777777" w:rsidR="000C4D4F" w:rsidRDefault="00EB507A">
      <w:pPr>
        <w:pStyle w:val="Normal1"/>
        <w:numPr>
          <w:ilvl w:val="0"/>
          <w:numId w:val="43"/>
        </w:numPr>
        <w:pBdr>
          <w:top w:val="nil"/>
          <w:left w:val="nil"/>
          <w:bottom w:val="nil"/>
          <w:right w:val="nil"/>
          <w:between w:val="nil"/>
        </w:pBdr>
        <w:tabs>
          <w:tab w:val="left" w:pos="5508"/>
        </w:tabs>
        <w:spacing w:after="0" w:line="360" w:lineRule="auto"/>
        <w:jc w:val="both"/>
        <w:rPr>
          <w:b/>
          <w:color w:val="000000"/>
          <w:sz w:val="24"/>
          <w:szCs w:val="24"/>
        </w:rPr>
      </w:pPr>
      <w:r>
        <w:rPr>
          <w:color w:val="000000"/>
        </w:rPr>
        <w:t xml:space="preserve">Conociendo los motivos que originaron la agresión, si fuese una agresión verbal, la Dirección del Establecimiento y /o el Equipo de Convivencia Escolar coordinará la instancia de conciliación, con el acuerdo de ambas partes. </w:t>
      </w:r>
    </w:p>
    <w:p w14:paraId="7F75ECDE" w14:textId="77777777" w:rsidR="000C4D4F" w:rsidRDefault="00EB507A">
      <w:pPr>
        <w:pStyle w:val="Normal1"/>
        <w:numPr>
          <w:ilvl w:val="0"/>
          <w:numId w:val="43"/>
        </w:numPr>
        <w:pBdr>
          <w:top w:val="nil"/>
          <w:left w:val="nil"/>
          <w:bottom w:val="nil"/>
          <w:right w:val="nil"/>
          <w:between w:val="nil"/>
        </w:pBdr>
        <w:tabs>
          <w:tab w:val="left" w:pos="5508"/>
        </w:tabs>
        <w:spacing w:after="0" w:line="360" w:lineRule="auto"/>
        <w:jc w:val="both"/>
        <w:rPr>
          <w:b/>
          <w:color w:val="000000"/>
          <w:sz w:val="24"/>
          <w:szCs w:val="24"/>
        </w:rPr>
      </w:pPr>
      <w:r>
        <w:rPr>
          <w:color w:val="000000"/>
        </w:rPr>
        <w:t>El estudiante, no recibirá ningún tipo de sanción</w:t>
      </w:r>
    </w:p>
    <w:p w14:paraId="6A0CF190"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0D9C1754" w14:textId="77777777" w:rsidR="000C4D4F" w:rsidRDefault="00EB507A">
      <w:pPr>
        <w:pStyle w:val="Normal1"/>
        <w:pBdr>
          <w:top w:val="nil"/>
          <w:left w:val="nil"/>
          <w:bottom w:val="nil"/>
          <w:right w:val="nil"/>
          <w:between w:val="nil"/>
        </w:pBdr>
        <w:tabs>
          <w:tab w:val="left" w:pos="5508"/>
        </w:tabs>
        <w:spacing w:after="0"/>
        <w:jc w:val="both"/>
        <w:rPr>
          <w:b/>
          <w:color w:val="000000"/>
          <w:sz w:val="24"/>
          <w:szCs w:val="24"/>
        </w:rPr>
      </w:pPr>
      <w:r>
        <w:rPr>
          <w:b/>
          <w:color w:val="000000"/>
          <w:sz w:val="24"/>
          <w:szCs w:val="24"/>
        </w:rPr>
        <w:t xml:space="preserve">8.- SI EXISTEN ADULTOS INVOLUCRADOS EN LOS HECHOS IDENTIFICAR MEDIDAS PROTECTORAS DESTINADAS A RESGUARDAR LOS MENORES. EJEMPLO: SEPARACIÓN DEL EVENTUAL RESPONSABLE (si es funcionario indicar que se enviaran los antecedentes para realización de sumario o investigación sumaria) </w:t>
      </w:r>
    </w:p>
    <w:p w14:paraId="3837A837"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4A3D1062"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Cualquier acción u omisión intencional, ya sea física o psicológica, realizada por uno o más adultos de la comunidad escolar, incluyendo a funcionaros del establecimiento, en contra de uno o más estudiantes, en forma escrita, verbal o a través de medios tecnológicos o cibernéticos, en contra de otro u otros estudiantes, con independencia del lugar en que se cometa, siempre que pueda:</w:t>
      </w:r>
    </w:p>
    <w:p w14:paraId="23AA679B"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t xml:space="preserve">a) Producir el temor razonable de sufrir un menoscabo considerable en su integridad física o psíquica, su vida privada, su propiedad o en otros derechos fundamentales; </w:t>
      </w:r>
    </w:p>
    <w:p w14:paraId="5B555D47"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rPr>
      </w:pPr>
    </w:p>
    <w:p w14:paraId="74E860EE"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lastRenderedPageBreak/>
        <w:t>b) Crear un ambiente escolar hostil, intimidatorio, humillante o abusivo; o</w:t>
      </w:r>
    </w:p>
    <w:p w14:paraId="11DB7922"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rPr>
      </w:pPr>
    </w:p>
    <w:p w14:paraId="2BC2CBC5"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t>c) Dificultar o impedir de cualquier manera su desarrollo o desempeño académico, afectivo, moral, intelectual o físico.</w:t>
      </w:r>
    </w:p>
    <w:p w14:paraId="6B1003CE"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rPr>
      </w:pPr>
    </w:p>
    <w:p w14:paraId="606EDB5D"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rPr>
      </w:pPr>
      <w:r>
        <w:rPr>
          <w:color w:val="000000"/>
        </w:rPr>
        <w:t xml:space="preserve">Si el reclamo se presente contra un funcionario de la escuela: Se garantizará la tranquilidad y seguridad de él o los estudiantes supuestamente afectados, ya sea reasignando las tareas del funcionario en cuestión, otorgándole permisos administrativos, ejecutando cambios de turnos o puesto de trabajo, u otras acciones que, no implicando menoscabo laboral, sean prudentes y convenientes conforme a la evaluación que se haya realizado de la situación. </w:t>
      </w:r>
    </w:p>
    <w:p w14:paraId="17E25D6C" w14:textId="77777777" w:rsidR="000C4D4F" w:rsidRDefault="00EB507A">
      <w:pPr>
        <w:pStyle w:val="Normal1"/>
        <w:numPr>
          <w:ilvl w:val="0"/>
          <w:numId w:val="117"/>
        </w:numPr>
        <w:pBdr>
          <w:top w:val="nil"/>
          <w:left w:val="nil"/>
          <w:bottom w:val="nil"/>
          <w:right w:val="nil"/>
          <w:between w:val="nil"/>
        </w:pBdr>
        <w:tabs>
          <w:tab w:val="left" w:pos="5508"/>
        </w:tabs>
        <w:spacing w:after="0" w:line="360" w:lineRule="auto"/>
        <w:jc w:val="both"/>
      </w:pPr>
      <w:r>
        <w:rPr>
          <w:color w:val="000000"/>
        </w:rPr>
        <w:t>Si el reclamo se presenta contra un apoderado del establecimiento u otro adulto vinculado no contractualmente a la escuela: Se le solicitará actuar con prudencia frente a estas circunstancias, evitando interactuar en forma privada con él o los estudiantes supuestamente afectados o sus apoderados (interacciones que, de ser necesarias, deberán realizarse en presencia de una autoridad del establecimiento).</w:t>
      </w:r>
    </w:p>
    <w:p w14:paraId="6226BB85" w14:textId="77777777" w:rsidR="000C4D4F" w:rsidRDefault="000C4D4F">
      <w:pPr>
        <w:pStyle w:val="Normal1"/>
        <w:pBdr>
          <w:top w:val="nil"/>
          <w:left w:val="nil"/>
          <w:bottom w:val="nil"/>
          <w:right w:val="nil"/>
          <w:between w:val="nil"/>
        </w:pBdr>
        <w:tabs>
          <w:tab w:val="left" w:pos="5508"/>
        </w:tabs>
        <w:spacing w:after="0" w:line="360" w:lineRule="auto"/>
        <w:ind w:left="720"/>
        <w:jc w:val="both"/>
        <w:rPr>
          <w:b/>
          <w:color w:val="000000"/>
          <w:sz w:val="24"/>
          <w:szCs w:val="24"/>
        </w:rPr>
      </w:pPr>
    </w:p>
    <w:p w14:paraId="02F4BB81"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01CA03B5" w14:textId="77777777" w:rsidR="000C4D4F" w:rsidRDefault="00EB507A">
      <w:pPr>
        <w:pStyle w:val="Normal1"/>
        <w:pBdr>
          <w:top w:val="nil"/>
          <w:left w:val="nil"/>
          <w:bottom w:val="nil"/>
          <w:right w:val="nil"/>
          <w:between w:val="nil"/>
        </w:pBdr>
        <w:tabs>
          <w:tab w:val="left" w:pos="5508"/>
        </w:tabs>
        <w:spacing w:after="0"/>
        <w:jc w:val="both"/>
        <w:rPr>
          <w:color w:val="000000"/>
          <w:sz w:val="24"/>
          <w:szCs w:val="24"/>
        </w:rPr>
      </w:pPr>
      <w:r>
        <w:rPr>
          <w:b/>
          <w:color w:val="000000"/>
          <w:sz w:val="24"/>
          <w:szCs w:val="24"/>
        </w:rPr>
        <w:t>9.-</w:t>
      </w:r>
      <w:r>
        <w:rPr>
          <w:color w:val="000000"/>
          <w:sz w:val="24"/>
          <w:szCs w:val="24"/>
        </w:rPr>
        <w:t xml:space="preserve"> DE SER NECESARIO DENUNCIAS CORRESPONDIENTES.</w:t>
      </w:r>
    </w:p>
    <w:p w14:paraId="3DFCE0F1" w14:textId="77777777" w:rsidR="000C4D4F" w:rsidRDefault="00EB507A">
      <w:pPr>
        <w:pStyle w:val="Normal1"/>
        <w:pBdr>
          <w:top w:val="nil"/>
          <w:left w:val="nil"/>
          <w:bottom w:val="nil"/>
          <w:right w:val="nil"/>
          <w:between w:val="nil"/>
        </w:pBdr>
        <w:tabs>
          <w:tab w:val="left" w:pos="5508"/>
        </w:tabs>
        <w:spacing w:after="0"/>
        <w:jc w:val="both"/>
        <w:rPr>
          <w:color w:val="000000"/>
          <w:sz w:val="24"/>
          <w:szCs w:val="24"/>
        </w:rPr>
      </w:pPr>
      <w:r>
        <w:rPr>
          <w:color w:val="000000"/>
          <w:sz w:val="24"/>
          <w:szCs w:val="24"/>
        </w:rPr>
        <w:t>(FISCALIA Y/O TRIBUNAL DE FAMILIAS, SEGÚN SEA LA DENUNCIA)</w:t>
      </w:r>
    </w:p>
    <w:p w14:paraId="294E5224"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3CB2040C"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14521974"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2CA7297E"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23EFA303"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3B4D7492"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257DCDA6"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66470D27"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4ED085AE"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30A54F5C"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50E24C85"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149E6AD4"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1C74F8B2"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4E75888C"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0E04526E"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56DB0B32"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2C4950B6"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13AA1DE7"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0049DAD9"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5B46572D" w14:textId="77777777" w:rsidR="000C4D4F" w:rsidRDefault="00EB507A">
      <w:pPr>
        <w:pStyle w:val="Normal1"/>
        <w:numPr>
          <w:ilvl w:val="1"/>
          <w:numId w:val="128"/>
        </w:numPr>
        <w:pBdr>
          <w:top w:val="nil"/>
          <w:left w:val="nil"/>
          <w:bottom w:val="nil"/>
          <w:right w:val="nil"/>
          <w:between w:val="nil"/>
        </w:pBdr>
        <w:tabs>
          <w:tab w:val="left" w:pos="5508"/>
        </w:tabs>
        <w:spacing w:after="0"/>
        <w:jc w:val="center"/>
        <w:rPr>
          <w:b/>
          <w:color w:val="000000"/>
          <w:sz w:val="28"/>
          <w:szCs w:val="28"/>
        </w:rPr>
      </w:pPr>
      <w:r>
        <w:rPr>
          <w:b/>
          <w:color w:val="000000"/>
          <w:sz w:val="28"/>
          <w:szCs w:val="28"/>
        </w:rPr>
        <w:lastRenderedPageBreak/>
        <w:t>PROTOCOLO FRENTE A AGRESIONES SEXUALES Y HECHOS DE CONNOTACIÓN SEXUAL QUE ATENTEN CONTRA LA INTEGRIDAD DE LOS ESTUDIANTES.</w:t>
      </w:r>
    </w:p>
    <w:p w14:paraId="348B318A"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5AF84CF4" w14:textId="77777777" w:rsidR="000C4D4F" w:rsidRDefault="00EB507A">
      <w:pPr>
        <w:pStyle w:val="Normal1"/>
        <w:pBdr>
          <w:top w:val="nil"/>
          <w:left w:val="nil"/>
          <w:bottom w:val="nil"/>
          <w:right w:val="nil"/>
          <w:between w:val="nil"/>
        </w:pBdr>
        <w:tabs>
          <w:tab w:val="left" w:pos="5508"/>
        </w:tabs>
        <w:spacing w:after="0"/>
        <w:jc w:val="both"/>
        <w:rPr>
          <w:color w:val="000000"/>
          <w:sz w:val="24"/>
          <w:szCs w:val="24"/>
        </w:rPr>
      </w:pPr>
      <w:proofErr w:type="gramStart"/>
      <w:r>
        <w:rPr>
          <w:color w:val="000000"/>
          <w:sz w:val="24"/>
          <w:szCs w:val="24"/>
        </w:rPr>
        <w:t>De acuerdo a</w:t>
      </w:r>
      <w:proofErr w:type="gramEnd"/>
      <w:r>
        <w:rPr>
          <w:color w:val="000000"/>
          <w:sz w:val="24"/>
          <w:szCs w:val="24"/>
        </w:rPr>
        <w:t xml:space="preserve"> la Convención sobre los Derechos del Niño/a, el maltrato infantil es “toda forma de perjuicio o abuso físico o mental, descuido o trato negligente, malos tratos o explotación, incluido el abuso sexual, mientras el niño se encuentre bajo la custodia de los padres, de un representante legal o de cualquier otra persona que lo tenga a su cargo”. Frente a estos casos, la función del establecimiento educacional NO ES INVESTIGAR EL DELITO NI RECOPILAR PRUEBAS SOBRE LOS HECHOS, sino actuar oportunamente para proteger al estudiante, denunciar los hechos y/o realizar la derivación pertinente. Tanto la investigación como el proceso de reparación están a cargo de otros organismos e instituciones especializadas.</w:t>
      </w:r>
    </w:p>
    <w:p w14:paraId="02AD13F9"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44E3D714"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a) Los docentes, directivos y asistentes de la educación estarán atentos/as para detectar o recibir denuncias sobre maltrato infantil y/o abuso sexual infantil. Frente a estas situaciones, se debe tener siempre presente NO emitir juicios ni atribuir responsabilidades. </w:t>
      </w:r>
    </w:p>
    <w:p w14:paraId="73BEE6C4"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b) La persona que recibe la denuncia debe informar inmediatamente a la Dirección del establecimiento, dejando constancia escrita del caso. </w:t>
      </w:r>
    </w:p>
    <w:p w14:paraId="7DA7EF80" w14:textId="77777777" w:rsidR="000C4D4F" w:rsidRDefault="000C4D4F">
      <w:pPr>
        <w:pStyle w:val="Normal1"/>
        <w:pBdr>
          <w:top w:val="nil"/>
          <w:left w:val="nil"/>
          <w:bottom w:val="nil"/>
          <w:right w:val="nil"/>
          <w:between w:val="nil"/>
        </w:pBdr>
        <w:tabs>
          <w:tab w:val="left" w:pos="5508"/>
        </w:tabs>
        <w:spacing w:after="0"/>
        <w:ind w:left="720"/>
        <w:jc w:val="both"/>
        <w:rPr>
          <w:b/>
          <w:color w:val="000000"/>
          <w:sz w:val="24"/>
          <w:szCs w:val="24"/>
        </w:rPr>
      </w:pPr>
    </w:p>
    <w:p w14:paraId="2E9BFCE9" w14:textId="77777777" w:rsidR="000C4D4F" w:rsidRDefault="00EB507A">
      <w:pPr>
        <w:pStyle w:val="Normal1"/>
        <w:pBdr>
          <w:top w:val="nil"/>
          <w:left w:val="nil"/>
          <w:bottom w:val="nil"/>
          <w:right w:val="nil"/>
          <w:between w:val="nil"/>
        </w:pBdr>
        <w:tabs>
          <w:tab w:val="left" w:pos="5508"/>
        </w:tabs>
        <w:spacing w:after="0"/>
        <w:ind w:left="720"/>
        <w:jc w:val="both"/>
        <w:rPr>
          <w:b/>
          <w:color w:val="000000"/>
          <w:sz w:val="24"/>
          <w:szCs w:val="24"/>
        </w:rPr>
      </w:pPr>
      <w:r>
        <w:rPr>
          <w:b/>
          <w:color w:val="000000"/>
          <w:sz w:val="24"/>
          <w:szCs w:val="24"/>
        </w:rPr>
        <w:t xml:space="preserve">Responsable: </w:t>
      </w:r>
      <w:proofErr w:type="gramStart"/>
      <w:r>
        <w:rPr>
          <w:b/>
          <w:color w:val="000000"/>
          <w:sz w:val="24"/>
          <w:szCs w:val="24"/>
        </w:rPr>
        <w:t>Director</w:t>
      </w:r>
      <w:proofErr w:type="gramEnd"/>
      <w:r>
        <w:rPr>
          <w:b/>
          <w:color w:val="000000"/>
          <w:sz w:val="24"/>
          <w:szCs w:val="24"/>
        </w:rPr>
        <w:t xml:space="preserve"> y/o Encargado de Convivencia Escolar.</w:t>
      </w:r>
    </w:p>
    <w:p w14:paraId="3142306A" w14:textId="77777777" w:rsidR="000C4D4F" w:rsidRDefault="000C4D4F">
      <w:pPr>
        <w:pStyle w:val="Normal1"/>
        <w:pBdr>
          <w:top w:val="nil"/>
          <w:left w:val="nil"/>
          <w:bottom w:val="nil"/>
          <w:right w:val="nil"/>
          <w:between w:val="nil"/>
        </w:pBdr>
        <w:tabs>
          <w:tab w:val="left" w:pos="5508"/>
        </w:tabs>
        <w:spacing w:after="0"/>
        <w:ind w:left="720"/>
        <w:jc w:val="both"/>
        <w:rPr>
          <w:color w:val="000000"/>
          <w:sz w:val="24"/>
          <w:szCs w:val="24"/>
        </w:rPr>
      </w:pPr>
    </w:p>
    <w:p w14:paraId="53482E12"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 c) La Dirección del establecimiento o Encargado de Convivencia Escolar debe realizar las siguientes acciones:</w:t>
      </w:r>
    </w:p>
    <w:p w14:paraId="131C4108"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 Revisar la hoja de vida (libro de clases) del o </w:t>
      </w:r>
      <w:proofErr w:type="gramStart"/>
      <w:r>
        <w:rPr>
          <w:color w:val="000000"/>
          <w:sz w:val="24"/>
          <w:szCs w:val="24"/>
        </w:rPr>
        <w:t>la estudiante involucrado</w:t>
      </w:r>
      <w:proofErr w:type="gramEnd"/>
      <w:r>
        <w:rPr>
          <w:color w:val="000000"/>
          <w:sz w:val="24"/>
          <w:szCs w:val="24"/>
        </w:rPr>
        <w:t xml:space="preserve">/a. </w:t>
      </w:r>
    </w:p>
    <w:p w14:paraId="3DF7973D"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Solicitar información a terceros (profesor/a jefe/a, orientador/a, asistentes de la educación, etc.).</w:t>
      </w:r>
    </w:p>
    <w:p w14:paraId="5E71D600"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 • Coordinar con los profesionales de la dupla psicosocial la emisión de un informe del o la estudiante. Todos los antecedentes recolectados serán </w:t>
      </w:r>
      <w:proofErr w:type="gramStart"/>
      <w:r>
        <w:rPr>
          <w:color w:val="000000"/>
          <w:sz w:val="24"/>
          <w:szCs w:val="24"/>
        </w:rPr>
        <w:t>manejado</w:t>
      </w:r>
      <w:proofErr w:type="gramEnd"/>
      <w:r>
        <w:rPr>
          <w:color w:val="000000"/>
          <w:sz w:val="24"/>
          <w:szCs w:val="24"/>
        </w:rPr>
        <w:t xml:space="preserve"> con reserva, protegiendo la intimidad y privacidad del o la involucrado/a. </w:t>
      </w:r>
    </w:p>
    <w:p w14:paraId="502BABD8" w14:textId="77777777" w:rsidR="000C4D4F" w:rsidRDefault="000C4D4F">
      <w:pPr>
        <w:pStyle w:val="Normal1"/>
        <w:pBdr>
          <w:top w:val="nil"/>
          <w:left w:val="nil"/>
          <w:bottom w:val="nil"/>
          <w:right w:val="nil"/>
          <w:between w:val="nil"/>
        </w:pBdr>
        <w:tabs>
          <w:tab w:val="left" w:pos="5508"/>
        </w:tabs>
        <w:spacing w:after="0"/>
        <w:ind w:left="720"/>
        <w:jc w:val="both"/>
        <w:rPr>
          <w:b/>
          <w:color w:val="000000"/>
          <w:sz w:val="24"/>
          <w:szCs w:val="24"/>
        </w:rPr>
      </w:pPr>
    </w:p>
    <w:p w14:paraId="366C6240" w14:textId="77777777" w:rsidR="000C4D4F" w:rsidRDefault="00EB507A">
      <w:pPr>
        <w:pStyle w:val="Normal1"/>
        <w:pBdr>
          <w:top w:val="nil"/>
          <w:left w:val="nil"/>
          <w:bottom w:val="nil"/>
          <w:right w:val="nil"/>
          <w:between w:val="nil"/>
        </w:pBdr>
        <w:tabs>
          <w:tab w:val="left" w:pos="5508"/>
        </w:tabs>
        <w:spacing w:after="0"/>
        <w:ind w:left="720"/>
        <w:jc w:val="both"/>
        <w:rPr>
          <w:b/>
          <w:color w:val="000000"/>
          <w:sz w:val="24"/>
          <w:szCs w:val="24"/>
        </w:rPr>
      </w:pPr>
      <w:r>
        <w:rPr>
          <w:b/>
          <w:color w:val="000000"/>
          <w:sz w:val="24"/>
          <w:szCs w:val="24"/>
        </w:rPr>
        <w:t xml:space="preserve">Responsable: </w:t>
      </w:r>
      <w:proofErr w:type="gramStart"/>
      <w:r>
        <w:rPr>
          <w:b/>
          <w:color w:val="000000"/>
          <w:sz w:val="24"/>
          <w:szCs w:val="24"/>
        </w:rPr>
        <w:t>Director</w:t>
      </w:r>
      <w:proofErr w:type="gramEnd"/>
      <w:r>
        <w:rPr>
          <w:b/>
          <w:color w:val="000000"/>
          <w:sz w:val="24"/>
          <w:szCs w:val="24"/>
        </w:rPr>
        <w:t xml:space="preserve"> y/o Encargado de Convivencia Escolar</w:t>
      </w:r>
    </w:p>
    <w:p w14:paraId="7701F07D" w14:textId="77777777" w:rsidR="000C4D4F" w:rsidRDefault="000C4D4F">
      <w:pPr>
        <w:pStyle w:val="Normal1"/>
        <w:pBdr>
          <w:top w:val="nil"/>
          <w:left w:val="nil"/>
          <w:bottom w:val="nil"/>
          <w:right w:val="nil"/>
          <w:between w:val="nil"/>
        </w:pBdr>
        <w:tabs>
          <w:tab w:val="left" w:pos="5508"/>
        </w:tabs>
        <w:spacing w:after="0"/>
        <w:ind w:left="720"/>
        <w:jc w:val="both"/>
        <w:rPr>
          <w:color w:val="000000"/>
          <w:sz w:val="24"/>
          <w:szCs w:val="24"/>
        </w:rPr>
      </w:pPr>
    </w:p>
    <w:p w14:paraId="2073D0F1"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d) El </w:t>
      </w:r>
      <w:proofErr w:type="gramStart"/>
      <w:r>
        <w:rPr>
          <w:color w:val="000000"/>
          <w:sz w:val="24"/>
          <w:szCs w:val="24"/>
        </w:rPr>
        <w:t>Director</w:t>
      </w:r>
      <w:proofErr w:type="gramEnd"/>
      <w:r>
        <w:rPr>
          <w:color w:val="000000"/>
          <w:sz w:val="24"/>
          <w:szCs w:val="24"/>
        </w:rPr>
        <w:t xml:space="preserve"> del establecimiento o quien lo subrogue, deberá realizar la denuncia respectiva, en la Fiscalía, PDI o Comisaría de Carabineros de Chile, dentro de las 24 horas de conocido el hecho, según establece el Artículo </w:t>
      </w:r>
      <w:proofErr w:type="spellStart"/>
      <w:r>
        <w:rPr>
          <w:color w:val="000000"/>
          <w:sz w:val="24"/>
          <w:szCs w:val="24"/>
        </w:rPr>
        <w:t>N°</w:t>
      </w:r>
      <w:proofErr w:type="spellEnd"/>
      <w:r>
        <w:rPr>
          <w:color w:val="000000"/>
          <w:sz w:val="24"/>
          <w:szCs w:val="24"/>
        </w:rPr>
        <w:t xml:space="preserve"> 175, letra e) del Código Procesal Penal. </w:t>
      </w:r>
    </w:p>
    <w:p w14:paraId="162365D3"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lastRenderedPageBreak/>
        <w:t xml:space="preserve">e) En el caso que el estudiante presente señales físicas del maltrato o abuso, debe ser trasladado inmediatamente al Servicio de Salud de Urgencia o al Servicio Médico Legal. </w:t>
      </w:r>
    </w:p>
    <w:p w14:paraId="670612F0"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En estos mismos lugares se podrá interponer la denuncia ante el funcionario de Carabineros destinado en el recinto asistencial. Se debe actuar como si se tratara de un accidente escolar, no se requiere de la autorización de la familia, aunque ésta debe ser informada una vez detectada la situación.</w:t>
      </w:r>
    </w:p>
    <w:p w14:paraId="6F115F5F" w14:textId="77777777" w:rsidR="000C4D4F" w:rsidRDefault="000C4D4F">
      <w:pPr>
        <w:pStyle w:val="Normal1"/>
        <w:pBdr>
          <w:top w:val="nil"/>
          <w:left w:val="nil"/>
          <w:bottom w:val="nil"/>
          <w:right w:val="nil"/>
          <w:between w:val="nil"/>
        </w:pBdr>
        <w:tabs>
          <w:tab w:val="left" w:pos="5508"/>
        </w:tabs>
        <w:spacing w:after="0"/>
        <w:ind w:left="720"/>
        <w:jc w:val="both"/>
        <w:rPr>
          <w:b/>
          <w:color w:val="000000"/>
          <w:sz w:val="24"/>
          <w:szCs w:val="24"/>
        </w:rPr>
      </w:pPr>
    </w:p>
    <w:p w14:paraId="0884A5B8" w14:textId="77777777" w:rsidR="000C4D4F" w:rsidRDefault="00EB507A">
      <w:pPr>
        <w:pStyle w:val="Normal1"/>
        <w:pBdr>
          <w:top w:val="nil"/>
          <w:left w:val="nil"/>
          <w:bottom w:val="nil"/>
          <w:right w:val="nil"/>
          <w:between w:val="nil"/>
        </w:pBdr>
        <w:tabs>
          <w:tab w:val="left" w:pos="5508"/>
        </w:tabs>
        <w:spacing w:after="0"/>
        <w:ind w:left="720"/>
        <w:jc w:val="both"/>
        <w:rPr>
          <w:b/>
          <w:color w:val="000000"/>
          <w:sz w:val="24"/>
          <w:szCs w:val="24"/>
        </w:rPr>
      </w:pPr>
      <w:r>
        <w:rPr>
          <w:b/>
          <w:color w:val="000000"/>
          <w:sz w:val="24"/>
          <w:szCs w:val="24"/>
        </w:rPr>
        <w:t>Responsable: Encargado de Convivencia Escolar, Psicólogo o Asistente Social.</w:t>
      </w:r>
    </w:p>
    <w:p w14:paraId="63D62E07" w14:textId="77777777" w:rsidR="000C4D4F" w:rsidRDefault="000C4D4F">
      <w:pPr>
        <w:pStyle w:val="Normal1"/>
        <w:pBdr>
          <w:top w:val="nil"/>
          <w:left w:val="nil"/>
          <w:bottom w:val="nil"/>
          <w:right w:val="nil"/>
          <w:between w:val="nil"/>
        </w:pBdr>
        <w:tabs>
          <w:tab w:val="left" w:pos="5508"/>
        </w:tabs>
        <w:spacing w:after="0"/>
        <w:ind w:left="720"/>
        <w:jc w:val="both"/>
        <w:rPr>
          <w:color w:val="000000"/>
          <w:sz w:val="24"/>
          <w:szCs w:val="24"/>
        </w:rPr>
      </w:pPr>
    </w:p>
    <w:p w14:paraId="2AB0A680"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f) Los profesionales psicosociales del establecimiento deberán:</w:t>
      </w:r>
    </w:p>
    <w:p w14:paraId="55F03BD0"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 • Escuchar y contener al estudiante en un contexto resguardado y protegido, sin confrontar su versión. </w:t>
      </w:r>
    </w:p>
    <w:p w14:paraId="7C33870E"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 En el caso de abuso sexual, NO se deberá propiciar un nuevo relato de los hechos. </w:t>
      </w:r>
    </w:p>
    <w:p w14:paraId="5FD124E3"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 Manejar de forma restringida la información, evitando con ello la estigmatización y victimización secundaria. </w:t>
      </w:r>
    </w:p>
    <w:p w14:paraId="7580FB98"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Monitorear periódicamente el estado emocional y asistencia a clases del o la estudiante.</w:t>
      </w:r>
    </w:p>
    <w:p w14:paraId="7040DBF8"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Informar de manera escrita el estado del caso a la Dirección del establecimiento.</w:t>
      </w:r>
    </w:p>
    <w:p w14:paraId="0343ACB6"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 Este acompañamiento debe ser mantenido hasta que obtenga atención preparatoria especializada. </w:t>
      </w:r>
    </w:p>
    <w:p w14:paraId="56458015" w14:textId="77777777" w:rsidR="000C4D4F" w:rsidRDefault="000C4D4F">
      <w:pPr>
        <w:pStyle w:val="Normal1"/>
        <w:pBdr>
          <w:top w:val="nil"/>
          <w:left w:val="nil"/>
          <w:bottom w:val="nil"/>
          <w:right w:val="nil"/>
          <w:between w:val="nil"/>
        </w:pBdr>
        <w:tabs>
          <w:tab w:val="left" w:pos="5508"/>
        </w:tabs>
        <w:spacing w:after="0"/>
        <w:ind w:left="720"/>
        <w:jc w:val="both"/>
        <w:rPr>
          <w:b/>
          <w:color w:val="000000"/>
          <w:sz w:val="24"/>
          <w:szCs w:val="24"/>
        </w:rPr>
      </w:pPr>
    </w:p>
    <w:p w14:paraId="434F87CA" w14:textId="77777777" w:rsidR="000C4D4F" w:rsidRDefault="00EB507A">
      <w:pPr>
        <w:pStyle w:val="Normal1"/>
        <w:pBdr>
          <w:top w:val="nil"/>
          <w:left w:val="nil"/>
          <w:bottom w:val="nil"/>
          <w:right w:val="nil"/>
          <w:between w:val="nil"/>
        </w:pBdr>
        <w:tabs>
          <w:tab w:val="left" w:pos="5508"/>
        </w:tabs>
        <w:spacing w:after="0"/>
        <w:ind w:left="720"/>
        <w:jc w:val="both"/>
        <w:rPr>
          <w:b/>
          <w:color w:val="000000"/>
          <w:sz w:val="24"/>
          <w:szCs w:val="24"/>
        </w:rPr>
      </w:pPr>
      <w:r>
        <w:rPr>
          <w:b/>
          <w:color w:val="000000"/>
          <w:sz w:val="24"/>
          <w:szCs w:val="24"/>
        </w:rPr>
        <w:t>Responsable: Profesional psicosocial.</w:t>
      </w:r>
    </w:p>
    <w:p w14:paraId="5D1918E9" w14:textId="77777777" w:rsidR="000C4D4F" w:rsidRDefault="000C4D4F">
      <w:pPr>
        <w:pStyle w:val="Normal1"/>
        <w:pBdr>
          <w:top w:val="nil"/>
          <w:left w:val="nil"/>
          <w:bottom w:val="nil"/>
          <w:right w:val="nil"/>
          <w:between w:val="nil"/>
        </w:pBdr>
        <w:tabs>
          <w:tab w:val="left" w:pos="5508"/>
        </w:tabs>
        <w:spacing w:after="0"/>
        <w:ind w:left="720"/>
        <w:jc w:val="both"/>
        <w:rPr>
          <w:color w:val="000000"/>
          <w:sz w:val="24"/>
          <w:szCs w:val="24"/>
        </w:rPr>
      </w:pPr>
    </w:p>
    <w:p w14:paraId="26DD9C41"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g) El </w:t>
      </w:r>
      <w:proofErr w:type="gramStart"/>
      <w:r>
        <w:rPr>
          <w:color w:val="000000"/>
          <w:sz w:val="24"/>
          <w:szCs w:val="24"/>
        </w:rPr>
        <w:t>Director</w:t>
      </w:r>
      <w:proofErr w:type="gramEnd"/>
      <w:r>
        <w:rPr>
          <w:color w:val="000000"/>
          <w:sz w:val="24"/>
          <w:szCs w:val="24"/>
        </w:rPr>
        <w:t xml:space="preserve"> del establecimiento en el momento de comunicarle lo sucedido al apoderada/o del estudiante involucrado/a, debe estar acompañado/a por la psicóloga, y realizar acciones de contención de ser necesario. </w:t>
      </w:r>
    </w:p>
    <w:p w14:paraId="1EC03BE3"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Responsable: </w:t>
      </w:r>
      <w:proofErr w:type="gramStart"/>
      <w:r>
        <w:rPr>
          <w:color w:val="000000"/>
          <w:sz w:val="24"/>
          <w:szCs w:val="24"/>
        </w:rPr>
        <w:t>Director</w:t>
      </w:r>
      <w:proofErr w:type="gramEnd"/>
      <w:r>
        <w:rPr>
          <w:color w:val="000000"/>
          <w:sz w:val="24"/>
          <w:szCs w:val="24"/>
        </w:rPr>
        <w:t xml:space="preserve">/a y Psicóloga. </w:t>
      </w:r>
    </w:p>
    <w:p w14:paraId="4FC637E0" w14:textId="77777777" w:rsidR="000C4D4F" w:rsidRDefault="00EB507A">
      <w:pPr>
        <w:pStyle w:val="Normal1"/>
        <w:pBdr>
          <w:top w:val="nil"/>
          <w:left w:val="nil"/>
          <w:bottom w:val="nil"/>
          <w:right w:val="nil"/>
          <w:between w:val="nil"/>
        </w:pBdr>
        <w:tabs>
          <w:tab w:val="left" w:pos="5508"/>
        </w:tabs>
        <w:spacing w:after="0"/>
        <w:ind w:left="720"/>
        <w:jc w:val="both"/>
        <w:rPr>
          <w:color w:val="000000"/>
          <w:sz w:val="24"/>
          <w:szCs w:val="24"/>
        </w:rPr>
      </w:pPr>
      <w:r>
        <w:rPr>
          <w:color w:val="000000"/>
          <w:sz w:val="24"/>
          <w:szCs w:val="24"/>
        </w:rPr>
        <w:t xml:space="preserve">h) El Director del establecimiento o quien lo </w:t>
      </w:r>
      <w:proofErr w:type="gramStart"/>
      <w:r>
        <w:rPr>
          <w:color w:val="000000"/>
          <w:sz w:val="24"/>
          <w:szCs w:val="24"/>
        </w:rPr>
        <w:t>subrogue  debe</w:t>
      </w:r>
      <w:proofErr w:type="gramEnd"/>
      <w:r>
        <w:rPr>
          <w:color w:val="000000"/>
          <w:sz w:val="24"/>
          <w:szCs w:val="24"/>
        </w:rPr>
        <w:t xml:space="preserve"> informar, a través de un oficio a la Dirección de Educación Municipal de Osorno y la información debe ser tratada como confidencial en sobres cerrados, adjuntando las acciones realizadas, esto con la finalidad de dar inicio a un proceso de Sumario o Investigación Sumaria (si el presunto autor fuese funcionario del establecimiento.)</w:t>
      </w:r>
    </w:p>
    <w:p w14:paraId="025A6000" w14:textId="77777777" w:rsidR="000C4D4F" w:rsidRDefault="000C4D4F">
      <w:pPr>
        <w:pStyle w:val="Normal1"/>
        <w:pBdr>
          <w:top w:val="nil"/>
          <w:left w:val="nil"/>
          <w:bottom w:val="nil"/>
          <w:right w:val="nil"/>
          <w:between w:val="nil"/>
        </w:pBdr>
        <w:tabs>
          <w:tab w:val="left" w:pos="5508"/>
        </w:tabs>
        <w:spacing w:after="0"/>
        <w:ind w:left="720"/>
        <w:jc w:val="both"/>
        <w:rPr>
          <w:color w:val="000000"/>
          <w:sz w:val="24"/>
          <w:szCs w:val="24"/>
        </w:rPr>
      </w:pPr>
    </w:p>
    <w:p w14:paraId="60218862" w14:textId="77777777" w:rsidR="000C4D4F" w:rsidRDefault="00EB507A">
      <w:pPr>
        <w:pStyle w:val="Normal1"/>
        <w:pBdr>
          <w:top w:val="nil"/>
          <w:left w:val="nil"/>
          <w:bottom w:val="nil"/>
          <w:right w:val="nil"/>
          <w:between w:val="nil"/>
        </w:pBdr>
        <w:tabs>
          <w:tab w:val="left" w:pos="5508"/>
        </w:tabs>
        <w:spacing w:after="0"/>
        <w:jc w:val="both"/>
        <w:rPr>
          <w:color w:val="000000"/>
          <w:sz w:val="24"/>
          <w:szCs w:val="24"/>
        </w:rPr>
      </w:pPr>
      <w:r>
        <w:rPr>
          <w:b/>
          <w:color w:val="000000"/>
          <w:sz w:val="24"/>
          <w:szCs w:val="24"/>
        </w:rPr>
        <w:t>Seguimiento y Acompañamiento</w:t>
      </w:r>
      <w:r>
        <w:rPr>
          <w:color w:val="000000"/>
          <w:sz w:val="24"/>
          <w:szCs w:val="24"/>
        </w:rPr>
        <w:t xml:space="preserve">: Las acciones de protección por parte del establecimiento educacional no termina al dar a conocer a las instituciones pertinentes una situación de vulneración de derechos, ya que el estudiante afectado/a continúa </w:t>
      </w:r>
      <w:r>
        <w:rPr>
          <w:color w:val="000000"/>
          <w:sz w:val="24"/>
          <w:szCs w:val="24"/>
        </w:rPr>
        <w:lastRenderedPageBreak/>
        <w:t>siendo miembro de la comunidad educativa, por lo que se le brindara todo el apoyo, comprensión y contención, cuidando de no estigmatizarlo(a) como “Víctima”.</w:t>
      </w:r>
    </w:p>
    <w:p w14:paraId="017A1424" w14:textId="77777777" w:rsidR="000C4D4F" w:rsidRDefault="000C4D4F">
      <w:pPr>
        <w:pStyle w:val="Normal1"/>
        <w:pBdr>
          <w:top w:val="nil"/>
          <w:left w:val="nil"/>
          <w:bottom w:val="nil"/>
          <w:right w:val="nil"/>
          <w:between w:val="nil"/>
        </w:pBdr>
        <w:tabs>
          <w:tab w:val="left" w:pos="5508"/>
        </w:tabs>
        <w:spacing w:after="0"/>
        <w:ind w:left="720"/>
        <w:jc w:val="both"/>
        <w:rPr>
          <w:b/>
          <w:color w:val="000000"/>
          <w:sz w:val="24"/>
          <w:szCs w:val="24"/>
        </w:rPr>
      </w:pPr>
    </w:p>
    <w:p w14:paraId="436348D9" w14:textId="77777777" w:rsidR="000C4D4F" w:rsidRDefault="00EB507A">
      <w:pPr>
        <w:pStyle w:val="Normal1"/>
        <w:pBdr>
          <w:top w:val="nil"/>
          <w:left w:val="nil"/>
          <w:bottom w:val="nil"/>
          <w:right w:val="nil"/>
          <w:between w:val="nil"/>
        </w:pBdr>
        <w:tabs>
          <w:tab w:val="left" w:pos="5508"/>
        </w:tabs>
        <w:spacing w:after="0"/>
        <w:jc w:val="both"/>
        <w:rPr>
          <w:color w:val="000000"/>
          <w:sz w:val="24"/>
          <w:szCs w:val="24"/>
        </w:rPr>
      </w:pPr>
      <w:r>
        <w:rPr>
          <w:color w:val="000000"/>
          <w:sz w:val="24"/>
          <w:szCs w:val="24"/>
        </w:rPr>
        <w:t>El encargado de Convivencia Escolar mantendrá informado de los avances de la situación, conocer el estado de la investigación si esta se hubiera iniciado, de las eventuales medidas de protección que se aplicaron y del tratamiento reparatorios si existiera, todo ello con el fin de articular y coordinar las acciones, garantizando que nuestro alumno no vuelva a ser victimizado/a.</w:t>
      </w:r>
    </w:p>
    <w:p w14:paraId="52EE8745"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23C85096"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 xml:space="preserve">Se debe tener presente que la denuncia judicial no es </w:t>
      </w:r>
      <w:proofErr w:type="gramStart"/>
      <w:r>
        <w:rPr>
          <w:color w:val="000000"/>
          <w:sz w:val="24"/>
          <w:szCs w:val="24"/>
        </w:rPr>
        <w:t>la única intervención a realizar</w:t>
      </w:r>
      <w:proofErr w:type="gramEnd"/>
      <w:r>
        <w:rPr>
          <w:color w:val="000000"/>
          <w:sz w:val="24"/>
          <w:szCs w:val="24"/>
        </w:rPr>
        <w:t xml:space="preserve"> ante la detección de una situación de maltrato infantil o abuso sexual, dado que los/as primeros encargados de proteger a los niños</w:t>
      </w:r>
    </w:p>
    <w:p w14:paraId="56C86142"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 xml:space="preserve"> son sus padres o adultos responsables. Ante la ausencia de estos, o ante su resistencia o negativa para realizar acciones protectoras o denunciar el hecho, o frente a la sospecha de que él o la agresora es un/a miembro de la familia, nuestro establecimiento educacional debe velar porque la situación sea intervenida por profesionales especializados en el tema, por lo que se realizara la coordinación con redes locales. </w:t>
      </w:r>
    </w:p>
    <w:p w14:paraId="604807DA"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46621F18"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 xml:space="preserve">Sin embargo, si la familia realiza las acciones de protección y toma la iniciativa o manifiesta disposición para denunciar, nuestro establecimiento realizara el acompañamiento, orientación y apoyo en el proceso. </w:t>
      </w:r>
    </w:p>
    <w:p w14:paraId="3D4FC0F3"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37A9ECF7" w14:textId="77777777" w:rsidR="000C4D4F" w:rsidRDefault="00EB507A">
      <w:pPr>
        <w:pStyle w:val="Normal1"/>
        <w:pBdr>
          <w:top w:val="nil"/>
          <w:left w:val="nil"/>
          <w:bottom w:val="nil"/>
          <w:right w:val="nil"/>
          <w:between w:val="nil"/>
        </w:pBdr>
        <w:tabs>
          <w:tab w:val="left" w:pos="5508"/>
        </w:tabs>
        <w:spacing w:after="0"/>
        <w:jc w:val="both"/>
        <w:rPr>
          <w:color w:val="000000"/>
          <w:sz w:val="24"/>
          <w:szCs w:val="24"/>
        </w:rPr>
      </w:pPr>
      <w:r>
        <w:rPr>
          <w:color w:val="000000"/>
          <w:sz w:val="24"/>
          <w:szCs w:val="24"/>
        </w:rPr>
        <w:t>Para lo cual es importante diferenciar entre la denuncia y el requerimiento de protección:</w:t>
      </w:r>
    </w:p>
    <w:p w14:paraId="0CF48C89"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1CC01E37"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b/>
          <w:color w:val="000000"/>
          <w:sz w:val="24"/>
          <w:szCs w:val="24"/>
        </w:rPr>
        <w:t xml:space="preserve">• </w:t>
      </w:r>
      <w:r>
        <w:rPr>
          <w:color w:val="000000"/>
          <w:sz w:val="24"/>
          <w:szCs w:val="24"/>
        </w:rPr>
        <w:t>La denuncia del hecho ante Fiscalía o el Ministerio Público, Policía de Investigaciones o Carabineros, busca iniciar una investigación para promover acciones penales contra el agresor o agresora.</w:t>
      </w:r>
    </w:p>
    <w:p w14:paraId="1153F189"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5C65C82B"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 El requerimiento de protección se efectúa ante los Tribunales de Familia y su objetivo es disponer acciones para la protección del niño o niña. Esta acción no tiene como objetivo investigar o sancionar al agresor o agresora, sino proteger y decretar medidas cautelares y de protección.</w:t>
      </w:r>
    </w:p>
    <w:p w14:paraId="47BD0AB0"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3A4FDF73"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lastRenderedPageBreak/>
        <w:t xml:space="preserve">             La denuncia y el requerimiento de protección no son excluyentes; se trata de procesos que pueden ser realizados simultáneamente, dado que tienen distintos objetivos. Hay situaciones en las que se requiere denunciar un delito, pero no solicitar medidas de protección, y viceversa; es importante consultar y pedir orientación a las instituciones de la red local para clarificar qué se debe hacer en cada caso.</w:t>
      </w:r>
    </w:p>
    <w:p w14:paraId="253C0CA1"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0BBD4BC4" w14:textId="77777777" w:rsidR="000C4D4F" w:rsidRDefault="00EB507A">
      <w:pPr>
        <w:pStyle w:val="Normal1"/>
        <w:numPr>
          <w:ilvl w:val="1"/>
          <w:numId w:val="128"/>
        </w:numPr>
        <w:pBdr>
          <w:top w:val="nil"/>
          <w:left w:val="nil"/>
          <w:bottom w:val="nil"/>
          <w:right w:val="nil"/>
          <w:between w:val="nil"/>
        </w:pBdr>
        <w:tabs>
          <w:tab w:val="left" w:pos="0"/>
          <w:tab w:val="left" w:pos="5508"/>
        </w:tabs>
        <w:spacing w:after="0"/>
        <w:jc w:val="center"/>
        <w:rPr>
          <w:b/>
          <w:color w:val="000000"/>
          <w:sz w:val="28"/>
          <w:szCs w:val="28"/>
        </w:rPr>
      </w:pPr>
      <w:r>
        <w:rPr>
          <w:b/>
          <w:color w:val="000000"/>
          <w:sz w:val="28"/>
          <w:szCs w:val="28"/>
        </w:rPr>
        <w:t>PROTOCOLO DE ACTUACION FRENTE A SITUACIONES DE MALTRATO, ACOSO ESCOLAR O VIOLENCIA ENTRE MIEMBROS DE LA COMUNIDAD EDUCATIVA.</w:t>
      </w:r>
    </w:p>
    <w:p w14:paraId="7810586B" w14:textId="77777777" w:rsidR="000C4D4F" w:rsidRDefault="000C4D4F">
      <w:pPr>
        <w:pStyle w:val="Normal1"/>
        <w:pBdr>
          <w:top w:val="nil"/>
          <w:left w:val="nil"/>
          <w:bottom w:val="nil"/>
          <w:right w:val="nil"/>
          <w:between w:val="nil"/>
        </w:pBdr>
        <w:tabs>
          <w:tab w:val="left" w:pos="0"/>
          <w:tab w:val="left" w:pos="5508"/>
        </w:tabs>
        <w:spacing w:after="0"/>
        <w:rPr>
          <w:b/>
          <w:color w:val="000000"/>
          <w:sz w:val="24"/>
          <w:szCs w:val="24"/>
        </w:rPr>
      </w:pPr>
    </w:p>
    <w:p w14:paraId="261D063F"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Una vez que el establecimiento tiene conocimiento de una posible situación grave de acoso, bien a través del propio alumno, una observación directa, o por otros denunciantes, es preciso adoptar una serie de medidas que podemos agrupar en tres fases: recogida de información, análisis y adopción de medidas y seguimiento periódico.</w:t>
      </w:r>
    </w:p>
    <w:p w14:paraId="42855EA7"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118CF640"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 xml:space="preserve"> ETAPA 1: RECOGIDA DE INFORMACIÓN</w:t>
      </w:r>
    </w:p>
    <w:p w14:paraId="67CFB6F6"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26AAE0AC"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Se trata de una fase en la que el principal objetivo es recabar los datos necesarios para dilucidar si los hechos denunciados constituyen o no una situación de acoso escolar.</w:t>
      </w:r>
    </w:p>
    <w:p w14:paraId="0479F025"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54FE5DC2"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1. Cualquier persona que detecte una situación de acoso escolar debe acudir a la Dirección Orientación, o </w:t>
      </w:r>
      <w:proofErr w:type="gramStart"/>
      <w:r>
        <w:rPr>
          <w:color w:val="000000"/>
          <w:sz w:val="24"/>
          <w:szCs w:val="24"/>
        </w:rPr>
        <w:t>sub dirección</w:t>
      </w:r>
      <w:proofErr w:type="gramEnd"/>
      <w:r>
        <w:rPr>
          <w:color w:val="000000"/>
          <w:sz w:val="24"/>
          <w:szCs w:val="24"/>
        </w:rPr>
        <w:t>, de acuerdo lo estime pertinente para realizar la denuncia. (se dejará en acta)</w:t>
      </w:r>
    </w:p>
    <w:p w14:paraId="3D5FBCA9"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2. El Encargado de </w:t>
      </w:r>
      <w:proofErr w:type="gramStart"/>
      <w:r>
        <w:rPr>
          <w:color w:val="000000"/>
          <w:sz w:val="24"/>
          <w:szCs w:val="24"/>
        </w:rPr>
        <w:t>Convivencia,  se</w:t>
      </w:r>
      <w:proofErr w:type="gramEnd"/>
      <w:r>
        <w:rPr>
          <w:color w:val="000000"/>
          <w:sz w:val="24"/>
          <w:szCs w:val="24"/>
        </w:rPr>
        <w:t xml:space="preserve"> comunicara con todos los sujetos implicados, recabara la información necesaria y la comunicar a los estamentos correspondientes para tomar las medidas pertinentes.</w:t>
      </w:r>
    </w:p>
    <w:p w14:paraId="1CD5696D"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3. El Encargado de Convivencia citará al alumno(a) acosado(a) y/o </w:t>
      </w:r>
      <w:proofErr w:type="gramStart"/>
      <w:r>
        <w:rPr>
          <w:color w:val="000000"/>
          <w:sz w:val="24"/>
          <w:szCs w:val="24"/>
        </w:rPr>
        <w:t>agredido,  a</w:t>
      </w:r>
      <w:proofErr w:type="gramEnd"/>
      <w:r>
        <w:rPr>
          <w:color w:val="000000"/>
          <w:sz w:val="24"/>
          <w:szCs w:val="24"/>
        </w:rPr>
        <w:t xml:space="preserve"> una entrevista individual, en un clima de confianza, respeto y confidencialidad.</w:t>
      </w:r>
    </w:p>
    <w:p w14:paraId="423A3FC2"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4.El Encargado de Convivencia citará a los relacionados al nivel del alumno acosado y/o agredido a una entrevista, con el objetivo de explicar la situación y recabar antecedentes.</w:t>
      </w:r>
    </w:p>
    <w:p w14:paraId="4FACC20D"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lastRenderedPageBreak/>
        <w:t>5. El Encargado de Convivencia citará al acosador y/o agresor a una entrevista individual, en un clima de confianza, respeto y confidencialidad.</w:t>
      </w:r>
    </w:p>
    <w:p w14:paraId="319D5EFD"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6. El Encargado de Convivencia citará a los demás alumnos implicados en entrevista individual, si los hubiere.</w:t>
      </w:r>
    </w:p>
    <w:p w14:paraId="7D51E9D2"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7. El Encargado de Convivencia citará, en entrevista individual, a las familias del acosador y acosado por separado.</w:t>
      </w:r>
    </w:p>
    <w:p w14:paraId="4A841C4B"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8. El Encargado de Convivencia convocará al o </w:t>
      </w:r>
      <w:proofErr w:type="gramStart"/>
      <w:r>
        <w:rPr>
          <w:color w:val="000000"/>
          <w:sz w:val="24"/>
          <w:szCs w:val="24"/>
        </w:rPr>
        <w:t>los  Profesores</w:t>
      </w:r>
      <w:proofErr w:type="gramEnd"/>
      <w:r>
        <w:rPr>
          <w:color w:val="000000"/>
          <w:sz w:val="24"/>
          <w:szCs w:val="24"/>
        </w:rPr>
        <w:t xml:space="preserve"> de curso, si fuese necesario, con el objetivo de obtener mayor información.</w:t>
      </w:r>
    </w:p>
    <w:p w14:paraId="493E3E97"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73F3FC6C"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ETAPA2°: ANÁLISIS Y ADOPCIÓN DE MEDIDAS.</w:t>
      </w:r>
    </w:p>
    <w:p w14:paraId="7227A5B4"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760CEEF0"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Una vez recabada toda la información sobre los hechos acontecidos, se reunirá el Encargado de Convivencia Escolar (Miembros del equipo Directivo y Técnico, el Profesor </w:t>
      </w:r>
      <w:proofErr w:type="gramStart"/>
      <w:r>
        <w:rPr>
          <w:color w:val="000000"/>
          <w:sz w:val="24"/>
          <w:szCs w:val="24"/>
        </w:rPr>
        <w:t>Jefe</w:t>
      </w:r>
      <w:proofErr w:type="gramEnd"/>
      <w:r>
        <w:rPr>
          <w:color w:val="000000"/>
          <w:sz w:val="24"/>
          <w:szCs w:val="24"/>
        </w:rPr>
        <w:t xml:space="preserve">) para decidir si los hechos realmente son </w:t>
      </w:r>
    </w:p>
    <w:p w14:paraId="69375376"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constitutivos de acoso y, en su caso, se tomarán las medidas necesarias para proteger al alumno(a) afectado(a). Entre las medidas que se adopten, están aquellas tendientes a la protección de la víctima, medidas correctoras y disciplinarias para el agresor, estas últimas </w:t>
      </w:r>
      <w:proofErr w:type="gramStart"/>
      <w:r>
        <w:rPr>
          <w:color w:val="000000"/>
          <w:sz w:val="24"/>
          <w:szCs w:val="24"/>
        </w:rPr>
        <w:t>de acuerdo al</w:t>
      </w:r>
      <w:proofErr w:type="gramEnd"/>
      <w:r>
        <w:rPr>
          <w:color w:val="000000"/>
          <w:sz w:val="24"/>
          <w:szCs w:val="24"/>
        </w:rPr>
        <w:t xml:space="preserve"> Reglamento de Convivencia Escolar del establecimiento, las cuales van desde una amonestación verbal hasta la Cancelación de Matrícula, dependiendo de la gravedad de la falta.</w:t>
      </w:r>
    </w:p>
    <w:p w14:paraId="0A89D3D3"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64900617"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MEDIDAS DE PROTECCIÓN AL ALUMNO AFECTADO:</w:t>
      </w:r>
    </w:p>
    <w:p w14:paraId="0446824A"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A) Cambio de curso</w:t>
      </w:r>
    </w:p>
    <w:p w14:paraId="200113DF"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B) Supervisión, posterior al problema, de la conducta del alumno acosado y acosador por parte del Profesor </w:t>
      </w:r>
      <w:proofErr w:type="gramStart"/>
      <w:r>
        <w:rPr>
          <w:color w:val="000000"/>
          <w:sz w:val="24"/>
          <w:szCs w:val="24"/>
        </w:rPr>
        <w:t>Jefe</w:t>
      </w:r>
      <w:proofErr w:type="gramEnd"/>
      <w:r>
        <w:rPr>
          <w:color w:val="000000"/>
          <w:sz w:val="24"/>
          <w:szCs w:val="24"/>
        </w:rPr>
        <w:t>, dirección o sub dirección.</w:t>
      </w:r>
    </w:p>
    <w:p w14:paraId="64641452"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C) Derivación psicosocial.</w:t>
      </w:r>
    </w:p>
    <w:p w14:paraId="6E6C8479"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D) Solicitud de colaboración de la familia de la víctima y del agresor, manteniéndoles en todo momento informados de la situación.</w:t>
      </w:r>
    </w:p>
    <w:p w14:paraId="54230B5E"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E) Talleres grupales de desarrollo personal y colectivo.</w:t>
      </w:r>
    </w:p>
    <w:p w14:paraId="5F780743"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1ABB87AF"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MEDIDAS CORRECTORAS DEL AGRESOR:</w:t>
      </w:r>
    </w:p>
    <w:p w14:paraId="2750FF18"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F) Aplicación del Reglamento de Convivencia Escolar,</w:t>
      </w:r>
    </w:p>
    <w:p w14:paraId="6957103C"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G) Petición de disculpas a la víctima.</w:t>
      </w:r>
    </w:p>
    <w:p w14:paraId="4C16C9CE"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lastRenderedPageBreak/>
        <w:t xml:space="preserve">H) Realización de una labor de concienciación de lo ocurrido y sus consecuencias, a cargo de dirección, o </w:t>
      </w:r>
      <w:proofErr w:type="gramStart"/>
      <w:r>
        <w:rPr>
          <w:color w:val="000000"/>
          <w:sz w:val="24"/>
          <w:szCs w:val="24"/>
        </w:rPr>
        <w:t>sub dirección</w:t>
      </w:r>
      <w:proofErr w:type="gramEnd"/>
      <w:r>
        <w:rPr>
          <w:color w:val="000000"/>
          <w:sz w:val="24"/>
          <w:szCs w:val="24"/>
        </w:rPr>
        <w:t xml:space="preserve"> con apoyo de la Psicóloga de la escuela.</w:t>
      </w:r>
    </w:p>
    <w:p w14:paraId="2148AEEB" w14:textId="77777777" w:rsidR="000C4D4F" w:rsidRDefault="00EB507A">
      <w:pPr>
        <w:pStyle w:val="Normal1"/>
        <w:pBdr>
          <w:top w:val="nil"/>
          <w:left w:val="nil"/>
          <w:bottom w:val="nil"/>
          <w:right w:val="nil"/>
          <w:between w:val="nil"/>
        </w:pBdr>
        <w:tabs>
          <w:tab w:val="left" w:pos="0"/>
          <w:tab w:val="left" w:pos="5508"/>
        </w:tabs>
        <w:spacing w:after="0"/>
        <w:jc w:val="both"/>
        <w:rPr>
          <w:color w:val="000000"/>
          <w:sz w:val="24"/>
          <w:szCs w:val="24"/>
        </w:rPr>
      </w:pPr>
      <w:r>
        <w:rPr>
          <w:color w:val="000000"/>
          <w:sz w:val="24"/>
          <w:szCs w:val="24"/>
        </w:rPr>
        <w:t>I) Si el agresor es adulto o mayor de edad denuncia por parte de la Dirección del establecimiento a los tribunales competentes.</w:t>
      </w:r>
    </w:p>
    <w:p w14:paraId="7C6B20FE"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34DDB63F"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SEGUIMIENTO:</w:t>
      </w:r>
    </w:p>
    <w:p w14:paraId="38A56009"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Una vez adoptadas todas las medidas previstas en la fase anterior, el Comité de Sana Convivencia, hará un seguimiento de la situación, de forma que la misma no vuelva a producirse. Igualmente observará la evolución del afectado.</w:t>
      </w:r>
    </w:p>
    <w:p w14:paraId="3B62083F"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Una vez conocidas las normas de nuestro reglamento por todos los miembros del establecimiento se aplicarán las medidas disciplinarias o sanciones a aquellos alumnos/as que incurran en faltas, </w:t>
      </w:r>
      <w:proofErr w:type="gramStart"/>
      <w:r>
        <w:rPr>
          <w:color w:val="000000"/>
          <w:sz w:val="24"/>
          <w:szCs w:val="24"/>
        </w:rPr>
        <w:t>con el objeto que</w:t>
      </w:r>
      <w:proofErr w:type="gramEnd"/>
      <w:r>
        <w:rPr>
          <w:color w:val="000000"/>
          <w:sz w:val="24"/>
          <w:szCs w:val="24"/>
        </w:rPr>
        <w:t xml:space="preserve"> sean experiencias positivas en la formación de su personalidad.</w:t>
      </w:r>
    </w:p>
    <w:p w14:paraId="3AE31D99"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35F33FB7"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SE APLICARÁN LAS SIGUIENTES FORMALIDADES</w:t>
      </w:r>
    </w:p>
    <w:p w14:paraId="4FE00DBF"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617C300D"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b/>
          <w:color w:val="000000"/>
          <w:sz w:val="24"/>
          <w:szCs w:val="24"/>
        </w:rPr>
        <w:t xml:space="preserve">AMONESTACIÓN VERBAL: </w:t>
      </w:r>
      <w:r>
        <w:rPr>
          <w:color w:val="000000"/>
          <w:sz w:val="24"/>
          <w:szCs w:val="24"/>
        </w:rPr>
        <w:t>Se aplicará por parte de cualquier miembro de la Dirección, Docente o Asistente de la Educación.</w:t>
      </w:r>
    </w:p>
    <w:p w14:paraId="744C507D"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2EB8CF96"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b/>
          <w:color w:val="000000"/>
          <w:sz w:val="24"/>
          <w:szCs w:val="24"/>
        </w:rPr>
        <w:t xml:space="preserve">AMONESTACIÓN CON CONSTANCIA ESCRITA: </w:t>
      </w:r>
      <w:r>
        <w:rPr>
          <w:color w:val="000000"/>
          <w:sz w:val="24"/>
          <w:szCs w:val="24"/>
        </w:rPr>
        <w:t>La aplicará cualquier miembro de la Dirección o del personal Docente en leccionario y/o registro de Subdirección si es necesario.</w:t>
      </w:r>
    </w:p>
    <w:p w14:paraId="030070DB"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42F64059" w14:textId="77777777" w:rsidR="000C4D4F" w:rsidRDefault="00EB507A">
      <w:pPr>
        <w:pStyle w:val="Normal1"/>
        <w:pBdr>
          <w:top w:val="nil"/>
          <w:left w:val="nil"/>
          <w:bottom w:val="nil"/>
          <w:right w:val="nil"/>
          <w:between w:val="nil"/>
        </w:pBdr>
        <w:tabs>
          <w:tab w:val="left" w:pos="0"/>
          <w:tab w:val="left" w:pos="5508"/>
        </w:tabs>
        <w:spacing w:after="0"/>
        <w:jc w:val="both"/>
        <w:rPr>
          <w:color w:val="000000"/>
          <w:sz w:val="24"/>
          <w:szCs w:val="24"/>
        </w:rPr>
      </w:pPr>
      <w:r>
        <w:rPr>
          <w:b/>
          <w:color w:val="000000"/>
          <w:sz w:val="24"/>
          <w:szCs w:val="24"/>
        </w:rPr>
        <w:t xml:space="preserve">CITACIÓN AL APODERADO: </w:t>
      </w:r>
      <w:r>
        <w:rPr>
          <w:color w:val="000000"/>
          <w:sz w:val="24"/>
          <w:szCs w:val="24"/>
        </w:rPr>
        <w:t xml:space="preserve">La aplicará cualquier miembro del personal Docente, Directivo o el Profesor </w:t>
      </w:r>
      <w:proofErr w:type="gramStart"/>
      <w:r>
        <w:rPr>
          <w:color w:val="000000"/>
          <w:sz w:val="24"/>
          <w:szCs w:val="24"/>
        </w:rPr>
        <w:t>Jefe</w:t>
      </w:r>
      <w:proofErr w:type="gramEnd"/>
      <w:r>
        <w:rPr>
          <w:color w:val="000000"/>
          <w:sz w:val="24"/>
          <w:szCs w:val="24"/>
        </w:rPr>
        <w:t>.</w:t>
      </w:r>
    </w:p>
    <w:p w14:paraId="7C0F786A"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788B626E"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b/>
          <w:color w:val="000000"/>
          <w:sz w:val="24"/>
          <w:szCs w:val="24"/>
        </w:rPr>
        <w:t xml:space="preserve">SUSPENSIÓN ENTRE 0 Y 3 DÍAS: </w:t>
      </w:r>
      <w:r>
        <w:rPr>
          <w:color w:val="000000"/>
          <w:sz w:val="24"/>
          <w:szCs w:val="24"/>
        </w:rPr>
        <w:t>La Dirección decide por propia iniciativa o a solicitud debidamente fundada de cualquier profesor del establecimiento, y se le comunica al apoderado.</w:t>
      </w:r>
    </w:p>
    <w:p w14:paraId="164C13C5"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7F9F1F24"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b/>
          <w:color w:val="000000"/>
          <w:sz w:val="24"/>
          <w:szCs w:val="24"/>
        </w:rPr>
      </w:pPr>
      <w:r>
        <w:rPr>
          <w:b/>
          <w:color w:val="000000"/>
          <w:sz w:val="24"/>
          <w:szCs w:val="24"/>
        </w:rPr>
        <w:t xml:space="preserve">SUSPENSIÓN POR MÁS DE 3 DÍAS: </w:t>
      </w:r>
      <w:r>
        <w:rPr>
          <w:color w:val="000000"/>
          <w:sz w:val="24"/>
          <w:szCs w:val="24"/>
        </w:rPr>
        <w:t>Podrá aplicarse esta medida en casos excepcionales de indisciplina o por la acumulación de faltas, esta medida la aplicará la Dirección.</w:t>
      </w:r>
    </w:p>
    <w:p w14:paraId="167A9939"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b/>
          <w:color w:val="000000"/>
          <w:sz w:val="24"/>
          <w:szCs w:val="24"/>
        </w:rPr>
      </w:pPr>
    </w:p>
    <w:p w14:paraId="7854DDF8"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b/>
          <w:color w:val="000000"/>
          <w:sz w:val="24"/>
          <w:szCs w:val="24"/>
        </w:rPr>
        <w:t xml:space="preserve">CONDICIONALIDAD DE MATRÍCULA: </w:t>
      </w:r>
      <w:r>
        <w:rPr>
          <w:color w:val="000000"/>
          <w:sz w:val="24"/>
          <w:szCs w:val="24"/>
        </w:rPr>
        <w:t xml:space="preserve">La decide el director con el consejo de Profesores, en </w:t>
      </w:r>
      <w:proofErr w:type="gramStart"/>
      <w:r>
        <w:rPr>
          <w:color w:val="000000"/>
          <w:sz w:val="24"/>
          <w:szCs w:val="24"/>
        </w:rPr>
        <w:t>éste</w:t>
      </w:r>
      <w:proofErr w:type="gramEnd"/>
      <w:r>
        <w:rPr>
          <w:color w:val="000000"/>
          <w:sz w:val="24"/>
          <w:szCs w:val="24"/>
        </w:rPr>
        <w:t xml:space="preserve"> caso el alumno/a quedará en observación por el resto del período </w:t>
      </w:r>
      <w:r>
        <w:rPr>
          <w:color w:val="000000"/>
          <w:sz w:val="24"/>
          <w:szCs w:val="24"/>
        </w:rPr>
        <w:lastRenderedPageBreak/>
        <w:t>escolar y si su comportamiento no es satisfactorio podrá no ser aceptado como alumno/a para el próximo periodo escolar.</w:t>
      </w:r>
    </w:p>
    <w:p w14:paraId="6AD4711F" w14:textId="77777777" w:rsidR="000C4D4F" w:rsidRDefault="00EB507A">
      <w:pPr>
        <w:pStyle w:val="Normal1"/>
        <w:pBdr>
          <w:top w:val="nil"/>
          <w:left w:val="nil"/>
          <w:bottom w:val="nil"/>
          <w:right w:val="nil"/>
          <w:between w:val="nil"/>
        </w:pBdr>
        <w:tabs>
          <w:tab w:val="left" w:pos="0"/>
          <w:tab w:val="left" w:pos="5508"/>
        </w:tabs>
        <w:jc w:val="center"/>
        <w:rPr>
          <w:b/>
          <w:color w:val="000000"/>
          <w:sz w:val="28"/>
          <w:szCs w:val="28"/>
        </w:rPr>
      </w:pPr>
      <w:r>
        <w:rPr>
          <w:b/>
          <w:color w:val="000000"/>
          <w:sz w:val="28"/>
          <w:szCs w:val="28"/>
        </w:rPr>
        <w:t>3.1 PROCEDIMIENTO DE APLICACIÓN EN CASO DE AGRESIÓN ENTRE PARES</w:t>
      </w:r>
    </w:p>
    <w:p w14:paraId="7304A02E" w14:textId="77777777" w:rsidR="000C4D4F" w:rsidRDefault="00EB507A">
      <w:pPr>
        <w:pStyle w:val="Normal1"/>
        <w:spacing w:line="360" w:lineRule="auto"/>
        <w:ind w:firstLine="142"/>
        <w:rPr>
          <w:b/>
          <w:sz w:val="24"/>
          <w:szCs w:val="24"/>
        </w:rPr>
      </w:pPr>
      <w:r>
        <w:rPr>
          <w:b/>
          <w:sz w:val="24"/>
          <w:szCs w:val="24"/>
        </w:rPr>
        <w:t xml:space="preserve">PROTOCOLO DE PREVENCIÓN Y ACCIÓN ANTE EL </w:t>
      </w:r>
      <w:proofErr w:type="gramStart"/>
      <w:r>
        <w:rPr>
          <w:b/>
          <w:sz w:val="24"/>
          <w:szCs w:val="24"/>
        </w:rPr>
        <w:t>BULLYING</w:t>
      </w:r>
      <w:proofErr w:type="gramEnd"/>
    </w:p>
    <w:p w14:paraId="1381F089" w14:textId="77777777" w:rsidR="000C4D4F" w:rsidRDefault="00EB507A">
      <w:pPr>
        <w:pStyle w:val="Normal1"/>
        <w:spacing w:line="360" w:lineRule="auto"/>
        <w:rPr>
          <w:b/>
          <w:sz w:val="24"/>
          <w:szCs w:val="24"/>
        </w:rPr>
      </w:pPr>
      <w:r>
        <w:rPr>
          <w:b/>
          <w:sz w:val="24"/>
          <w:szCs w:val="24"/>
        </w:rPr>
        <w:t>OBJETIVO FUNDAMENTAL:</w:t>
      </w:r>
    </w:p>
    <w:p w14:paraId="7AF579EE" w14:textId="77777777" w:rsidR="000C4D4F" w:rsidRDefault="00EB507A">
      <w:pPr>
        <w:pStyle w:val="Normal1"/>
        <w:numPr>
          <w:ilvl w:val="0"/>
          <w:numId w:val="171"/>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Potenciar y promover una cultura escolar de constante prevención, protección, detección y acción en situaciones de </w:t>
      </w:r>
      <w:proofErr w:type="spellStart"/>
      <w:proofErr w:type="gramStart"/>
      <w:r>
        <w:rPr>
          <w:color w:val="000000"/>
          <w:sz w:val="24"/>
          <w:szCs w:val="24"/>
        </w:rPr>
        <w:t>Bullying</w:t>
      </w:r>
      <w:proofErr w:type="spellEnd"/>
      <w:proofErr w:type="gramEnd"/>
      <w:r>
        <w:rPr>
          <w:color w:val="000000"/>
          <w:sz w:val="24"/>
          <w:szCs w:val="24"/>
        </w:rPr>
        <w:t>, que deterioran la integridad física y psicológica de los alumnos y alumnas</w:t>
      </w:r>
    </w:p>
    <w:p w14:paraId="36538836" w14:textId="77777777" w:rsidR="000C4D4F" w:rsidRDefault="00EB507A">
      <w:pPr>
        <w:pStyle w:val="Normal1"/>
        <w:spacing w:line="360" w:lineRule="auto"/>
        <w:rPr>
          <w:b/>
          <w:sz w:val="24"/>
          <w:szCs w:val="24"/>
        </w:rPr>
      </w:pPr>
      <w:r>
        <w:rPr>
          <w:b/>
          <w:sz w:val="24"/>
          <w:szCs w:val="24"/>
        </w:rPr>
        <w:t>OBJETIVOS ESPECÍFICOS</w:t>
      </w:r>
    </w:p>
    <w:p w14:paraId="3D9D570F"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Sensibilizar y Comprometer a todos los actores de la comunidad educativa (directivos, docentes, alumnos, profesionales y asistentes de la educación, padres y apoderados) en la prevención del </w:t>
      </w:r>
      <w:proofErr w:type="spellStart"/>
      <w:proofErr w:type="gramStart"/>
      <w:r>
        <w:rPr>
          <w:color w:val="000000"/>
          <w:sz w:val="24"/>
          <w:szCs w:val="24"/>
        </w:rPr>
        <w:t>Bullying</w:t>
      </w:r>
      <w:proofErr w:type="spellEnd"/>
      <w:proofErr w:type="gramEnd"/>
    </w:p>
    <w:p w14:paraId="5821B350"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Informar y Clarificar acerca del fenómeno de </w:t>
      </w:r>
      <w:proofErr w:type="spellStart"/>
      <w:proofErr w:type="gramStart"/>
      <w:r>
        <w:rPr>
          <w:color w:val="000000"/>
          <w:sz w:val="24"/>
          <w:szCs w:val="24"/>
        </w:rPr>
        <w:t>Bullying</w:t>
      </w:r>
      <w:proofErr w:type="spellEnd"/>
      <w:proofErr w:type="gramEnd"/>
      <w:r>
        <w:rPr>
          <w:color w:val="000000"/>
          <w:sz w:val="24"/>
          <w:szCs w:val="24"/>
        </w:rPr>
        <w:t xml:space="preserve"> por medio de la educación a todos los actores de la comunidad educativa.</w:t>
      </w:r>
    </w:p>
    <w:p w14:paraId="1FE8EE3D"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Asumir la responsabilidad que le atañe a cada uno de los miembros de la comunidad educativa en la prevención del </w:t>
      </w:r>
      <w:proofErr w:type="spellStart"/>
      <w:proofErr w:type="gramStart"/>
      <w:r>
        <w:rPr>
          <w:color w:val="000000"/>
          <w:sz w:val="24"/>
          <w:szCs w:val="24"/>
        </w:rPr>
        <w:t>Bullying</w:t>
      </w:r>
      <w:proofErr w:type="spellEnd"/>
      <w:proofErr w:type="gramEnd"/>
      <w:r>
        <w:rPr>
          <w:color w:val="000000"/>
          <w:sz w:val="24"/>
          <w:szCs w:val="24"/>
        </w:rPr>
        <w:t>: directivos, docentes, profesionales y asistentes de la educación, padres y apoderados.</w:t>
      </w:r>
    </w:p>
    <w:p w14:paraId="46085C66"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Establecer un Protocolo de Acción frente a situaciones de </w:t>
      </w:r>
      <w:proofErr w:type="spellStart"/>
      <w:proofErr w:type="gramStart"/>
      <w:r>
        <w:rPr>
          <w:color w:val="000000"/>
          <w:sz w:val="24"/>
          <w:szCs w:val="24"/>
        </w:rPr>
        <w:t>Bullying</w:t>
      </w:r>
      <w:proofErr w:type="spellEnd"/>
      <w:proofErr w:type="gramEnd"/>
      <w:r>
        <w:rPr>
          <w:color w:val="000000"/>
          <w:sz w:val="24"/>
          <w:szCs w:val="24"/>
        </w:rPr>
        <w:t xml:space="preserve"> que identifique a los responsables, sus funciones, plazos y manejo de información de manera clara y oportuna.</w:t>
      </w:r>
    </w:p>
    <w:p w14:paraId="49CD7E69" w14:textId="77777777" w:rsidR="000C4D4F" w:rsidRDefault="00EB507A">
      <w:pPr>
        <w:pStyle w:val="Normal1"/>
        <w:spacing w:before="480" w:after="0"/>
        <w:ind w:left="1245"/>
      </w:pPr>
      <w:r>
        <w:rPr>
          <w:b/>
          <w:color w:val="000000"/>
          <w:sz w:val="24"/>
          <w:szCs w:val="24"/>
        </w:rPr>
        <w:t xml:space="preserve">DEFINICIÓN DEL </w:t>
      </w:r>
      <w:proofErr w:type="gramStart"/>
      <w:r>
        <w:rPr>
          <w:b/>
          <w:color w:val="000000"/>
          <w:sz w:val="24"/>
          <w:szCs w:val="24"/>
        </w:rPr>
        <w:t>BULLYING</w:t>
      </w:r>
      <w:proofErr w:type="gramEnd"/>
    </w:p>
    <w:p w14:paraId="6B775550" w14:textId="77777777" w:rsidR="000C4D4F" w:rsidRDefault="00EB507A">
      <w:pPr>
        <w:pStyle w:val="Normal1"/>
        <w:spacing w:after="0" w:line="360" w:lineRule="auto"/>
        <w:ind w:left="873" w:right="510"/>
        <w:jc w:val="both"/>
        <w:rPr>
          <w:color w:val="000000"/>
          <w:sz w:val="24"/>
          <w:szCs w:val="24"/>
        </w:rPr>
      </w:pPr>
      <w:r>
        <w:rPr>
          <w:color w:val="000000"/>
          <w:sz w:val="24"/>
          <w:szCs w:val="24"/>
        </w:rPr>
        <w:t xml:space="preserve">La palabra </w:t>
      </w:r>
      <w:proofErr w:type="spellStart"/>
      <w:r>
        <w:rPr>
          <w:i/>
          <w:color w:val="000000"/>
          <w:sz w:val="24"/>
          <w:szCs w:val="24"/>
        </w:rPr>
        <w:t>bullying</w:t>
      </w:r>
      <w:r>
        <w:rPr>
          <w:color w:val="000000"/>
          <w:sz w:val="24"/>
          <w:szCs w:val="24"/>
        </w:rPr>
        <w:t>es</w:t>
      </w:r>
      <w:proofErr w:type="spellEnd"/>
      <w:r>
        <w:rPr>
          <w:color w:val="000000"/>
          <w:sz w:val="24"/>
          <w:szCs w:val="24"/>
        </w:rPr>
        <w:t xml:space="preserve"> una palabra de origen inglés, su significado fundamental es: acosar, molestar, hostigar, obstaculizar o agredir físicamente a alguien. Es un continuo y deliberado maltrato verbal y moral que recibe un niño o niña por parte de otro u otros, que se comportan con él/</w:t>
      </w:r>
      <w:proofErr w:type="spellStart"/>
      <w:r>
        <w:rPr>
          <w:color w:val="000000"/>
          <w:sz w:val="24"/>
          <w:szCs w:val="24"/>
        </w:rPr>
        <w:t>ellacruelmente</w:t>
      </w:r>
      <w:proofErr w:type="spellEnd"/>
      <w:r>
        <w:rPr>
          <w:color w:val="000000"/>
          <w:sz w:val="24"/>
          <w:szCs w:val="24"/>
        </w:rPr>
        <w:t xml:space="preserve"> con objetivo de someter, arrinconar, amenazar, intimidar u obtener algo de la víctima. Entre sus </w:t>
      </w:r>
      <w:r>
        <w:rPr>
          <w:color w:val="000000"/>
          <w:sz w:val="24"/>
          <w:szCs w:val="24"/>
        </w:rPr>
        <w:lastRenderedPageBreak/>
        <w:t>características centrales, las que permiten diferenciarlo de otras expresiones de violencia:</w:t>
      </w:r>
    </w:p>
    <w:p w14:paraId="5C10CFBA" w14:textId="77777777" w:rsidR="000C4D4F" w:rsidRDefault="00EB507A">
      <w:pPr>
        <w:pStyle w:val="Normal1"/>
        <w:spacing w:after="0" w:line="362" w:lineRule="auto"/>
        <w:ind w:left="873" w:right="510" w:firstLine="375"/>
        <w:jc w:val="both"/>
      </w:pPr>
      <w:r>
        <w:rPr>
          <w:rFonts w:ascii="Noto Sans Symbols" w:eastAsia="Noto Sans Symbols" w:hAnsi="Noto Sans Symbols" w:cs="Noto Sans Symbols"/>
          <w:color w:val="000000"/>
          <w:sz w:val="24"/>
          <w:szCs w:val="24"/>
        </w:rPr>
        <w:t xml:space="preserve">▪ </w:t>
      </w:r>
      <w:r>
        <w:rPr>
          <w:color w:val="000000"/>
          <w:sz w:val="24"/>
          <w:szCs w:val="24"/>
        </w:rPr>
        <w:t xml:space="preserve">Se produce entre pares. </w:t>
      </w:r>
    </w:p>
    <w:p w14:paraId="0BFE018B" w14:textId="77777777" w:rsidR="000C4D4F" w:rsidRDefault="00EB507A">
      <w:pPr>
        <w:pStyle w:val="Normal1"/>
        <w:spacing w:before="29" w:after="0"/>
        <w:ind w:left="1248"/>
      </w:pPr>
      <w:r>
        <w:rPr>
          <w:rFonts w:ascii="Noto Sans Symbols" w:eastAsia="Noto Sans Symbols" w:hAnsi="Noto Sans Symbols" w:cs="Noto Sans Symbols"/>
          <w:color w:val="000000"/>
          <w:sz w:val="24"/>
          <w:szCs w:val="24"/>
        </w:rPr>
        <w:t xml:space="preserve">▪ </w:t>
      </w:r>
      <w:r>
        <w:rPr>
          <w:color w:val="000000"/>
          <w:sz w:val="24"/>
          <w:szCs w:val="24"/>
        </w:rPr>
        <w:t xml:space="preserve">Existe abuso de poder e imposición de criterios a los demás. </w:t>
      </w:r>
    </w:p>
    <w:p w14:paraId="2A8DE559" w14:textId="77777777" w:rsidR="000C4D4F" w:rsidRDefault="00EB507A">
      <w:pPr>
        <w:pStyle w:val="Normal1"/>
        <w:spacing w:before="159" w:after="0"/>
        <w:ind w:left="1248"/>
      </w:pPr>
      <w:r>
        <w:rPr>
          <w:rFonts w:ascii="Noto Sans Symbols" w:eastAsia="Noto Sans Symbols" w:hAnsi="Noto Sans Symbols" w:cs="Noto Sans Symbols"/>
          <w:color w:val="000000"/>
          <w:sz w:val="24"/>
          <w:szCs w:val="24"/>
        </w:rPr>
        <w:t xml:space="preserve">▪ </w:t>
      </w:r>
      <w:r>
        <w:rPr>
          <w:color w:val="000000"/>
          <w:sz w:val="24"/>
          <w:szCs w:val="24"/>
        </w:rPr>
        <w:t xml:space="preserve">Es sostenido en el tiempo, es decir, se repite durante un período indefinido. </w:t>
      </w:r>
    </w:p>
    <w:p w14:paraId="20A4557C" w14:textId="77777777" w:rsidR="000C4D4F" w:rsidRDefault="00EB507A">
      <w:pPr>
        <w:pStyle w:val="Normal1"/>
        <w:spacing w:before="159" w:after="0" w:line="365" w:lineRule="auto"/>
        <w:ind w:left="879" w:right="337" w:firstLine="696"/>
        <w:jc w:val="both"/>
      </w:pPr>
      <w:r>
        <w:rPr>
          <w:color w:val="000000"/>
          <w:sz w:val="24"/>
          <w:szCs w:val="24"/>
        </w:rPr>
        <w:t xml:space="preserve">Constituye una de las expresiones más graves de violencia y debe ser identificada, abordada y eliminada del espacio escolar de manera decidida y oportuna, con la participación de todos los actores de la comunidad educativa. </w:t>
      </w:r>
    </w:p>
    <w:p w14:paraId="5B703AD4" w14:textId="77777777" w:rsidR="000C4D4F" w:rsidRDefault="00EB507A">
      <w:pPr>
        <w:pStyle w:val="Normal1"/>
        <w:spacing w:before="37" w:after="0" w:line="365" w:lineRule="auto"/>
        <w:ind w:left="872" w:right="381" w:firstLine="711"/>
        <w:jc w:val="both"/>
      </w:pPr>
      <w:r>
        <w:rPr>
          <w:color w:val="000000"/>
          <w:sz w:val="24"/>
          <w:szCs w:val="24"/>
        </w:rPr>
        <w:t xml:space="preserve">En las situaciones de </w:t>
      </w:r>
      <w:proofErr w:type="spellStart"/>
      <w:r>
        <w:rPr>
          <w:i/>
          <w:color w:val="000000"/>
          <w:sz w:val="24"/>
          <w:szCs w:val="24"/>
        </w:rPr>
        <w:t>bullying</w:t>
      </w:r>
      <w:r>
        <w:rPr>
          <w:color w:val="000000"/>
          <w:sz w:val="24"/>
          <w:szCs w:val="24"/>
        </w:rPr>
        <w:t>se</w:t>
      </w:r>
      <w:proofErr w:type="spellEnd"/>
      <w:r>
        <w:rPr>
          <w:color w:val="000000"/>
          <w:sz w:val="24"/>
          <w:szCs w:val="24"/>
        </w:rPr>
        <w:t xml:space="preserve"> produce una dinámica relacional en la que están involucrados los agresores, agredidos y los espectadores. Diversos estudios han mostrado que, a su vez, muchos de estos roles se van intercambiando, es decir, un estudiante agresor puede ser, a su vez, agredido y viceversa. </w:t>
      </w:r>
    </w:p>
    <w:p w14:paraId="7B8DCD79" w14:textId="77777777" w:rsidR="000C4D4F" w:rsidRDefault="00EB507A">
      <w:pPr>
        <w:pStyle w:val="Normal1"/>
        <w:spacing w:before="230" w:after="0" w:line="365" w:lineRule="auto"/>
        <w:ind w:left="856" w:right="572" w:firstLine="727"/>
        <w:jc w:val="both"/>
      </w:pPr>
      <w:r>
        <w:rPr>
          <w:color w:val="000000"/>
          <w:sz w:val="24"/>
          <w:szCs w:val="24"/>
        </w:rPr>
        <w:t xml:space="preserve">Las víctimas de </w:t>
      </w:r>
      <w:proofErr w:type="spellStart"/>
      <w:r>
        <w:rPr>
          <w:i/>
          <w:color w:val="000000"/>
          <w:sz w:val="24"/>
          <w:szCs w:val="24"/>
        </w:rPr>
        <w:t>bullying</w:t>
      </w:r>
      <w:r>
        <w:rPr>
          <w:color w:val="000000"/>
          <w:sz w:val="24"/>
          <w:szCs w:val="24"/>
        </w:rPr>
        <w:t>suelen</w:t>
      </w:r>
      <w:proofErr w:type="spellEnd"/>
      <w:r>
        <w:rPr>
          <w:color w:val="000000"/>
          <w:sz w:val="24"/>
          <w:szCs w:val="24"/>
        </w:rPr>
        <w:t xml:space="preserve"> no hablar de su situación, porque temen represalias por parte de los agresores o imaginan que al explicar su condición serán aún más rechazados o aislados. Los agresores no necesariamente gozan de popularidad entre sus compañeros, siendo en muchas ocasiones marginados y discriminados por aquellos, más bien, mantienen y refuerzan el control a través del uso de la fuerza y presentan dificultades para relacionarse con otros de manera asertiva, por lo que requieren de atención y apoyo tanto emocional como pedagógico. </w:t>
      </w:r>
    </w:p>
    <w:p w14:paraId="0A10A1D5" w14:textId="77777777" w:rsidR="000C4D4F" w:rsidRDefault="00EB507A">
      <w:pPr>
        <w:pStyle w:val="Normal1"/>
        <w:ind w:left="1247"/>
        <w:rPr>
          <w:b/>
          <w:color w:val="000000"/>
          <w:sz w:val="24"/>
          <w:szCs w:val="24"/>
        </w:rPr>
      </w:pPr>
      <w:r>
        <w:rPr>
          <w:b/>
          <w:color w:val="000000"/>
          <w:sz w:val="24"/>
          <w:szCs w:val="24"/>
        </w:rPr>
        <w:t> </w:t>
      </w:r>
    </w:p>
    <w:p w14:paraId="5B6CB3DC" w14:textId="77777777" w:rsidR="001C4123" w:rsidRDefault="001C4123">
      <w:pPr>
        <w:pStyle w:val="Normal1"/>
        <w:ind w:left="1247"/>
        <w:rPr>
          <w:b/>
          <w:color w:val="000000"/>
          <w:sz w:val="24"/>
          <w:szCs w:val="24"/>
        </w:rPr>
      </w:pPr>
    </w:p>
    <w:p w14:paraId="5E517721" w14:textId="77777777" w:rsidR="001C4123" w:rsidRDefault="001C4123">
      <w:pPr>
        <w:pStyle w:val="Normal1"/>
        <w:ind w:left="1247"/>
        <w:rPr>
          <w:b/>
          <w:color w:val="000000"/>
          <w:sz w:val="24"/>
          <w:szCs w:val="24"/>
        </w:rPr>
      </w:pPr>
    </w:p>
    <w:p w14:paraId="13B020FF" w14:textId="77777777" w:rsidR="001C4123" w:rsidRDefault="001C4123">
      <w:pPr>
        <w:pStyle w:val="Normal1"/>
        <w:ind w:left="1247"/>
        <w:rPr>
          <w:b/>
          <w:color w:val="000000"/>
          <w:sz w:val="24"/>
          <w:szCs w:val="24"/>
        </w:rPr>
      </w:pPr>
    </w:p>
    <w:p w14:paraId="6A2F3572" w14:textId="77777777" w:rsidR="001C4123" w:rsidRDefault="001C4123">
      <w:pPr>
        <w:pStyle w:val="Normal1"/>
        <w:ind w:left="1247"/>
        <w:rPr>
          <w:b/>
          <w:color w:val="000000"/>
          <w:sz w:val="24"/>
          <w:szCs w:val="24"/>
        </w:rPr>
      </w:pPr>
    </w:p>
    <w:p w14:paraId="2B1AB9DB" w14:textId="77777777" w:rsidR="001C4123" w:rsidRDefault="001C4123">
      <w:pPr>
        <w:pStyle w:val="Normal1"/>
        <w:ind w:left="1247"/>
        <w:rPr>
          <w:b/>
          <w:color w:val="000000"/>
          <w:sz w:val="24"/>
          <w:szCs w:val="24"/>
        </w:rPr>
      </w:pPr>
    </w:p>
    <w:p w14:paraId="3B1D1A0F" w14:textId="77777777" w:rsidR="000C4D4F" w:rsidRDefault="00EB507A">
      <w:pPr>
        <w:pStyle w:val="Normal1"/>
        <w:ind w:left="1247"/>
      </w:pPr>
      <w:r>
        <w:rPr>
          <w:b/>
          <w:color w:val="000000"/>
          <w:sz w:val="24"/>
          <w:szCs w:val="24"/>
        </w:rPr>
        <w:lastRenderedPageBreak/>
        <w:t xml:space="preserve">ACCIONES Y PLAZOS DEL PROTOCOLO </w:t>
      </w:r>
    </w:p>
    <w:p w14:paraId="667D7555" w14:textId="77777777" w:rsidR="000C4D4F" w:rsidRDefault="000C4D4F">
      <w:pPr>
        <w:pStyle w:val="Normal1"/>
        <w:ind w:left="1247"/>
      </w:pPr>
      <w:bookmarkStart w:id="1" w:name="_heading=h.jawbvp2j0dud" w:colFirst="0" w:colLast="0"/>
      <w:bookmarkEnd w:id="1"/>
    </w:p>
    <w:tbl>
      <w:tblPr>
        <w:tblStyle w:val="a8"/>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268"/>
        <w:gridCol w:w="3544"/>
      </w:tblGrid>
      <w:tr w:rsidR="000C4D4F" w14:paraId="38074CFF" w14:textId="77777777">
        <w:trPr>
          <w:cantSplit/>
          <w:tblHeader/>
        </w:trPr>
        <w:tc>
          <w:tcPr>
            <w:tcW w:w="2830" w:type="dxa"/>
          </w:tcPr>
          <w:p w14:paraId="760B2D72" w14:textId="77777777" w:rsidR="000C4D4F" w:rsidRDefault="00EB507A">
            <w:pPr>
              <w:pStyle w:val="Normal1"/>
              <w:rPr>
                <w:b/>
                <w:color w:val="000000"/>
                <w:sz w:val="24"/>
                <w:szCs w:val="24"/>
              </w:rPr>
            </w:pPr>
            <w:r>
              <w:rPr>
                <w:b/>
                <w:color w:val="000000"/>
                <w:sz w:val="24"/>
                <w:szCs w:val="24"/>
              </w:rPr>
              <w:t>ACCIÓN</w:t>
            </w:r>
          </w:p>
        </w:tc>
        <w:tc>
          <w:tcPr>
            <w:tcW w:w="2268" w:type="dxa"/>
          </w:tcPr>
          <w:p w14:paraId="25DB5A03" w14:textId="77777777" w:rsidR="000C4D4F" w:rsidRDefault="00EB507A">
            <w:pPr>
              <w:pStyle w:val="Normal1"/>
              <w:rPr>
                <w:b/>
                <w:color w:val="000000"/>
                <w:sz w:val="24"/>
                <w:szCs w:val="24"/>
              </w:rPr>
            </w:pPr>
            <w:r>
              <w:rPr>
                <w:b/>
                <w:color w:val="000000"/>
                <w:sz w:val="24"/>
                <w:szCs w:val="24"/>
              </w:rPr>
              <w:t>PLAZO</w:t>
            </w:r>
          </w:p>
        </w:tc>
        <w:tc>
          <w:tcPr>
            <w:tcW w:w="3544" w:type="dxa"/>
          </w:tcPr>
          <w:p w14:paraId="6B18F8A2" w14:textId="77777777" w:rsidR="000C4D4F" w:rsidRDefault="00EB507A">
            <w:pPr>
              <w:pStyle w:val="Normal1"/>
              <w:jc w:val="center"/>
              <w:rPr>
                <w:b/>
                <w:color w:val="000000"/>
                <w:sz w:val="24"/>
                <w:szCs w:val="24"/>
              </w:rPr>
            </w:pPr>
            <w:r>
              <w:rPr>
                <w:b/>
                <w:color w:val="000000"/>
                <w:sz w:val="24"/>
                <w:szCs w:val="24"/>
              </w:rPr>
              <w:t>RESPONSABLES</w:t>
            </w:r>
          </w:p>
        </w:tc>
      </w:tr>
      <w:tr w:rsidR="000C4D4F" w14:paraId="57856B9B" w14:textId="77777777">
        <w:trPr>
          <w:cantSplit/>
          <w:tblHeader/>
        </w:trPr>
        <w:tc>
          <w:tcPr>
            <w:tcW w:w="2830" w:type="dxa"/>
          </w:tcPr>
          <w:p w14:paraId="0B21AD14" w14:textId="77777777" w:rsidR="000C4D4F" w:rsidRDefault="00EB507A">
            <w:pPr>
              <w:pStyle w:val="Normal1"/>
              <w:rPr>
                <w:b/>
                <w:color w:val="000000"/>
                <w:sz w:val="24"/>
                <w:szCs w:val="24"/>
              </w:rPr>
            </w:pPr>
            <w:proofErr w:type="spellStart"/>
            <w:r>
              <w:rPr>
                <w:b/>
                <w:color w:val="000000"/>
                <w:sz w:val="24"/>
                <w:szCs w:val="24"/>
              </w:rPr>
              <w:t>Presentación</w:t>
            </w:r>
            <w:proofErr w:type="spellEnd"/>
            <w:r>
              <w:rPr>
                <w:b/>
                <w:color w:val="000000"/>
                <w:sz w:val="24"/>
                <w:szCs w:val="24"/>
              </w:rPr>
              <w:t xml:space="preserve"> de </w:t>
            </w:r>
            <w:proofErr w:type="spellStart"/>
            <w:r>
              <w:rPr>
                <w:b/>
                <w:color w:val="000000"/>
                <w:sz w:val="24"/>
                <w:szCs w:val="24"/>
              </w:rPr>
              <w:t>reclamo</w:t>
            </w:r>
            <w:proofErr w:type="spellEnd"/>
            <w:r>
              <w:rPr>
                <w:b/>
                <w:color w:val="000000"/>
                <w:sz w:val="24"/>
                <w:szCs w:val="24"/>
              </w:rPr>
              <w:t>             </w:t>
            </w:r>
          </w:p>
        </w:tc>
        <w:tc>
          <w:tcPr>
            <w:tcW w:w="2268" w:type="dxa"/>
          </w:tcPr>
          <w:p w14:paraId="25F994F6" w14:textId="77777777" w:rsidR="000C4D4F" w:rsidRDefault="00EB507A">
            <w:pPr>
              <w:pStyle w:val="Normal1"/>
              <w:rPr>
                <w:b/>
                <w:color w:val="000000"/>
                <w:sz w:val="24"/>
                <w:szCs w:val="24"/>
              </w:rPr>
            </w:pPr>
            <w:r>
              <w:rPr>
                <w:b/>
                <w:color w:val="000000"/>
                <w:sz w:val="24"/>
                <w:szCs w:val="24"/>
              </w:rPr>
              <w:t> día 1</w:t>
            </w:r>
          </w:p>
        </w:tc>
        <w:tc>
          <w:tcPr>
            <w:tcW w:w="3544" w:type="dxa"/>
          </w:tcPr>
          <w:p w14:paraId="72D459C9" w14:textId="77777777" w:rsidR="000C4D4F" w:rsidRDefault="00EB507A">
            <w:pPr>
              <w:pStyle w:val="Normal1"/>
              <w:jc w:val="center"/>
              <w:rPr>
                <w:b/>
                <w:color w:val="000000"/>
                <w:sz w:val="24"/>
                <w:szCs w:val="24"/>
              </w:rPr>
            </w:pPr>
            <w:r>
              <w:rPr>
                <w:b/>
                <w:color w:val="000000"/>
                <w:sz w:val="24"/>
                <w:szCs w:val="24"/>
              </w:rPr>
              <w:t xml:space="preserve">Inspector o </w:t>
            </w:r>
            <w:proofErr w:type="spellStart"/>
            <w:r>
              <w:rPr>
                <w:b/>
                <w:color w:val="000000"/>
                <w:sz w:val="24"/>
                <w:szCs w:val="24"/>
              </w:rPr>
              <w:t>profesor</w:t>
            </w:r>
            <w:proofErr w:type="spellEnd"/>
            <w:r>
              <w:rPr>
                <w:b/>
                <w:color w:val="000000"/>
                <w:sz w:val="24"/>
                <w:szCs w:val="24"/>
              </w:rPr>
              <w:t xml:space="preserve"> jefe</w:t>
            </w:r>
          </w:p>
        </w:tc>
      </w:tr>
      <w:tr w:rsidR="000C4D4F" w14:paraId="476A60CC" w14:textId="77777777">
        <w:trPr>
          <w:cantSplit/>
          <w:tblHeader/>
        </w:trPr>
        <w:tc>
          <w:tcPr>
            <w:tcW w:w="2830" w:type="dxa"/>
          </w:tcPr>
          <w:p w14:paraId="347DEF41" w14:textId="77777777" w:rsidR="000C4D4F" w:rsidRDefault="00EB507A">
            <w:pPr>
              <w:pStyle w:val="Normal1"/>
            </w:pPr>
            <w:proofErr w:type="spellStart"/>
            <w:r>
              <w:rPr>
                <w:b/>
                <w:color w:val="000000"/>
                <w:sz w:val="24"/>
                <w:szCs w:val="24"/>
              </w:rPr>
              <w:t>Derivación</w:t>
            </w:r>
            <w:proofErr w:type="spellEnd"/>
            <w:r>
              <w:rPr>
                <w:b/>
                <w:color w:val="000000"/>
                <w:sz w:val="24"/>
                <w:szCs w:val="24"/>
              </w:rPr>
              <w:t xml:space="preserve"> o </w:t>
            </w:r>
            <w:proofErr w:type="spellStart"/>
            <w:r>
              <w:rPr>
                <w:b/>
                <w:color w:val="000000"/>
                <w:sz w:val="24"/>
                <w:szCs w:val="24"/>
              </w:rPr>
              <w:t>denuncia</w:t>
            </w:r>
            <w:proofErr w:type="spellEnd"/>
          </w:p>
        </w:tc>
        <w:tc>
          <w:tcPr>
            <w:tcW w:w="2268" w:type="dxa"/>
          </w:tcPr>
          <w:p w14:paraId="5E505133" w14:textId="77777777" w:rsidR="000C4D4F" w:rsidRDefault="00EB507A">
            <w:pPr>
              <w:pStyle w:val="Normal1"/>
            </w:pPr>
            <w:r>
              <w:rPr>
                <w:b/>
                <w:color w:val="000000"/>
                <w:sz w:val="24"/>
                <w:szCs w:val="24"/>
              </w:rPr>
              <w:t> 24 horas</w:t>
            </w:r>
          </w:p>
        </w:tc>
        <w:tc>
          <w:tcPr>
            <w:tcW w:w="3544" w:type="dxa"/>
          </w:tcPr>
          <w:p w14:paraId="4A480165" w14:textId="77777777" w:rsidR="000C4D4F" w:rsidRPr="001C4123" w:rsidRDefault="00EB507A">
            <w:pPr>
              <w:pStyle w:val="Normal1"/>
              <w:jc w:val="center"/>
              <w:rPr>
                <w:lang w:val="es-CL"/>
              </w:rPr>
            </w:pPr>
            <w:r w:rsidRPr="001C4123">
              <w:rPr>
                <w:b/>
                <w:color w:val="000000"/>
                <w:sz w:val="24"/>
                <w:szCs w:val="24"/>
                <w:lang w:val="es-CL"/>
              </w:rPr>
              <w:t>Equipo psicosocial o encargado de convivencia escolar</w:t>
            </w:r>
          </w:p>
        </w:tc>
      </w:tr>
      <w:tr w:rsidR="000C4D4F" w14:paraId="701EB985" w14:textId="77777777">
        <w:trPr>
          <w:cantSplit/>
          <w:tblHeader/>
        </w:trPr>
        <w:tc>
          <w:tcPr>
            <w:tcW w:w="2830" w:type="dxa"/>
          </w:tcPr>
          <w:p w14:paraId="57105B88" w14:textId="77777777" w:rsidR="000C4D4F" w:rsidRDefault="00EB507A">
            <w:pPr>
              <w:pStyle w:val="Normal1"/>
            </w:pPr>
            <w:proofErr w:type="spellStart"/>
            <w:r>
              <w:rPr>
                <w:b/>
                <w:color w:val="000000"/>
                <w:sz w:val="24"/>
                <w:szCs w:val="24"/>
              </w:rPr>
              <w:t>Indagación</w:t>
            </w:r>
            <w:proofErr w:type="spellEnd"/>
            <w:r>
              <w:rPr>
                <w:b/>
                <w:color w:val="000000"/>
                <w:sz w:val="24"/>
                <w:szCs w:val="24"/>
              </w:rPr>
              <w:t xml:space="preserve"> e </w:t>
            </w:r>
            <w:proofErr w:type="spellStart"/>
            <w:r>
              <w:rPr>
                <w:b/>
                <w:color w:val="000000"/>
                <w:sz w:val="24"/>
                <w:szCs w:val="24"/>
              </w:rPr>
              <w:t>informe</w:t>
            </w:r>
            <w:proofErr w:type="spellEnd"/>
            <w:r>
              <w:rPr>
                <w:b/>
                <w:color w:val="000000"/>
                <w:sz w:val="24"/>
                <w:szCs w:val="24"/>
              </w:rPr>
              <w:t xml:space="preserve"> </w:t>
            </w:r>
            <w:proofErr w:type="spellStart"/>
            <w:r>
              <w:rPr>
                <w:b/>
                <w:color w:val="000000"/>
                <w:sz w:val="24"/>
                <w:szCs w:val="24"/>
              </w:rPr>
              <w:t>preliminar</w:t>
            </w:r>
            <w:proofErr w:type="spellEnd"/>
          </w:p>
        </w:tc>
        <w:tc>
          <w:tcPr>
            <w:tcW w:w="2268" w:type="dxa"/>
          </w:tcPr>
          <w:p w14:paraId="2994600D" w14:textId="77777777" w:rsidR="000C4D4F" w:rsidRDefault="00EB507A">
            <w:pPr>
              <w:pStyle w:val="Normal1"/>
            </w:pPr>
            <w:r>
              <w:rPr>
                <w:b/>
                <w:color w:val="000000"/>
                <w:sz w:val="24"/>
                <w:szCs w:val="24"/>
              </w:rPr>
              <w:t xml:space="preserve">3 días </w:t>
            </w:r>
            <w:proofErr w:type="spellStart"/>
            <w:r>
              <w:rPr>
                <w:b/>
                <w:color w:val="000000"/>
                <w:sz w:val="24"/>
                <w:szCs w:val="24"/>
              </w:rPr>
              <w:t>hábiles</w:t>
            </w:r>
            <w:proofErr w:type="spellEnd"/>
          </w:p>
        </w:tc>
        <w:tc>
          <w:tcPr>
            <w:tcW w:w="3544" w:type="dxa"/>
          </w:tcPr>
          <w:p w14:paraId="3C359EED" w14:textId="77777777" w:rsidR="000C4D4F" w:rsidRDefault="00EB507A">
            <w:pPr>
              <w:pStyle w:val="Normal1"/>
              <w:jc w:val="center"/>
            </w:pPr>
            <w:proofErr w:type="spellStart"/>
            <w:r>
              <w:rPr>
                <w:b/>
                <w:color w:val="000000"/>
                <w:sz w:val="24"/>
                <w:szCs w:val="24"/>
              </w:rPr>
              <w:t>Encargado</w:t>
            </w:r>
            <w:proofErr w:type="spellEnd"/>
            <w:r>
              <w:rPr>
                <w:b/>
                <w:color w:val="000000"/>
                <w:sz w:val="24"/>
                <w:szCs w:val="24"/>
              </w:rPr>
              <w:t xml:space="preserve"> De </w:t>
            </w:r>
            <w:proofErr w:type="spellStart"/>
            <w:r>
              <w:rPr>
                <w:b/>
                <w:color w:val="000000"/>
                <w:sz w:val="24"/>
                <w:szCs w:val="24"/>
              </w:rPr>
              <w:t>convivencia</w:t>
            </w:r>
            <w:proofErr w:type="spellEnd"/>
            <w:r>
              <w:rPr>
                <w:b/>
                <w:color w:val="000000"/>
                <w:sz w:val="24"/>
                <w:szCs w:val="24"/>
              </w:rPr>
              <w:t xml:space="preserve"> escolar</w:t>
            </w:r>
          </w:p>
        </w:tc>
      </w:tr>
      <w:tr w:rsidR="000C4D4F" w14:paraId="55394F3C" w14:textId="77777777">
        <w:trPr>
          <w:cantSplit/>
          <w:tblHeader/>
        </w:trPr>
        <w:tc>
          <w:tcPr>
            <w:tcW w:w="2830" w:type="dxa"/>
          </w:tcPr>
          <w:p w14:paraId="65C011D5" w14:textId="77777777" w:rsidR="000C4D4F" w:rsidRPr="001C4123" w:rsidRDefault="00EB507A">
            <w:pPr>
              <w:pStyle w:val="Normal1"/>
              <w:rPr>
                <w:lang w:val="es-CL"/>
              </w:rPr>
            </w:pPr>
            <w:r w:rsidRPr="001C4123">
              <w:rPr>
                <w:b/>
                <w:color w:val="000000"/>
                <w:sz w:val="24"/>
                <w:szCs w:val="24"/>
                <w:lang w:val="es-CL"/>
              </w:rPr>
              <w:t> informe final y plan de trabajo</w:t>
            </w:r>
          </w:p>
        </w:tc>
        <w:tc>
          <w:tcPr>
            <w:tcW w:w="2268" w:type="dxa"/>
          </w:tcPr>
          <w:p w14:paraId="14791596" w14:textId="77777777" w:rsidR="000C4D4F" w:rsidRDefault="00EB507A">
            <w:pPr>
              <w:pStyle w:val="Normal1"/>
            </w:pPr>
            <w:r>
              <w:rPr>
                <w:b/>
                <w:color w:val="000000"/>
                <w:sz w:val="24"/>
                <w:szCs w:val="24"/>
              </w:rPr>
              <w:t xml:space="preserve">5 días </w:t>
            </w:r>
            <w:proofErr w:type="spellStart"/>
            <w:r>
              <w:rPr>
                <w:b/>
                <w:color w:val="000000"/>
                <w:sz w:val="24"/>
                <w:szCs w:val="24"/>
              </w:rPr>
              <w:t>hábiles</w:t>
            </w:r>
            <w:proofErr w:type="spellEnd"/>
          </w:p>
        </w:tc>
        <w:tc>
          <w:tcPr>
            <w:tcW w:w="3544" w:type="dxa"/>
          </w:tcPr>
          <w:p w14:paraId="043DE2FA" w14:textId="77777777" w:rsidR="000C4D4F" w:rsidRPr="001C4123" w:rsidRDefault="00EB507A">
            <w:pPr>
              <w:pStyle w:val="Normal1"/>
              <w:jc w:val="center"/>
              <w:rPr>
                <w:lang w:val="es-CL"/>
              </w:rPr>
            </w:pPr>
            <w:r w:rsidRPr="001C4123">
              <w:rPr>
                <w:b/>
                <w:color w:val="000000"/>
                <w:sz w:val="24"/>
                <w:szCs w:val="24"/>
                <w:lang w:val="es-CL"/>
              </w:rPr>
              <w:t>Encargado De convivencia escolar Equipo psicosocial</w:t>
            </w:r>
          </w:p>
        </w:tc>
      </w:tr>
    </w:tbl>
    <w:p w14:paraId="12A19667" w14:textId="77777777" w:rsidR="000C4D4F" w:rsidRDefault="000C4D4F">
      <w:pPr>
        <w:pStyle w:val="Normal1"/>
        <w:ind w:left="7007" w:firstLine="192"/>
        <w:rPr>
          <w:b/>
          <w:color w:val="000000"/>
          <w:sz w:val="24"/>
          <w:szCs w:val="24"/>
        </w:rPr>
      </w:pPr>
    </w:p>
    <w:p w14:paraId="79D0AEAF" w14:textId="77777777" w:rsidR="000C4D4F" w:rsidRDefault="00EB507A">
      <w:pPr>
        <w:pStyle w:val="Normal1"/>
        <w:spacing w:before="677" w:after="0"/>
        <w:ind w:left="1245"/>
      </w:pPr>
      <w:r>
        <w:rPr>
          <w:b/>
          <w:color w:val="000000"/>
          <w:sz w:val="24"/>
          <w:szCs w:val="24"/>
        </w:rPr>
        <w:t xml:space="preserve">PRESENTACIÓN DE RECLAMOS O DENUNCIAS </w:t>
      </w:r>
    </w:p>
    <w:p w14:paraId="55CA789E" w14:textId="77777777" w:rsidR="000C4D4F" w:rsidRDefault="00EB507A">
      <w:pPr>
        <w:pStyle w:val="Normal1"/>
        <w:spacing w:before="160" w:after="0" w:line="365" w:lineRule="auto"/>
        <w:ind w:left="512" w:right="226" w:firstLine="348"/>
      </w:pPr>
      <w:r>
        <w:rPr>
          <w:color w:val="000000"/>
          <w:sz w:val="24"/>
          <w:szCs w:val="24"/>
        </w:rPr>
        <w:t xml:space="preserve">Todo reclamo o denuncia por conductas contrarias a la sana convivencia podrá ser presentado en forma verbal y cuando se le solicite en formas escrita ante el profesor jefe o en su ausencia a cualquier autoridad del establecimiento la que deberá dar cuenta a la Dirección dentro de un plazo de 24 horas a finde que se dé inicio a un debido proceso a través del encargado de Convivencia Escolar. </w:t>
      </w:r>
      <w:r>
        <w:rPr>
          <w:b/>
          <w:color w:val="000000"/>
          <w:sz w:val="24"/>
          <w:szCs w:val="24"/>
        </w:rPr>
        <w:t>Si existen antecedentes que hagan presumir la existencia de delito o se tenga conocimiento de hechos constitutivo de delito que afectare a los estudiantes o que hubieran tenido lugar dentro de la escuela se realizará la denuncia al Ministerio Público, Carabineros de Chile, Policía de Investigaciones o ante tribunal con competencia penal durante las 24 horas siguientes al momento en que se tome conocimiento del hecho.</w:t>
      </w:r>
      <w:r>
        <w:rPr>
          <w:color w:val="000000"/>
          <w:sz w:val="24"/>
          <w:szCs w:val="24"/>
        </w:rPr>
        <w:t xml:space="preserve">  </w:t>
      </w:r>
    </w:p>
    <w:p w14:paraId="538227C7" w14:textId="77777777" w:rsidR="000C4D4F" w:rsidRDefault="00EB507A">
      <w:pPr>
        <w:pStyle w:val="Normal1"/>
        <w:spacing w:before="233" w:after="0"/>
        <w:ind w:left="885"/>
      </w:pPr>
      <w:r>
        <w:rPr>
          <w:b/>
          <w:color w:val="000000"/>
          <w:sz w:val="24"/>
          <w:szCs w:val="24"/>
        </w:rPr>
        <w:t xml:space="preserve">ENCARGADO DE CONVIVENCIA ESCOLAR </w:t>
      </w:r>
    </w:p>
    <w:p w14:paraId="433CEA17" w14:textId="77777777" w:rsidR="000C4D4F" w:rsidRDefault="00EB507A">
      <w:pPr>
        <w:pStyle w:val="Normal1"/>
        <w:spacing w:before="159" w:after="0" w:line="362" w:lineRule="auto"/>
        <w:ind w:left="526" w:right="289" w:firstLine="334"/>
      </w:pPr>
      <w:r>
        <w:rPr>
          <w:color w:val="000000"/>
          <w:sz w:val="24"/>
          <w:szCs w:val="24"/>
        </w:rPr>
        <w:t xml:space="preserve">Se deberá investigar los casos que corresponden e informar al Equipo Directivo sobre cualquier asunto relativo a la convivencia, así mismo ejecutar un plan de gestión ante el Consejo Escolar que además </w:t>
      </w:r>
      <w:proofErr w:type="spellStart"/>
      <w:r>
        <w:rPr>
          <w:color w:val="000000"/>
          <w:sz w:val="24"/>
          <w:szCs w:val="24"/>
        </w:rPr>
        <w:t>debecontemplar</w:t>
      </w:r>
      <w:proofErr w:type="spellEnd"/>
      <w:r>
        <w:rPr>
          <w:color w:val="000000"/>
          <w:sz w:val="24"/>
          <w:szCs w:val="24"/>
        </w:rPr>
        <w:t xml:space="preserve"> la capacitación de todo el personal que cumple las diversas funciones en la escuela para la promoción de la buena convivencia y el manejo de situaciones de conflicto. </w:t>
      </w:r>
    </w:p>
    <w:p w14:paraId="12ED444F" w14:textId="77777777" w:rsidR="000C4D4F" w:rsidRDefault="00EB507A">
      <w:pPr>
        <w:pStyle w:val="Normal1"/>
        <w:spacing w:before="229" w:after="0" w:line="365" w:lineRule="auto"/>
        <w:ind w:left="878" w:right="807"/>
      </w:pPr>
      <w:r>
        <w:rPr>
          <w:b/>
          <w:color w:val="000000"/>
          <w:sz w:val="24"/>
          <w:szCs w:val="24"/>
        </w:rPr>
        <w:lastRenderedPageBreak/>
        <w:t>SE CONSIDERARÁN CONSTITUTIVAS DE MALTRATO ESCOLAR, ENTRE OTRAS, LAS SIGUIENTES CONDUCTAS</w:t>
      </w:r>
      <w:r>
        <w:rPr>
          <w:b/>
          <w:color w:val="0000FF"/>
          <w:sz w:val="24"/>
          <w:szCs w:val="24"/>
        </w:rPr>
        <w:t xml:space="preserve">. </w:t>
      </w:r>
    </w:p>
    <w:p w14:paraId="336236E8" w14:textId="77777777" w:rsidR="000C4D4F" w:rsidRDefault="00EB507A">
      <w:pPr>
        <w:pStyle w:val="Normal1"/>
        <w:spacing w:before="472" w:after="0" w:line="365" w:lineRule="auto"/>
        <w:ind w:left="879" w:right="793" w:hanging="360"/>
      </w:pPr>
      <w:r>
        <w:rPr>
          <w:rFonts w:ascii="Arial" w:eastAsia="Arial" w:hAnsi="Arial" w:cs="Arial"/>
          <w:color w:val="000000"/>
          <w:sz w:val="23"/>
          <w:szCs w:val="23"/>
        </w:rPr>
        <w:t xml:space="preserve">- </w:t>
      </w:r>
      <w:r>
        <w:rPr>
          <w:color w:val="000000"/>
          <w:sz w:val="24"/>
          <w:szCs w:val="24"/>
        </w:rPr>
        <w:t xml:space="preserve">Proferir insultos o garabatos, hacer gestos groseros o amenazantes u ofender reiteradamente a cualquier miembro de la comunidad educativa. </w:t>
      </w:r>
    </w:p>
    <w:p w14:paraId="59E14290" w14:textId="77777777" w:rsidR="000C4D4F" w:rsidRDefault="00EB507A">
      <w:pPr>
        <w:pStyle w:val="Normal1"/>
        <w:spacing w:before="37" w:after="0" w:line="362" w:lineRule="auto"/>
        <w:ind w:left="880" w:right="331" w:hanging="361"/>
      </w:pPr>
      <w:r>
        <w:rPr>
          <w:rFonts w:ascii="Arial" w:eastAsia="Arial" w:hAnsi="Arial" w:cs="Arial"/>
          <w:color w:val="000000"/>
          <w:sz w:val="23"/>
          <w:szCs w:val="23"/>
        </w:rPr>
        <w:t xml:space="preserve">- </w:t>
      </w:r>
      <w:r>
        <w:rPr>
          <w:color w:val="000000"/>
          <w:sz w:val="24"/>
          <w:szCs w:val="24"/>
        </w:rPr>
        <w:t xml:space="preserve">Agredir físicamente, golpear o ejercer violencia en contra de un alumno o de cualquier otro miembro de la comunidad educativa </w:t>
      </w:r>
    </w:p>
    <w:p w14:paraId="31C377D0" w14:textId="77777777" w:rsidR="000C4D4F" w:rsidRDefault="00EB507A">
      <w:pPr>
        <w:pStyle w:val="Normal1"/>
        <w:spacing w:before="40" w:after="0" w:line="362" w:lineRule="auto"/>
        <w:ind w:left="518" w:right="301"/>
      </w:pPr>
      <w:r>
        <w:rPr>
          <w:rFonts w:ascii="Arial" w:eastAsia="Arial" w:hAnsi="Arial" w:cs="Arial"/>
          <w:color w:val="000000"/>
          <w:sz w:val="23"/>
          <w:szCs w:val="23"/>
        </w:rPr>
        <w:t xml:space="preserve">- </w:t>
      </w:r>
      <w:r>
        <w:rPr>
          <w:color w:val="000000"/>
          <w:sz w:val="24"/>
          <w:szCs w:val="24"/>
        </w:rPr>
        <w:t xml:space="preserve">Agredir verbal o psicológicamente a cualquier miembro de la comunidad educativa. </w:t>
      </w:r>
      <w:r>
        <w:rPr>
          <w:rFonts w:ascii="Arial" w:eastAsia="Arial" w:hAnsi="Arial" w:cs="Arial"/>
          <w:color w:val="000000"/>
          <w:sz w:val="23"/>
          <w:szCs w:val="23"/>
        </w:rPr>
        <w:t xml:space="preserve">- </w:t>
      </w:r>
      <w:r>
        <w:rPr>
          <w:color w:val="000000"/>
          <w:sz w:val="24"/>
          <w:szCs w:val="24"/>
        </w:rPr>
        <w:t xml:space="preserve">Amedrentar, amenazas, chantajear, intimidar, hostigar acosar en forma reiterada o burlarse de un alumno u otro miembro de la comunidad educativa. </w:t>
      </w:r>
    </w:p>
    <w:p w14:paraId="32D836D0" w14:textId="77777777" w:rsidR="000C4D4F" w:rsidRDefault="00EB507A">
      <w:pPr>
        <w:pStyle w:val="Normal1"/>
        <w:spacing w:before="35" w:after="0" w:line="365" w:lineRule="auto"/>
        <w:ind w:left="879" w:right="273" w:hanging="360"/>
        <w:jc w:val="both"/>
      </w:pPr>
      <w:r>
        <w:rPr>
          <w:rFonts w:ascii="Arial" w:eastAsia="Arial" w:hAnsi="Arial" w:cs="Arial"/>
          <w:color w:val="000000"/>
          <w:sz w:val="23"/>
          <w:szCs w:val="23"/>
        </w:rPr>
        <w:t xml:space="preserve">- </w:t>
      </w:r>
      <w:r>
        <w:rPr>
          <w:color w:val="000000"/>
          <w:sz w:val="24"/>
          <w:szCs w:val="24"/>
        </w:rPr>
        <w:t xml:space="preserve">Discriminar a un integrante de la comunidad educativa ya sea por su condición social, situación económica, pensamiento político, ascendencia étnica, nombre, nacionalidad, orientación sexual, discapacidad, defectos físicos o cualquier otra circunstancia. Injuriar o desprestigiar a un alumno o a cualquier otro integrante de la comunidad educativa a través de chats, blogs, mensajes de textos, correos electrónicos, foros servidores que almacenan videos o fotografías, sitios web, teléfonos o cualquier otro medio tecnológico, virtual o electrónico. </w:t>
      </w:r>
    </w:p>
    <w:p w14:paraId="2BBB91A5" w14:textId="77777777" w:rsidR="000C4D4F" w:rsidRDefault="00EB507A">
      <w:pPr>
        <w:pStyle w:val="Normal1"/>
        <w:spacing w:before="29" w:after="0" w:line="370" w:lineRule="auto"/>
        <w:ind w:left="518" w:right="1246"/>
      </w:pPr>
      <w:r>
        <w:rPr>
          <w:rFonts w:ascii="Arial" w:eastAsia="Arial" w:hAnsi="Arial" w:cs="Arial"/>
          <w:color w:val="000000"/>
          <w:sz w:val="23"/>
          <w:szCs w:val="23"/>
        </w:rPr>
        <w:t xml:space="preserve">- </w:t>
      </w:r>
      <w:r>
        <w:rPr>
          <w:color w:val="000000"/>
          <w:sz w:val="24"/>
          <w:szCs w:val="24"/>
        </w:rPr>
        <w:t xml:space="preserve">Exhibir, transmitir o difundir por medios cibernéticos cualquier conducta de maltrato escolar. </w:t>
      </w:r>
      <w:r>
        <w:rPr>
          <w:rFonts w:ascii="Arial" w:eastAsia="Arial" w:hAnsi="Arial" w:cs="Arial"/>
          <w:color w:val="000000"/>
          <w:sz w:val="23"/>
          <w:szCs w:val="23"/>
        </w:rPr>
        <w:t xml:space="preserve">- </w:t>
      </w:r>
    </w:p>
    <w:p w14:paraId="55CF36BD" w14:textId="77777777" w:rsidR="000C4D4F" w:rsidRDefault="00EB507A">
      <w:pPr>
        <w:pStyle w:val="Normal1"/>
        <w:spacing w:before="29" w:after="0" w:line="365" w:lineRule="auto"/>
        <w:ind w:left="518" w:right="272"/>
      </w:pPr>
      <w:r>
        <w:rPr>
          <w:rFonts w:ascii="Arial" w:eastAsia="Arial" w:hAnsi="Arial" w:cs="Arial"/>
          <w:color w:val="000000"/>
          <w:sz w:val="23"/>
          <w:szCs w:val="23"/>
        </w:rPr>
        <w:t xml:space="preserve">- </w:t>
      </w:r>
      <w:r>
        <w:rPr>
          <w:color w:val="000000"/>
          <w:sz w:val="24"/>
          <w:szCs w:val="24"/>
        </w:rPr>
        <w:t xml:space="preserve">Realizar acosos o ataques de connotación sexual, aun cuando se sean constitutivos de delito. </w:t>
      </w:r>
      <w:r>
        <w:rPr>
          <w:rFonts w:ascii="Arial" w:eastAsia="Arial" w:hAnsi="Arial" w:cs="Arial"/>
          <w:color w:val="000000"/>
          <w:sz w:val="23"/>
          <w:szCs w:val="23"/>
        </w:rPr>
        <w:t xml:space="preserve">- </w:t>
      </w:r>
      <w:r>
        <w:rPr>
          <w:color w:val="000000"/>
          <w:sz w:val="24"/>
          <w:szCs w:val="24"/>
        </w:rPr>
        <w:t xml:space="preserve">Portar todo tipo de armas, instrumentos, utensilios y objetos cortantes, punzantes ya sean estos genuinos o con apariencia de ser reales, aun cuando no se haya hecho uso de ellos. </w:t>
      </w:r>
    </w:p>
    <w:p w14:paraId="0973DBA9" w14:textId="77777777" w:rsidR="000C4D4F" w:rsidRDefault="00EB507A">
      <w:pPr>
        <w:pStyle w:val="Normal1"/>
        <w:spacing w:before="477" w:after="0"/>
        <w:ind w:left="1245"/>
      </w:pPr>
      <w:r>
        <w:rPr>
          <w:b/>
          <w:color w:val="000000"/>
          <w:sz w:val="24"/>
          <w:szCs w:val="24"/>
        </w:rPr>
        <w:t xml:space="preserve">MEDIDAS Y SANCIONES DISCIPLINARIAS </w:t>
      </w:r>
    </w:p>
    <w:p w14:paraId="3CBEA48F" w14:textId="77777777" w:rsidR="000C4D4F" w:rsidRDefault="00EB507A">
      <w:pPr>
        <w:pStyle w:val="Normal1"/>
        <w:spacing w:before="159" w:after="0" w:line="360" w:lineRule="auto"/>
        <w:ind w:left="517" w:right="528" w:firstLine="355"/>
        <w:jc w:val="both"/>
      </w:pPr>
      <w:r>
        <w:rPr>
          <w:color w:val="000000"/>
          <w:sz w:val="24"/>
          <w:szCs w:val="24"/>
        </w:rPr>
        <w:t xml:space="preserve">Están contempladas en el Reglamento Normas de Convivencia: Amonestación Verbal, Amonestación Severa, Condicionalidad y/o suspensión de clases, condicionalidad estricta, </w:t>
      </w:r>
      <w:r>
        <w:rPr>
          <w:b/>
          <w:color w:val="000000"/>
          <w:sz w:val="24"/>
          <w:szCs w:val="24"/>
        </w:rPr>
        <w:t xml:space="preserve">No </w:t>
      </w:r>
      <w:r>
        <w:rPr>
          <w:color w:val="000000"/>
          <w:sz w:val="24"/>
          <w:szCs w:val="24"/>
        </w:rPr>
        <w:t xml:space="preserve">renovación de matrícula. </w:t>
      </w:r>
      <w:r>
        <w:rPr>
          <w:color w:val="000000"/>
          <w:sz w:val="24"/>
          <w:szCs w:val="24"/>
        </w:rPr>
        <w:lastRenderedPageBreak/>
        <w:t xml:space="preserve">Esta última se aplicará en casos de especial gravedad y luego de haber agotado todas las instancias anteriores. Según la Ley de Violencia Escolar, también se podrá proceder a la expulsión con pleno respeto al debido proceso. </w:t>
      </w:r>
    </w:p>
    <w:p w14:paraId="78BBC455" w14:textId="77777777" w:rsidR="000C4D4F" w:rsidRDefault="00EB507A">
      <w:pPr>
        <w:pStyle w:val="Normal1"/>
        <w:spacing w:before="229" w:after="0" w:line="365" w:lineRule="auto"/>
        <w:ind w:left="512" w:right="323" w:firstLine="341"/>
      </w:pPr>
      <w:r>
        <w:rPr>
          <w:color w:val="000000"/>
          <w:sz w:val="24"/>
          <w:szCs w:val="24"/>
        </w:rPr>
        <w:t xml:space="preserve">También contemplaremos la derivación a cargo de la Psicóloga de la escuela, estas pueden consistir en terapia personal, familiar, grupal, talleres de reforzamiento, educación o de control de conductas contrarias a la sana convivencia escolar. </w:t>
      </w:r>
    </w:p>
    <w:p w14:paraId="5667EE88" w14:textId="77777777" w:rsidR="000C4D4F" w:rsidRDefault="00EB507A">
      <w:pPr>
        <w:pStyle w:val="Normal1"/>
        <w:spacing w:before="237" w:after="0" w:line="362" w:lineRule="auto"/>
        <w:ind w:left="526" w:right="697" w:firstLine="346"/>
      </w:pPr>
      <w:r>
        <w:rPr>
          <w:color w:val="000000"/>
          <w:sz w:val="24"/>
          <w:szCs w:val="24"/>
        </w:rPr>
        <w:t xml:space="preserve">El seguimiento de estos casos estará a cargo de la Psicóloga quien deberá presentar en Dirección al menos un informe mensual - trimestral de estos casos. </w:t>
      </w:r>
    </w:p>
    <w:p w14:paraId="6C36C8C5" w14:textId="77777777" w:rsidR="000C4D4F" w:rsidRDefault="00EB507A">
      <w:pPr>
        <w:pStyle w:val="Normal1"/>
        <w:spacing w:before="241" w:after="0" w:line="362" w:lineRule="auto"/>
        <w:ind w:left="526" w:right="846" w:firstLine="346"/>
      </w:pPr>
      <w:r>
        <w:rPr>
          <w:color w:val="000000"/>
          <w:sz w:val="24"/>
          <w:szCs w:val="24"/>
        </w:rPr>
        <w:t xml:space="preserve">En el caso de ser un funcionario del </w:t>
      </w:r>
      <w:proofErr w:type="spellStart"/>
      <w:proofErr w:type="gramStart"/>
      <w:r>
        <w:rPr>
          <w:color w:val="000000"/>
          <w:sz w:val="24"/>
          <w:szCs w:val="24"/>
        </w:rPr>
        <w:t>establecimiento,se</w:t>
      </w:r>
      <w:proofErr w:type="spellEnd"/>
      <w:proofErr w:type="gramEnd"/>
      <w:r>
        <w:rPr>
          <w:color w:val="000000"/>
          <w:sz w:val="24"/>
          <w:szCs w:val="24"/>
        </w:rPr>
        <w:t xml:space="preserve"> aplicarán las medidas contempladas en el reglamento interno del personal o según las leyes vigentes. </w:t>
      </w:r>
    </w:p>
    <w:p w14:paraId="0CC126F4" w14:textId="77777777" w:rsidR="000C4D4F" w:rsidRDefault="00EB507A">
      <w:pPr>
        <w:pStyle w:val="Normal1"/>
        <w:spacing w:before="240" w:after="0" w:line="365" w:lineRule="auto"/>
        <w:ind w:left="519" w:right="1145" w:firstLine="341"/>
      </w:pPr>
      <w:r>
        <w:rPr>
          <w:color w:val="000000"/>
          <w:sz w:val="24"/>
          <w:szCs w:val="24"/>
        </w:rPr>
        <w:t xml:space="preserve">Si el responsable es un padre o apoderado de un alumno se podrán disponer medidas como la obligación de designar un nuevo apoderado o la prohibición del ingreso al establecimiento. </w:t>
      </w:r>
    </w:p>
    <w:p w14:paraId="69001C01" w14:textId="77777777" w:rsidR="000C4D4F" w:rsidRDefault="00EB507A">
      <w:pPr>
        <w:pStyle w:val="Normal1"/>
        <w:spacing w:before="230" w:after="0"/>
        <w:ind w:left="1581"/>
      </w:pPr>
      <w:r>
        <w:rPr>
          <w:b/>
          <w:color w:val="000000"/>
          <w:sz w:val="24"/>
          <w:szCs w:val="24"/>
        </w:rPr>
        <w:t xml:space="preserve">PROTOCOLO DE ACCIÓN FRENTE A UN CASO DE </w:t>
      </w:r>
      <w:proofErr w:type="gramStart"/>
      <w:r>
        <w:rPr>
          <w:b/>
          <w:color w:val="000000"/>
          <w:sz w:val="24"/>
          <w:szCs w:val="24"/>
        </w:rPr>
        <w:t>BULLYING</w:t>
      </w:r>
      <w:proofErr w:type="gramEnd"/>
      <w:r>
        <w:rPr>
          <w:b/>
          <w:color w:val="000000"/>
          <w:sz w:val="24"/>
          <w:szCs w:val="24"/>
        </w:rPr>
        <w:t xml:space="preserve">. </w:t>
      </w:r>
    </w:p>
    <w:p w14:paraId="443F4980" w14:textId="77777777" w:rsidR="000C4D4F" w:rsidRDefault="00EB507A">
      <w:pPr>
        <w:pStyle w:val="Normal1"/>
        <w:spacing w:before="595" w:after="0" w:line="365" w:lineRule="auto"/>
        <w:ind w:left="158" w:right="275" w:firstLine="370"/>
        <w:jc w:val="both"/>
      </w:pPr>
      <w:r>
        <w:rPr>
          <w:color w:val="000000"/>
          <w:sz w:val="24"/>
          <w:szCs w:val="24"/>
        </w:rPr>
        <w:t xml:space="preserve">Mientras se estén llevando a cabo las indagaciones aclaratorias y el discernimiento de las medidas correspondientes, se asegurará a todas las partes la mayor confidencialidad, privacidad y respeto por su dignidad y honra. </w:t>
      </w:r>
    </w:p>
    <w:p w14:paraId="4AF385FF" w14:textId="77777777" w:rsidR="000C4D4F" w:rsidRDefault="00EB507A">
      <w:pPr>
        <w:pStyle w:val="Normal1"/>
        <w:spacing w:before="233" w:after="0" w:line="365" w:lineRule="auto"/>
        <w:ind w:left="149" w:right="210" w:firstLine="379"/>
        <w:jc w:val="both"/>
      </w:pPr>
      <w:r>
        <w:rPr>
          <w:color w:val="000000"/>
          <w:sz w:val="24"/>
          <w:szCs w:val="24"/>
        </w:rPr>
        <w:t xml:space="preserve">De cada actuación y resolución deberá quedar constancia escrita en los instrumentos propios de la escuela debiendo mantenerse el registro individual de cada reclamo. No se podrá tener acceso a dichos antecedentes por terceros ajenos a la investigación, a excepción de una </w:t>
      </w:r>
      <w:proofErr w:type="gramStart"/>
      <w:r>
        <w:rPr>
          <w:color w:val="000000"/>
          <w:sz w:val="24"/>
          <w:szCs w:val="24"/>
        </w:rPr>
        <w:t>autoridad pública</w:t>
      </w:r>
      <w:proofErr w:type="gramEnd"/>
      <w:r>
        <w:rPr>
          <w:color w:val="000000"/>
          <w:sz w:val="24"/>
          <w:szCs w:val="24"/>
        </w:rPr>
        <w:t xml:space="preserve"> competente (Carabineros, PDI, Juzgado, entre otras): </w:t>
      </w:r>
    </w:p>
    <w:p w14:paraId="7B6860F3" w14:textId="77777777" w:rsidR="000C4D4F" w:rsidRDefault="00EB507A">
      <w:pPr>
        <w:pStyle w:val="Normal1"/>
        <w:spacing w:before="238" w:after="0" w:line="365" w:lineRule="auto"/>
        <w:ind w:left="152" w:right="302" w:firstLine="375"/>
      </w:pPr>
      <w:r>
        <w:rPr>
          <w:color w:val="000000"/>
          <w:sz w:val="24"/>
          <w:szCs w:val="24"/>
        </w:rPr>
        <w:lastRenderedPageBreak/>
        <w:t xml:space="preserve">En el procedimiento se garantizará la protección del afectado y de todos los involucrados, el derecho de todas las partes a ser oídas, la fundamentación de las decisiones y posibilidad de impugnarlas. </w:t>
      </w:r>
    </w:p>
    <w:p w14:paraId="6E5C37E5" w14:textId="77777777" w:rsidR="000C4D4F" w:rsidRDefault="00EB507A">
      <w:pPr>
        <w:pStyle w:val="Normal1"/>
        <w:spacing w:before="237" w:after="0"/>
        <w:ind w:left="888"/>
      </w:pPr>
      <w:r>
        <w:rPr>
          <w:rFonts w:ascii="Noto Sans Symbols" w:eastAsia="Noto Sans Symbols" w:hAnsi="Noto Sans Symbols" w:cs="Noto Sans Symbols"/>
          <w:color w:val="000000"/>
          <w:sz w:val="24"/>
          <w:szCs w:val="24"/>
        </w:rPr>
        <w:t xml:space="preserve">▪ </w:t>
      </w:r>
      <w:r>
        <w:rPr>
          <w:b/>
          <w:color w:val="000000"/>
          <w:sz w:val="24"/>
          <w:szCs w:val="24"/>
        </w:rPr>
        <w:t xml:space="preserve">Evaluación Preliminar de la situación. </w:t>
      </w:r>
    </w:p>
    <w:p w14:paraId="62D94280" w14:textId="77777777" w:rsidR="000C4D4F" w:rsidRDefault="00EB507A">
      <w:pPr>
        <w:pStyle w:val="Normal1"/>
        <w:spacing w:before="7" w:after="0" w:line="365" w:lineRule="auto"/>
        <w:ind w:left="163" w:right="871" w:firstLine="3"/>
      </w:pPr>
      <w:r>
        <w:rPr>
          <w:color w:val="000000"/>
          <w:sz w:val="24"/>
          <w:szCs w:val="24"/>
        </w:rPr>
        <w:t xml:space="preserve">El responsable de esta situación es el profesor jefe, donde debe aplicar la Pauta Indicadores de Urgencia (MINEDUC) </w:t>
      </w:r>
      <w:r>
        <w:rPr>
          <w:b/>
          <w:color w:val="000000"/>
          <w:sz w:val="24"/>
          <w:szCs w:val="24"/>
        </w:rPr>
        <w:t>e informar a la autoridad de la escuela en un plazo de 24 horas.</w:t>
      </w:r>
    </w:p>
    <w:p w14:paraId="43D92182" w14:textId="77777777" w:rsidR="000C4D4F" w:rsidRDefault="00EB507A">
      <w:pPr>
        <w:pStyle w:val="Normal1"/>
        <w:spacing w:after="0"/>
        <w:ind w:left="890"/>
      </w:pPr>
      <w:r>
        <w:rPr>
          <w:rFonts w:ascii="Noto Sans Symbols" w:eastAsia="Noto Sans Symbols" w:hAnsi="Noto Sans Symbols" w:cs="Noto Sans Symbols"/>
          <w:color w:val="000000"/>
          <w:sz w:val="24"/>
          <w:szCs w:val="24"/>
        </w:rPr>
        <w:t xml:space="preserve">▪ </w:t>
      </w:r>
      <w:r>
        <w:rPr>
          <w:b/>
          <w:color w:val="000000"/>
          <w:sz w:val="24"/>
          <w:szCs w:val="24"/>
        </w:rPr>
        <w:t xml:space="preserve">Adopción Medidas de Urgencia para Implicados </w:t>
      </w:r>
    </w:p>
    <w:p w14:paraId="7BE75F79" w14:textId="77777777" w:rsidR="000C4D4F" w:rsidRDefault="00EB507A">
      <w:pPr>
        <w:pStyle w:val="Normal1"/>
        <w:spacing w:before="151" w:after="0" w:line="365" w:lineRule="auto"/>
        <w:ind w:left="159" w:right="377" w:firstLine="9"/>
      </w:pPr>
      <w:r>
        <w:rPr>
          <w:color w:val="000000"/>
          <w:sz w:val="24"/>
          <w:szCs w:val="24"/>
        </w:rPr>
        <w:t xml:space="preserve">El responsable es el equipo psicosocial, donde debe informar a las familias, derivar atención médica, alertar a autoridades del establecimiento. Luego informar según corresponda: Carabineros, PDI, SENAME, otros. </w:t>
      </w:r>
      <w:r>
        <w:rPr>
          <w:b/>
          <w:color w:val="000000"/>
          <w:sz w:val="24"/>
          <w:szCs w:val="24"/>
        </w:rPr>
        <w:t>Si existen antecedentes que hagan presumir la existencia de delito o se tenga conocimiento de hechos constitutivo de delito que afectare a los estudiantes o que hubieran tenido lugar dentro de la escuela se realizará la denuncia al Ministerio Público, Carabineros de Chile, Policía de Investigaciones o ante tribunal con competencia penal durante las 24 horas siguientes al momento en que se tome conocimiento del hecho.</w:t>
      </w:r>
      <w:r>
        <w:rPr>
          <w:color w:val="000000"/>
          <w:sz w:val="24"/>
          <w:szCs w:val="24"/>
        </w:rPr>
        <w:t xml:space="preserve">  </w:t>
      </w:r>
    </w:p>
    <w:p w14:paraId="7646B0B2" w14:textId="77777777" w:rsidR="000C4D4F" w:rsidRDefault="00EB507A">
      <w:pPr>
        <w:pStyle w:val="Normal1"/>
        <w:spacing w:before="234" w:after="0" w:line="365" w:lineRule="auto"/>
        <w:ind w:left="158" w:right="294" w:firstLine="730"/>
      </w:pPr>
      <w:r>
        <w:rPr>
          <w:rFonts w:ascii="Noto Sans Symbols" w:eastAsia="Noto Sans Symbols" w:hAnsi="Noto Sans Symbols" w:cs="Noto Sans Symbols"/>
          <w:color w:val="000000"/>
          <w:sz w:val="24"/>
          <w:szCs w:val="24"/>
        </w:rPr>
        <w:t xml:space="preserve">▪ </w:t>
      </w:r>
      <w:r>
        <w:rPr>
          <w:b/>
          <w:color w:val="000000"/>
          <w:sz w:val="24"/>
          <w:szCs w:val="24"/>
        </w:rPr>
        <w:t xml:space="preserve">Diagnóstico de Acosos Escolar (abuso de poder, entre pares, recurrencia en el tiempo) </w:t>
      </w:r>
      <w:r>
        <w:rPr>
          <w:color w:val="000000"/>
          <w:sz w:val="24"/>
          <w:szCs w:val="24"/>
        </w:rPr>
        <w:t xml:space="preserve">El responsable de esto es el encargado de Convivencia escolar junto al equipo psicosocial. </w:t>
      </w:r>
      <w:r>
        <w:rPr>
          <w:b/>
          <w:color w:val="000000"/>
          <w:sz w:val="24"/>
          <w:szCs w:val="24"/>
        </w:rPr>
        <w:t>Se entrevistarán con los actores clave dentro de las 3 días Hábiles siguientes a la toma de conocimiento de los hechos, que permita la indagación y reconstrucción de los hechos, aplicación de cuestionario (MINEDUC), y la elaboración informe concluyente (</w:t>
      </w:r>
      <w:r>
        <w:rPr>
          <w:color w:val="000000"/>
          <w:sz w:val="24"/>
          <w:szCs w:val="24"/>
        </w:rPr>
        <w:t xml:space="preserve">MINEDUC) y aplicar reglamento de convivencia de la escuela. </w:t>
      </w:r>
    </w:p>
    <w:p w14:paraId="10F593BA" w14:textId="77777777" w:rsidR="000C4D4F" w:rsidRDefault="00EB507A">
      <w:pPr>
        <w:pStyle w:val="Normal1"/>
        <w:spacing w:after="0"/>
        <w:ind w:left="890"/>
      </w:pPr>
      <w:r>
        <w:rPr>
          <w:rFonts w:ascii="Noto Sans Symbols" w:eastAsia="Noto Sans Symbols" w:hAnsi="Noto Sans Symbols" w:cs="Noto Sans Symbols"/>
          <w:color w:val="000000"/>
          <w:sz w:val="24"/>
          <w:szCs w:val="24"/>
        </w:rPr>
        <w:t xml:space="preserve">▪ </w:t>
      </w:r>
      <w:r>
        <w:rPr>
          <w:b/>
          <w:color w:val="000000"/>
          <w:sz w:val="24"/>
          <w:szCs w:val="24"/>
        </w:rPr>
        <w:t xml:space="preserve">Aplicación del reglamento interno y de Convivencia Escolar </w:t>
      </w:r>
    </w:p>
    <w:p w14:paraId="3831122C" w14:textId="77777777" w:rsidR="000C4D4F" w:rsidRDefault="00EB507A">
      <w:pPr>
        <w:pStyle w:val="Normal1"/>
        <w:spacing w:before="159" w:after="0"/>
        <w:ind w:left="888"/>
      </w:pPr>
      <w:r>
        <w:rPr>
          <w:rFonts w:ascii="Noto Sans Symbols" w:eastAsia="Noto Sans Symbols" w:hAnsi="Noto Sans Symbols" w:cs="Noto Sans Symbols"/>
          <w:color w:val="000000"/>
          <w:sz w:val="24"/>
          <w:szCs w:val="24"/>
        </w:rPr>
        <w:t xml:space="preserve">▪ </w:t>
      </w:r>
      <w:r>
        <w:rPr>
          <w:b/>
          <w:color w:val="000000"/>
          <w:sz w:val="24"/>
          <w:szCs w:val="24"/>
        </w:rPr>
        <w:t xml:space="preserve">Plan de Intervención </w:t>
      </w:r>
    </w:p>
    <w:p w14:paraId="4D930663" w14:textId="77777777" w:rsidR="000C4D4F" w:rsidRDefault="00EB507A">
      <w:pPr>
        <w:pStyle w:val="Normal1"/>
        <w:spacing w:before="163" w:after="0" w:line="362" w:lineRule="auto"/>
        <w:ind w:left="166" w:right="330" w:firstLine="1"/>
      </w:pPr>
      <w:r>
        <w:rPr>
          <w:color w:val="000000"/>
          <w:sz w:val="24"/>
          <w:szCs w:val="24"/>
        </w:rPr>
        <w:t xml:space="preserve">En esta instancia el responsable es el equipo de Convivencia y el equipo psicosocial. Se debe realizar un registro psicosocial, derivación a redes de apoyo que correspondan, acoger y educar a la víctima. </w:t>
      </w:r>
    </w:p>
    <w:p w14:paraId="1C68ED17" w14:textId="77777777" w:rsidR="000C4D4F" w:rsidRDefault="00EB507A">
      <w:pPr>
        <w:pStyle w:val="Normal1"/>
        <w:spacing w:before="237" w:after="0"/>
        <w:ind w:left="152"/>
      </w:pPr>
      <w:proofErr w:type="gramStart"/>
      <w:r>
        <w:rPr>
          <w:color w:val="000000"/>
          <w:sz w:val="24"/>
          <w:szCs w:val="24"/>
        </w:rPr>
        <w:lastRenderedPageBreak/>
        <w:t>Además</w:t>
      </w:r>
      <w:proofErr w:type="gramEnd"/>
      <w:r>
        <w:rPr>
          <w:color w:val="000000"/>
          <w:sz w:val="24"/>
          <w:szCs w:val="24"/>
        </w:rPr>
        <w:t xml:space="preserve"> se debe sancionar y educar al agresor y finalmente trabajar con observaciones. </w:t>
      </w:r>
    </w:p>
    <w:p w14:paraId="005C5F21" w14:textId="77777777" w:rsidR="000C4D4F" w:rsidRDefault="00EB507A">
      <w:pPr>
        <w:pStyle w:val="Normal1"/>
        <w:spacing w:before="355" w:after="0"/>
        <w:ind w:left="528"/>
      </w:pPr>
      <w:r>
        <w:rPr>
          <w:rFonts w:ascii="Noto Sans Symbols" w:eastAsia="Noto Sans Symbols" w:hAnsi="Noto Sans Symbols" w:cs="Noto Sans Symbols"/>
          <w:color w:val="000000"/>
          <w:sz w:val="24"/>
          <w:szCs w:val="24"/>
        </w:rPr>
        <w:t xml:space="preserve">▪ </w:t>
      </w:r>
      <w:r>
        <w:rPr>
          <w:b/>
          <w:color w:val="000000"/>
          <w:sz w:val="24"/>
          <w:szCs w:val="24"/>
        </w:rPr>
        <w:t xml:space="preserve">Evaluación informe final plan de intervención. </w:t>
      </w:r>
    </w:p>
    <w:p w14:paraId="72BA2B4F" w14:textId="77777777" w:rsidR="000C4D4F" w:rsidRDefault="00EB507A" w:rsidP="001C4123">
      <w:pPr>
        <w:pStyle w:val="Normal1"/>
        <w:spacing w:before="159" w:after="0" w:line="240" w:lineRule="auto"/>
        <w:ind w:left="159" w:right="318" w:firstLine="11"/>
      </w:pPr>
      <w:r>
        <w:rPr>
          <w:b/>
          <w:color w:val="000000"/>
          <w:sz w:val="24"/>
          <w:szCs w:val="24"/>
        </w:rPr>
        <w:t xml:space="preserve">En los 5 días posterior a iniciado el protocolo </w:t>
      </w:r>
      <w:r>
        <w:rPr>
          <w:color w:val="000000"/>
          <w:sz w:val="24"/>
          <w:szCs w:val="24"/>
        </w:rPr>
        <w:t xml:space="preserve">el Equipo de Convivencia y el equipo psicosocial, debe revisar las acciones de seguimiento, realizar reuniones, y realizar un informe final. </w:t>
      </w:r>
    </w:p>
    <w:p w14:paraId="6B1C69FD" w14:textId="77777777" w:rsidR="000C4D4F" w:rsidRDefault="00EB507A">
      <w:pPr>
        <w:pStyle w:val="Normal1"/>
        <w:spacing w:before="241" w:after="0"/>
        <w:ind w:left="155"/>
      </w:pPr>
      <w:r>
        <w:rPr>
          <w:b/>
          <w:color w:val="000000"/>
          <w:sz w:val="24"/>
          <w:szCs w:val="24"/>
          <w:u w:val="single"/>
        </w:rPr>
        <w:t>Sugerencias:</w:t>
      </w:r>
    </w:p>
    <w:p w14:paraId="3C1AF38A" w14:textId="77777777" w:rsidR="000C4D4F" w:rsidRDefault="00EB507A">
      <w:pPr>
        <w:pStyle w:val="Normal1"/>
        <w:spacing w:line="360" w:lineRule="auto"/>
        <w:ind w:firstLine="708"/>
        <w:rPr>
          <w:b/>
          <w:sz w:val="24"/>
          <w:szCs w:val="24"/>
          <w:u w:val="single"/>
        </w:rPr>
      </w:pPr>
      <w:r>
        <w:rPr>
          <w:b/>
          <w:sz w:val="24"/>
          <w:szCs w:val="24"/>
          <w:u w:val="single"/>
        </w:rPr>
        <w:t xml:space="preserve">Familia </w:t>
      </w:r>
    </w:p>
    <w:p w14:paraId="70FDCCDF"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Controlar los medios de comunicación en la casa</w:t>
      </w:r>
    </w:p>
    <w:p w14:paraId="53A97BC0"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Fortalecer las instancias de vida familiar, la comodidad diaria, las actividades en fines de semana y vacaciones (ritos familiares):</w:t>
      </w:r>
    </w:p>
    <w:p w14:paraId="27FD4E97"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Ayudar a la reflexión, promover actitudes y estilos positivos a través de la conversación.</w:t>
      </w:r>
    </w:p>
    <w:p w14:paraId="3BBCC887"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Ser ejemplo modelando estilos respetuosos</w:t>
      </w:r>
    </w:p>
    <w:p w14:paraId="5465BC6E"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Contener la emoción, dar tranquilidad, ayudar a reconocer emociones.</w:t>
      </w:r>
    </w:p>
    <w:p w14:paraId="5DFABC8C"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No culpabilizar sino responsabilizar</w:t>
      </w:r>
    </w:p>
    <w:p w14:paraId="772038F9"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No permitir grupos excluyentes</w:t>
      </w:r>
    </w:p>
    <w:p w14:paraId="2A369ACD"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No descalificar ni hablar mal de personas del curso, sobre todo delante de los hijos/as.</w:t>
      </w:r>
    </w:p>
    <w:p w14:paraId="0BDD6525"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No permitir el maltrato entre hermanos.</w:t>
      </w:r>
    </w:p>
    <w:p w14:paraId="477DF889" w14:textId="77777777" w:rsidR="000C4D4F" w:rsidRDefault="00EB507A">
      <w:pPr>
        <w:pStyle w:val="Normal1"/>
        <w:numPr>
          <w:ilvl w:val="0"/>
          <w:numId w:val="166"/>
        </w:numPr>
        <w:pBdr>
          <w:top w:val="nil"/>
          <w:left w:val="nil"/>
          <w:bottom w:val="nil"/>
          <w:right w:val="nil"/>
          <w:between w:val="nil"/>
        </w:pBdr>
        <w:spacing w:after="0" w:line="360" w:lineRule="auto"/>
        <w:jc w:val="both"/>
        <w:rPr>
          <w:b/>
          <w:color w:val="000000"/>
          <w:sz w:val="24"/>
          <w:szCs w:val="24"/>
        </w:rPr>
      </w:pPr>
      <w:r>
        <w:rPr>
          <w:b/>
          <w:color w:val="000000"/>
          <w:sz w:val="24"/>
          <w:szCs w:val="24"/>
        </w:rPr>
        <w:t>Para los Profesores</w:t>
      </w:r>
    </w:p>
    <w:p w14:paraId="46B46D2C" w14:textId="77777777" w:rsidR="000C4D4F" w:rsidRDefault="00EB507A">
      <w:pPr>
        <w:pStyle w:val="Normal1"/>
        <w:spacing w:line="360" w:lineRule="auto"/>
        <w:rPr>
          <w:i/>
          <w:sz w:val="24"/>
          <w:szCs w:val="24"/>
        </w:rPr>
      </w:pPr>
      <w:r>
        <w:rPr>
          <w:i/>
          <w:sz w:val="24"/>
          <w:szCs w:val="24"/>
        </w:rPr>
        <w:t>En la planificación escolar</w:t>
      </w:r>
    </w:p>
    <w:p w14:paraId="12CCFCD1"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Entregar elementos de discernimiento frente a los contenidos violentes presentes en los medios de comunicación y los juegos electrónicos.</w:t>
      </w:r>
    </w:p>
    <w:p w14:paraId="5D0B8A82"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Fortalecer las instancias de comunicación intrafamiliar.</w:t>
      </w:r>
    </w:p>
    <w:p w14:paraId="1ECD79FD"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Promover actividades de colaboración.</w:t>
      </w:r>
    </w:p>
    <w:p w14:paraId="4BCDB3CE"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Incorporar actividades que ayuden a visualizar el problema y reflexionar sobre este.</w:t>
      </w:r>
    </w:p>
    <w:p w14:paraId="2D77B7F5"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Prever problemas en la conformación de grupos de trabajo (consultar profesores jefes).</w:t>
      </w:r>
    </w:p>
    <w:p w14:paraId="64D90ED7"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Socializar el perfil de comunidad.</w:t>
      </w:r>
    </w:p>
    <w:p w14:paraId="761B29F7" w14:textId="77777777" w:rsidR="000C4D4F" w:rsidRDefault="00EB507A">
      <w:pPr>
        <w:pStyle w:val="Normal1"/>
        <w:spacing w:line="360" w:lineRule="auto"/>
        <w:rPr>
          <w:i/>
          <w:sz w:val="24"/>
          <w:szCs w:val="24"/>
        </w:rPr>
      </w:pPr>
      <w:r>
        <w:rPr>
          <w:i/>
          <w:sz w:val="24"/>
          <w:szCs w:val="24"/>
        </w:rPr>
        <w:lastRenderedPageBreak/>
        <w:t>En la clase:</w:t>
      </w:r>
    </w:p>
    <w:p w14:paraId="0B25DD19"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Propiciar un bien ambiente de aprendizaje (saludo, orden y limpieza, trato amable)</w:t>
      </w:r>
    </w:p>
    <w:p w14:paraId="469FBF01"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No aceptar faltas de respeto (intervenir en forma inmediata frente a burlas, lenguaje inadecuado, otros.)</w:t>
      </w:r>
    </w:p>
    <w:p w14:paraId="796F68AB"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Enseñar a escuchar, respetar al otro mientras habla.</w:t>
      </w:r>
    </w:p>
    <w:p w14:paraId="420F6A1F"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Mantener un clima adecuado que promueva el aprendizaje: orden, silencio, respeto, etc. </w:t>
      </w:r>
    </w:p>
    <w:p w14:paraId="646706CB" w14:textId="77777777" w:rsidR="000C4D4F" w:rsidRDefault="00EB507A">
      <w:pPr>
        <w:pStyle w:val="Normal1"/>
        <w:spacing w:line="360" w:lineRule="auto"/>
        <w:rPr>
          <w:i/>
          <w:sz w:val="24"/>
          <w:szCs w:val="24"/>
        </w:rPr>
      </w:pPr>
      <w:r>
        <w:rPr>
          <w:i/>
          <w:sz w:val="24"/>
          <w:szCs w:val="24"/>
        </w:rPr>
        <w:t>Para los estudiantes:</w:t>
      </w:r>
    </w:p>
    <w:p w14:paraId="5F7C8A49"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Reflexionar sobre las consecuencias del </w:t>
      </w:r>
      <w:proofErr w:type="spellStart"/>
      <w:proofErr w:type="gramStart"/>
      <w:r>
        <w:rPr>
          <w:color w:val="000000"/>
          <w:sz w:val="24"/>
          <w:szCs w:val="24"/>
        </w:rPr>
        <w:t>bullying</w:t>
      </w:r>
      <w:proofErr w:type="spellEnd"/>
      <w:proofErr w:type="gramEnd"/>
      <w:r>
        <w:rPr>
          <w:color w:val="000000"/>
          <w:sz w:val="24"/>
          <w:szCs w:val="24"/>
        </w:rPr>
        <w:t xml:space="preserve"> en los agresores y en las victimas.</w:t>
      </w:r>
    </w:p>
    <w:p w14:paraId="47D20BFA"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Aceptar la responsabilidad y consecuencia de sus actos</w:t>
      </w:r>
    </w:p>
    <w:p w14:paraId="60226084"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Incentivar el autocontrol</w:t>
      </w:r>
    </w:p>
    <w:p w14:paraId="21DD9AF8"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Ser tolerante frente a la diversidad.</w:t>
      </w:r>
    </w:p>
    <w:p w14:paraId="4D8EEEF7"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No amparar situaciones de </w:t>
      </w:r>
      <w:proofErr w:type="spellStart"/>
      <w:proofErr w:type="gramStart"/>
      <w:r>
        <w:rPr>
          <w:color w:val="000000"/>
          <w:sz w:val="24"/>
          <w:szCs w:val="24"/>
        </w:rPr>
        <w:t>bullying</w:t>
      </w:r>
      <w:proofErr w:type="spellEnd"/>
      <w:proofErr w:type="gramEnd"/>
      <w:r>
        <w:rPr>
          <w:color w:val="000000"/>
          <w:sz w:val="24"/>
          <w:szCs w:val="24"/>
        </w:rPr>
        <w:t>, denunciar en forma expresa o anónima.</w:t>
      </w:r>
    </w:p>
    <w:p w14:paraId="7F724F85"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Integrar a los compañeros a las actividades desarrolladas en el curso.</w:t>
      </w:r>
    </w:p>
    <w:p w14:paraId="5F61A0B1"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No descalificar a los compañeros. </w:t>
      </w:r>
    </w:p>
    <w:p w14:paraId="3F5E9E69" w14:textId="77777777" w:rsidR="000C4D4F" w:rsidRDefault="00EB507A">
      <w:pPr>
        <w:pStyle w:val="Normal1"/>
        <w:spacing w:line="360" w:lineRule="auto"/>
        <w:rPr>
          <w:i/>
          <w:sz w:val="24"/>
          <w:szCs w:val="24"/>
        </w:rPr>
      </w:pPr>
      <w:r>
        <w:rPr>
          <w:i/>
          <w:sz w:val="24"/>
          <w:szCs w:val="24"/>
        </w:rPr>
        <w:t>Para la comunidad:</w:t>
      </w:r>
    </w:p>
    <w:p w14:paraId="2BF00281"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Comunicación oportuna con los canales adecuados.</w:t>
      </w:r>
    </w:p>
    <w:p w14:paraId="319CD8F8"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Cada funcionario, desde su rol, reportará cualquier hecho que podría llevar a un acto de agresión.</w:t>
      </w:r>
    </w:p>
    <w:p w14:paraId="693C6E38"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Realizar turnos de patios activos.</w:t>
      </w:r>
    </w:p>
    <w:p w14:paraId="4E5D492A"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No dejar a los alumnos/as sin supervisión (puntualidad, responsabilidad, presencia)</w:t>
      </w:r>
    </w:p>
    <w:p w14:paraId="6BCC9C88"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Socializar este protocolo a todos los estamentos de la comunidad educativa. </w:t>
      </w:r>
    </w:p>
    <w:p w14:paraId="239E0A2A" w14:textId="77777777" w:rsidR="000C4D4F" w:rsidRDefault="00EB507A">
      <w:pPr>
        <w:pStyle w:val="Normal1"/>
        <w:spacing w:line="360" w:lineRule="auto"/>
        <w:rPr>
          <w:i/>
          <w:sz w:val="24"/>
          <w:szCs w:val="24"/>
        </w:rPr>
      </w:pPr>
      <w:r>
        <w:rPr>
          <w:i/>
          <w:sz w:val="24"/>
          <w:szCs w:val="24"/>
        </w:rPr>
        <w:t>Para la dirección:</w:t>
      </w:r>
    </w:p>
    <w:p w14:paraId="00F8B15F"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Promover acciones de buena convivencia al interior de la comunidad,</w:t>
      </w:r>
    </w:p>
    <w:p w14:paraId="5FB94142"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Promover, implementar y evaluar las políticas </w:t>
      </w:r>
      <w:proofErr w:type="spellStart"/>
      <w:r>
        <w:rPr>
          <w:color w:val="000000"/>
          <w:sz w:val="24"/>
          <w:szCs w:val="24"/>
        </w:rPr>
        <w:t>anti-</w:t>
      </w:r>
      <w:proofErr w:type="gramStart"/>
      <w:r>
        <w:rPr>
          <w:color w:val="000000"/>
          <w:sz w:val="24"/>
          <w:szCs w:val="24"/>
        </w:rPr>
        <w:t>bullying</w:t>
      </w:r>
      <w:proofErr w:type="spellEnd"/>
      <w:proofErr w:type="gramEnd"/>
      <w:r>
        <w:rPr>
          <w:color w:val="000000"/>
          <w:sz w:val="24"/>
          <w:szCs w:val="24"/>
        </w:rPr>
        <w:t xml:space="preserve"> a la luz del proyecto Educativo.</w:t>
      </w:r>
    </w:p>
    <w:p w14:paraId="61096036" w14:textId="77777777" w:rsidR="000C4D4F" w:rsidRDefault="00EB507A">
      <w:pPr>
        <w:pStyle w:val="Normal1"/>
        <w:numPr>
          <w:ilvl w:val="0"/>
          <w:numId w:val="16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Asignar los </w:t>
      </w:r>
      <w:proofErr w:type="gramStart"/>
      <w:r>
        <w:rPr>
          <w:color w:val="000000"/>
          <w:sz w:val="24"/>
          <w:szCs w:val="24"/>
        </w:rPr>
        <w:t>recurso necesarios</w:t>
      </w:r>
      <w:proofErr w:type="gramEnd"/>
      <w:r>
        <w:rPr>
          <w:color w:val="000000"/>
          <w:sz w:val="24"/>
          <w:szCs w:val="24"/>
        </w:rPr>
        <w:t xml:space="preserve"> para concretizar las políticas </w:t>
      </w:r>
      <w:proofErr w:type="spellStart"/>
      <w:r>
        <w:rPr>
          <w:color w:val="000000"/>
          <w:sz w:val="24"/>
          <w:szCs w:val="24"/>
        </w:rPr>
        <w:t>anti-bullying</w:t>
      </w:r>
      <w:proofErr w:type="spellEnd"/>
      <w:r>
        <w:rPr>
          <w:color w:val="000000"/>
          <w:sz w:val="24"/>
          <w:szCs w:val="24"/>
        </w:rPr>
        <w:t xml:space="preserve">. </w:t>
      </w:r>
    </w:p>
    <w:p w14:paraId="4AADBC50" w14:textId="77777777" w:rsidR="000C4D4F" w:rsidRDefault="00EB507A">
      <w:pPr>
        <w:pStyle w:val="Normal1"/>
        <w:spacing w:line="360" w:lineRule="auto"/>
        <w:jc w:val="center"/>
        <w:rPr>
          <w:b/>
          <w:sz w:val="24"/>
          <w:szCs w:val="24"/>
          <w:u w:val="single"/>
        </w:rPr>
      </w:pPr>
      <w:r>
        <w:rPr>
          <w:b/>
          <w:sz w:val="24"/>
          <w:szCs w:val="24"/>
          <w:u w:val="single"/>
        </w:rPr>
        <w:lastRenderedPageBreak/>
        <w:t>Recomendaciones para padres, madres y apoderados.</w:t>
      </w:r>
    </w:p>
    <w:p w14:paraId="061E218F" w14:textId="77777777" w:rsidR="000C4D4F" w:rsidRDefault="00EB507A">
      <w:pPr>
        <w:pStyle w:val="Normal1"/>
        <w:numPr>
          <w:ilvl w:val="0"/>
          <w:numId w:val="167"/>
        </w:numPr>
        <w:pBdr>
          <w:top w:val="nil"/>
          <w:left w:val="nil"/>
          <w:bottom w:val="nil"/>
          <w:right w:val="nil"/>
          <w:between w:val="nil"/>
        </w:pBdr>
        <w:spacing w:after="0" w:line="360" w:lineRule="auto"/>
        <w:jc w:val="both"/>
        <w:rPr>
          <w:color w:val="000000"/>
          <w:sz w:val="24"/>
          <w:szCs w:val="24"/>
        </w:rPr>
      </w:pPr>
      <w:r>
        <w:rPr>
          <w:b/>
          <w:color w:val="000000"/>
          <w:sz w:val="24"/>
          <w:szCs w:val="24"/>
        </w:rPr>
        <w:t xml:space="preserve">Síntomas de que su hijo, hija o pupilo está siendo víctima de </w:t>
      </w:r>
      <w:proofErr w:type="spellStart"/>
      <w:proofErr w:type="gramStart"/>
      <w:r>
        <w:rPr>
          <w:b/>
          <w:color w:val="000000"/>
          <w:sz w:val="24"/>
          <w:szCs w:val="24"/>
        </w:rPr>
        <w:t>bullying</w:t>
      </w:r>
      <w:proofErr w:type="spellEnd"/>
      <w:proofErr w:type="gramEnd"/>
      <w:r>
        <w:rPr>
          <w:b/>
          <w:color w:val="000000"/>
          <w:sz w:val="24"/>
          <w:szCs w:val="24"/>
        </w:rPr>
        <w:t>.</w:t>
      </w:r>
    </w:p>
    <w:p w14:paraId="4CFA0BEB" w14:textId="77777777" w:rsidR="000C4D4F" w:rsidRDefault="000C4D4F">
      <w:pPr>
        <w:pStyle w:val="Normal1"/>
        <w:pBdr>
          <w:top w:val="nil"/>
          <w:left w:val="nil"/>
          <w:bottom w:val="nil"/>
          <w:right w:val="nil"/>
          <w:between w:val="nil"/>
        </w:pBdr>
        <w:spacing w:after="0" w:line="360" w:lineRule="auto"/>
        <w:ind w:left="720"/>
        <w:rPr>
          <w:color w:val="000000"/>
          <w:sz w:val="24"/>
          <w:szCs w:val="24"/>
        </w:rPr>
      </w:pPr>
    </w:p>
    <w:p w14:paraId="2FA80D37"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Llega regularmente a la casa con su ropa, libros y cosas rotas o éstas le han sido robadas.</w:t>
      </w:r>
    </w:p>
    <w:p w14:paraId="5D0FBE76"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Se niega a mostrar el contenido de las páginas de internet que visita.</w:t>
      </w:r>
    </w:p>
    <w:p w14:paraId="400A99A5"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Recibe llamadas o mensajes telefónicos a horas inadecuadas o en forma insistente, y se pone triste o malhumorado después de recibirlas.</w:t>
      </w:r>
    </w:p>
    <w:p w14:paraId="71B5348B"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Tiene moretones, heridas, cortes y rasguños que no puede explicar.</w:t>
      </w:r>
    </w:p>
    <w:p w14:paraId="4FAD9E06"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Ha perdido el interés por ir a la escuela y por hacer tareas.</w:t>
      </w:r>
    </w:p>
    <w:p w14:paraId="52942AD0"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Baja su rendimiento escolar.</w:t>
      </w:r>
    </w:p>
    <w:p w14:paraId="193B5737"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Tiene pocos amigos o no tiene.</w:t>
      </w:r>
    </w:p>
    <w:p w14:paraId="148D90CE"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No invita a compañeros a su casa y rara vez va a la casa de ellos.</w:t>
      </w:r>
    </w:p>
    <w:p w14:paraId="15F8EEAE"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No participa de las actividades que realizan en la escuela fuera de horario o en fines de semana.</w:t>
      </w:r>
    </w:p>
    <w:p w14:paraId="09E93366"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Presenta regularmente falta de apetito, dolores de cabeza y/o de estómago (justo antes de ir a clases).</w:t>
      </w:r>
    </w:p>
    <w:p w14:paraId="52658DA5"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Presenta alteraciones del sueño.</w:t>
      </w:r>
    </w:p>
    <w:p w14:paraId="1CF7D89F"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Pide dinero extra o saca dinero a escondidas.</w:t>
      </w:r>
    </w:p>
    <w:p w14:paraId="6B3E11E4"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Llega de la escuela ansioso/a, triste, alicaído/a o con ojos lagrimosos.</w:t>
      </w:r>
    </w:p>
    <w:p w14:paraId="474158A1"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Presenta aspecto triste, deprimido y de infelicidad.</w:t>
      </w:r>
    </w:p>
    <w:p w14:paraId="30F1FB9F"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Cambia de humor de forma inesperada.</w:t>
      </w:r>
    </w:p>
    <w:p w14:paraId="4E4EC227" w14:textId="77777777" w:rsidR="000C4D4F" w:rsidRDefault="00EB507A">
      <w:pPr>
        <w:pStyle w:val="Normal1"/>
        <w:numPr>
          <w:ilvl w:val="0"/>
          <w:numId w:val="169"/>
        </w:numPr>
        <w:pBdr>
          <w:top w:val="nil"/>
          <w:left w:val="nil"/>
          <w:bottom w:val="nil"/>
          <w:right w:val="nil"/>
          <w:between w:val="nil"/>
        </w:pBdr>
        <w:spacing w:after="0" w:line="360" w:lineRule="auto"/>
        <w:jc w:val="both"/>
        <w:rPr>
          <w:color w:val="000000"/>
          <w:sz w:val="24"/>
          <w:szCs w:val="24"/>
        </w:rPr>
      </w:pPr>
      <w:r>
        <w:rPr>
          <w:color w:val="000000"/>
          <w:sz w:val="24"/>
          <w:szCs w:val="24"/>
        </w:rPr>
        <w:t>Está irritable y con rabia repentina.</w:t>
      </w:r>
    </w:p>
    <w:p w14:paraId="3E7B1F45"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146B7063" w14:textId="77777777" w:rsidR="000C4D4F" w:rsidRDefault="00EB507A">
      <w:pPr>
        <w:pStyle w:val="Normal1"/>
        <w:numPr>
          <w:ilvl w:val="0"/>
          <w:numId w:val="167"/>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B) Si su hijo, hija o pupilo participa en acciones de </w:t>
      </w:r>
      <w:proofErr w:type="spellStart"/>
      <w:proofErr w:type="gramStart"/>
      <w:r>
        <w:rPr>
          <w:b/>
          <w:color w:val="000000"/>
          <w:sz w:val="24"/>
          <w:szCs w:val="24"/>
        </w:rPr>
        <w:t>bullying</w:t>
      </w:r>
      <w:proofErr w:type="spellEnd"/>
      <w:proofErr w:type="gramEnd"/>
      <w:r>
        <w:rPr>
          <w:b/>
          <w:color w:val="000000"/>
          <w:sz w:val="24"/>
          <w:szCs w:val="24"/>
        </w:rPr>
        <w:t>, ya sea como agresor o espectador</w:t>
      </w:r>
    </w:p>
    <w:p w14:paraId="78C34307"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Evite culpabilizar.</w:t>
      </w:r>
    </w:p>
    <w:p w14:paraId="75EF652A"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Evite castigar.</w:t>
      </w:r>
    </w:p>
    <w:p w14:paraId="7C0905BF"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Explíquele que no intervenir, permite que las agresiones sigan ocurriendo</w:t>
      </w:r>
    </w:p>
    <w:p w14:paraId="012E7C95"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Señale que no va a tolerar que este tipo de comportamiento continúe.</w:t>
      </w:r>
    </w:p>
    <w:p w14:paraId="6F6E0DE8"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Establezca normas familiares sobre relaciones interpersonales.</w:t>
      </w:r>
    </w:p>
    <w:p w14:paraId="6C187CCF"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lastRenderedPageBreak/>
        <w:t>Refuércelo cuando cumpla con sus deberes.</w:t>
      </w:r>
    </w:p>
    <w:p w14:paraId="0278FC6D"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Si rompe las reglas, sea claro en sus respuestas, pero no agresivo.</w:t>
      </w:r>
    </w:p>
    <w:p w14:paraId="7678925F"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Sea un buen ejemplo con su hijo, involúcrese en sus actividades y pasatiempos.</w:t>
      </w:r>
    </w:p>
    <w:p w14:paraId="0A94503C"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Conozca a los amigos de su hijo.</w:t>
      </w:r>
    </w:p>
    <w:p w14:paraId="76D6D2CE"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Estimule y refuerce habilidades y aspectos positivos de su hijo.</w:t>
      </w:r>
    </w:p>
    <w:p w14:paraId="2A620DD7"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Ayúdelo a desarrollar estilos de comportamientos no agresivos.</w:t>
      </w:r>
    </w:p>
    <w:p w14:paraId="0EB9C541" w14:textId="77777777" w:rsidR="000C4D4F" w:rsidRDefault="00EB507A">
      <w:pPr>
        <w:pStyle w:val="Normal1"/>
        <w:numPr>
          <w:ilvl w:val="0"/>
          <w:numId w:val="170"/>
        </w:numPr>
        <w:pBdr>
          <w:top w:val="nil"/>
          <w:left w:val="nil"/>
          <w:bottom w:val="nil"/>
          <w:right w:val="nil"/>
          <w:between w:val="nil"/>
        </w:pBdr>
        <w:spacing w:after="0" w:line="360" w:lineRule="auto"/>
        <w:jc w:val="both"/>
        <w:rPr>
          <w:color w:val="000000"/>
          <w:sz w:val="24"/>
          <w:szCs w:val="24"/>
        </w:rPr>
      </w:pPr>
      <w:r>
        <w:rPr>
          <w:color w:val="000000"/>
          <w:sz w:val="24"/>
          <w:szCs w:val="24"/>
        </w:rPr>
        <w:t>Mantenga contacto permanente con el establecimiento, especialmente con el profesor jefe.</w:t>
      </w:r>
    </w:p>
    <w:p w14:paraId="07D1016B" w14:textId="77777777" w:rsidR="000C4D4F" w:rsidRDefault="000C4D4F">
      <w:pPr>
        <w:pStyle w:val="Normal1"/>
        <w:pBdr>
          <w:top w:val="nil"/>
          <w:left w:val="nil"/>
          <w:bottom w:val="nil"/>
          <w:right w:val="nil"/>
          <w:between w:val="nil"/>
        </w:pBdr>
        <w:tabs>
          <w:tab w:val="left" w:pos="0"/>
          <w:tab w:val="left" w:pos="5508"/>
        </w:tabs>
        <w:spacing w:after="0"/>
        <w:rPr>
          <w:b/>
          <w:color w:val="000000"/>
          <w:sz w:val="28"/>
          <w:szCs w:val="28"/>
        </w:rPr>
      </w:pPr>
    </w:p>
    <w:p w14:paraId="78301F30" w14:textId="77777777" w:rsidR="000C4D4F" w:rsidRDefault="000C4D4F">
      <w:pPr>
        <w:pStyle w:val="Normal1"/>
        <w:pBdr>
          <w:top w:val="nil"/>
          <w:left w:val="nil"/>
          <w:bottom w:val="nil"/>
          <w:right w:val="nil"/>
          <w:between w:val="nil"/>
        </w:pBdr>
        <w:tabs>
          <w:tab w:val="left" w:pos="0"/>
          <w:tab w:val="left" w:pos="5508"/>
        </w:tabs>
        <w:spacing w:after="0"/>
        <w:rPr>
          <w:b/>
          <w:color w:val="000000"/>
          <w:sz w:val="28"/>
          <w:szCs w:val="28"/>
        </w:rPr>
      </w:pPr>
    </w:p>
    <w:p w14:paraId="692972EA" w14:textId="77777777" w:rsidR="000C4D4F" w:rsidRDefault="00EB507A">
      <w:pPr>
        <w:pStyle w:val="Normal1"/>
        <w:pBdr>
          <w:top w:val="nil"/>
          <w:left w:val="nil"/>
          <w:bottom w:val="nil"/>
          <w:right w:val="nil"/>
          <w:between w:val="nil"/>
        </w:pBdr>
        <w:tabs>
          <w:tab w:val="left" w:pos="0"/>
          <w:tab w:val="left" w:pos="5508"/>
        </w:tabs>
        <w:spacing w:after="0"/>
        <w:jc w:val="center"/>
        <w:rPr>
          <w:b/>
          <w:color w:val="000000"/>
          <w:sz w:val="28"/>
          <w:szCs w:val="28"/>
        </w:rPr>
      </w:pPr>
      <w:r>
        <w:rPr>
          <w:b/>
          <w:color w:val="000000"/>
          <w:sz w:val="28"/>
          <w:szCs w:val="28"/>
        </w:rPr>
        <w:t>3.2 PROCEDIMIENTO DE APLICACIÓN EN CASO DE AGRESIÓN ENTRE ESTUDIANTES Y PADRES, MADRES Y/O APODERADOS</w:t>
      </w:r>
    </w:p>
    <w:p w14:paraId="762A6C39" w14:textId="77777777" w:rsidR="000C4D4F" w:rsidRDefault="00EB507A">
      <w:pPr>
        <w:pStyle w:val="Normal1"/>
        <w:pBdr>
          <w:top w:val="nil"/>
          <w:left w:val="nil"/>
          <w:bottom w:val="nil"/>
          <w:right w:val="nil"/>
          <w:between w:val="nil"/>
        </w:pBdr>
        <w:spacing w:after="0" w:line="360" w:lineRule="auto"/>
        <w:ind w:left="142"/>
        <w:rPr>
          <w:b/>
          <w:color w:val="000000"/>
          <w:sz w:val="24"/>
          <w:szCs w:val="24"/>
        </w:rPr>
      </w:pPr>
      <w:r>
        <w:rPr>
          <w:b/>
          <w:color w:val="000000"/>
          <w:sz w:val="24"/>
          <w:szCs w:val="24"/>
        </w:rPr>
        <w:t>PROTOCOLO ANTE EL MALTRATO DE UN ADULTO A UN ALUMNO (A)</w:t>
      </w:r>
    </w:p>
    <w:p w14:paraId="5486B227" w14:textId="77777777" w:rsidR="000C4D4F" w:rsidRDefault="00EB507A">
      <w:pPr>
        <w:pStyle w:val="Normal1"/>
        <w:spacing w:line="360" w:lineRule="auto"/>
        <w:ind w:firstLine="708"/>
        <w:rPr>
          <w:sz w:val="24"/>
          <w:szCs w:val="24"/>
        </w:rPr>
      </w:pPr>
      <w:proofErr w:type="gramStart"/>
      <w:r>
        <w:rPr>
          <w:sz w:val="24"/>
          <w:szCs w:val="24"/>
        </w:rPr>
        <w:t>De acuerdo a</w:t>
      </w:r>
      <w:proofErr w:type="gramEnd"/>
      <w:r>
        <w:rPr>
          <w:sz w:val="24"/>
          <w:szCs w:val="24"/>
        </w:rPr>
        <w:t xml:space="preserve"> lo establecido en la Ley Nº20.370 General de Educación, Art. 16 letra D, señala que revestirá especial gravedad cualquier tipo de violencia física o psicológica, cometida por cualquier medio en contra de un estudiante integrante de la comunidad educativa, realizada por quien detente una posición de autoridad, sea director, profesor, asistente de la educación u otro, así como también la ejercida por parte de un adulto de la comunidad educativa en contra de un estudiante. Y Art. 10, donde establece que: “…</w:t>
      </w:r>
      <w:proofErr w:type="gramStart"/>
      <w:r>
        <w:rPr>
          <w:sz w:val="24"/>
          <w:szCs w:val="24"/>
        </w:rPr>
        <w:t>los alumnos y alumnas</w:t>
      </w:r>
      <w:proofErr w:type="gramEnd"/>
      <w:r>
        <w:rPr>
          <w:sz w:val="24"/>
          <w:szCs w:val="24"/>
        </w:rPr>
        <w:t xml:space="preserve"> tienen derecho a estudiar en un ambiente tolerante y de respeto mutuo, a expresar su opinión y a que se respete su integridad física y moral, no pudiendo ser objeto de tratos vejatorios o degradantes y de maltratos psicológicos.” </w:t>
      </w:r>
    </w:p>
    <w:p w14:paraId="4E6D6E4A" w14:textId="77777777" w:rsidR="000C4D4F" w:rsidRDefault="00EB507A">
      <w:pPr>
        <w:pStyle w:val="Normal1"/>
        <w:spacing w:line="360" w:lineRule="auto"/>
        <w:jc w:val="center"/>
        <w:rPr>
          <w:b/>
          <w:sz w:val="24"/>
          <w:szCs w:val="24"/>
        </w:rPr>
      </w:pPr>
      <w:r>
        <w:rPr>
          <w:b/>
          <w:sz w:val="24"/>
          <w:szCs w:val="24"/>
        </w:rPr>
        <w:t>¿Qué se entiende por maltrato de un adulto a un estudiante?</w:t>
      </w:r>
    </w:p>
    <w:p w14:paraId="572CEAD8" w14:textId="77777777" w:rsidR="000C4D4F" w:rsidRDefault="00EB507A">
      <w:pPr>
        <w:pStyle w:val="Normal1"/>
        <w:spacing w:line="360" w:lineRule="auto"/>
        <w:rPr>
          <w:sz w:val="24"/>
          <w:szCs w:val="24"/>
        </w:rPr>
      </w:pPr>
      <w:r>
        <w:rPr>
          <w:sz w:val="24"/>
          <w:szCs w:val="24"/>
        </w:rPr>
        <w:t xml:space="preserve">Son aquellas agresiones realizadas por algún miembro de la comunidad educativa (directivo, docente o asistente de la educación) en contra de un(a) estudiante, que atenta contra su dignidad o que arriesga su integridad física y/o psíquica. Tales como; coscorrones, tirones de oreja, bofetadas, gritos, burlas, amenazas, insultos, descalificaciones, entre otras. Cualquiera de estas conductas abusivas atenta contra el Art. Nº28 inc. 2 de la Convención sobre los Derechos del Niño, el Art. Nº5º inc. 2º de la Constitución Política de Chile y el Art. </w:t>
      </w:r>
      <w:proofErr w:type="spellStart"/>
      <w:r>
        <w:rPr>
          <w:sz w:val="24"/>
          <w:szCs w:val="24"/>
        </w:rPr>
        <w:t>Nº</w:t>
      </w:r>
      <w:proofErr w:type="spellEnd"/>
      <w:r>
        <w:rPr>
          <w:sz w:val="24"/>
          <w:szCs w:val="24"/>
        </w:rPr>
        <w:t xml:space="preserve"> 6º letra d) del DFL 2 de Subvenciones.  </w:t>
      </w:r>
    </w:p>
    <w:p w14:paraId="713A31C3" w14:textId="77777777" w:rsidR="000C4D4F" w:rsidRDefault="00EB507A">
      <w:pPr>
        <w:pStyle w:val="Normal1"/>
        <w:spacing w:line="360" w:lineRule="auto"/>
        <w:rPr>
          <w:sz w:val="24"/>
          <w:szCs w:val="24"/>
        </w:rPr>
      </w:pPr>
      <w:r>
        <w:rPr>
          <w:sz w:val="24"/>
          <w:szCs w:val="24"/>
        </w:rPr>
        <w:lastRenderedPageBreak/>
        <w:t xml:space="preserve">En ellos se establece: La Convención obliga a que la disciplina escolar se debe administrar de modo compatible con la dignidad del niño. </w:t>
      </w:r>
    </w:p>
    <w:p w14:paraId="6094091D" w14:textId="77777777" w:rsidR="000C4D4F" w:rsidRDefault="00EB507A">
      <w:pPr>
        <w:pStyle w:val="Normal1"/>
        <w:spacing w:line="360" w:lineRule="auto"/>
        <w:rPr>
          <w:b/>
          <w:sz w:val="24"/>
          <w:szCs w:val="24"/>
        </w:rPr>
      </w:pPr>
      <w:r>
        <w:rPr>
          <w:b/>
          <w:sz w:val="24"/>
          <w:szCs w:val="24"/>
        </w:rPr>
        <w:t xml:space="preserve">¿Qué pueden hacer los estudiantes y apoderados frente a este tipo de situaciones? </w:t>
      </w:r>
    </w:p>
    <w:p w14:paraId="2A2E805E" w14:textId="77777777" w:rsidR="000C4D4F" w:rsidRDefault="00EB507A">
      <w:pPr>
        <w:pStyle w:val="Normal1"/>
        <w:numPr>
          <w:ilvl w:val="0"/>
          <w:numId w:val="17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Informar de la situación al profesor jefe, asistente social, psicólogo, inspector o encargado de convivencia escolar. </w:t>
      </w:r>
    </w:p>
    <w:p w14:paraId="54FF6007" w14:textId="77777777" w:rsidR="000C4D4F" w:rsidRDefault="00EB507A">
      <w:pPr>
        <w:pStyle w:val="Normal1"/>
        <w:numPr>
          <w:ilvl w:val="0"/>
          <w:numId w:val="17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Al momento de tomar conocimiento de un hecho de violencia, en cualquiera de sus manifestaciones el encargado de convivencia </w:t>
      </w:r>
      <w:proofErr w:type="gramStart"/>
      <w:r>
        <w:rPr>
          <w:color w:val="000000"/>
          <w:sz w:val="24"/>
          <w:szCs w:val="24"/>
        </w:rPr>
        <w:t>escolar,</w:t>
      </w:r>
      <w:proofErr w:type="gramEnd"/>
      <w:r>
        <w:rPr>
          <w:color w:val="000000"/>
          <w:sz w:val="24"/>
          <w:szCs w:val="24"/>
        </w:rPr>
        <w:t xml:space="preserve"> deberá en un plazo no mayor a 24 horas, informar al director del establecimiento y comenzar la investigación interna. </w:t>
      </w:r>
    </w:p>
    <w:p w14:paraId="6413CA20" w14:textId="77777777" w:rsidR="000C4D4F" w:rsidRDefault="00EB507A">
      <w:pPr>
        <w:pStyle w:val="Normal1"/>
        <w:numPr>
          <w:ilvl w:val="0"/>
          <w:numId w:val="17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En caso de agresiones físicas, a menores de edad, el director, psicólogo o inspector de la escuela idealmente en conjunto con el apoderado, deberá constatar lesiones en el centro de salud correspondiente y realizar la respectiva denuncia a carabineros, PDI u otro organismo. Además, deberá denunciar a la justicia, ya sea, a través de Carabineros de Chile, Policía de Investigaciones o en los tribunales competentes, de manera tal, que sea la justicia ordinaria la que investigue los hechos denunciados. </w:t>
      </w:r>
    </w:p>
    <w:p w14:paraId="663E28CE" w14:textId="77777777" w:rsidR="000C4D4F" w:rsidRDefault="00EB507A">
      <w:pPr>
        <w:pStyle w:val="Normal1"/>
        <w:spacing w:line="360" w:lineRule="auto"/>
        <w:rPr>
          <w:b/>
          <w:sz w:val="24"/>
          <w:szCs w:val="24"/>
        </w:rPr>
      </w:pPr>
      <w:r>
        <w:rPr>
          <w:b/>
          <w:sz w:val="24"/>
          <w:szCs w:val="24"/>
        </w:rPr>
        <w:t>En caso de tratarse de abusos o maltratos reiterados y que además afecten a otros niños del mismo curso y/o de otros cursos:</w:t>
      </w:r>
    </w:p>
    <w:p w14:paraId="79B05859" w14:textId="77777777" w:rsidR="000C4D4F" w:rsidRDefault="00EB507A">
      <w:pPr>
        <w:pStyle w:val="Normal1"/>
        <w:numPr>
          <w:ilvl w:val="0"/>
          <w:numId w:val="178"/>
        </w:numPr>
        <w:pBdr>
          <w:top w:val="nil"/>
          <w:left w:val="nil"/>
          <w:bottom w:val="nil"/>
          <w:right w:val="nil"/>
          <w:between w:val="nil"/>
        </w:pBdr>
        <w:spacing w:after="0" w:line="360" w:lineRule="auto"/>
        <w:jc w:val="both"/>
        <w:rPr>
          <w:color w:val="000000"/>
          <w:sz w:val="24"/>
          <w:szCs w:val="24"/>
        </w:rPr>
      </w:pPr>
      <w:r>
        <w:rPr>
          <w:color w:val="000000"/>
          <w:sz w:val="24"/>
          <w:szCs w:val="24"/>
        </w:rPr>
        <w:t xml:space="preserve">Los padres pueden organizarse para presentar una denuncia formal al director, de tal manera que se realice una investigación del caso y se tomen las medidas necesarias para proteger a los alumnos(as) de conductas abusivas. </w:t>
      </w:r>
    </w:p>
    <w:p w14:paraId="7D3A55A6" w14:textId="77777777" w:rsidR="000C4D4F" w:rsidRDefault="00EB507A">
      <w:pPr>
        <w:pStyle w:val="Normal1"/>
        <w:numPr>
          <w:ilvl w:val="0"/>
          <w:numId w:val="178"/>
        </w:numPr>
        <w:pBdr>
          <w:top w:val="nil"/>
          <w:left w:val="nil"/>
          <w:bottom w:val="nil"/>
          <w:right w:val="nil"/>
          <w:between w:val="nil"/>
        </w:pBdr>
        <w:spacing w:after="0" w:line="360" w:lineRule="auto"/>
        <w:jc w:val="both"/>
        <w:rPr>
          <w:color w:val="000000"/>
          <w:sz w:val="24"/>
          <w:szCs w:val="24"/>
        </w:rPr>
      </w:pPr>
      <w:r>
        <w:rPr>
          <w:color w:val="000000"/>
          <w:sz w:val="24"/>
          <w:szCs w:val="24"/>
        </w:rPr>
        <w:t>Si no ha habido ningún cambio, se puede presentar una denuncia el departamento de administración de educación municipal de Osorno.</w:t>
      </w:r>
    </w:p>
    <w:p w14:paraId="41F4C34E" w14:textId="77777777" w:rsidR="000C4D4F" w:rsidRDefault="00EB507A">
      <w:pPr>
        <w:pStyle w:val="Normal1"/>
        <w:numPr>
          <w:ilvl w:val="0"/>
          <w:numId w:val="178"/>
        </w:numPr>
        <w:pBdr>
          <w:top w:val="nil"/>
          <w:left w:val="nil"/>
          <w:bottom w:val="nil"/>
          <w:right w:val="nil"/>
          <w:between w:val="nil"/>
        </w:pBdr>
        <w:spacing w:after="0" w:line="360" w:lineRule="auto"/>
        <w:jc w:val="both"/>
        <w:rPr>
          <w:color w:val="000000"/>
          <w:sz w:val="24"/>
          <w:szCs w:val="24"/>
        </w:rPr>
      </w:pPr>
      <w:r>
        <w:rPr>
          <w:color w:val="000000"/>
          <w:sz w:val="24"/>
          <w:szCs w:val="24"/>
        </w:rPr>
        <w:t>Si luego de todas estas gestiones, no ha habido ningún cambio, se puede presentar una denuncia en la Superintendencia de Educación Escolar.</w:t>
      </w:r>
    </w:p>
    <w:p w14:paraId="65F566DE" w14:textId="77777777" w:rsidR="000C4D4F" w:rsidRDefault="00EB507A">
      <w:pPr>
        <w:pStyle w:val="Normal1"/>
        <w:numPr>
          <w:ilvl w:val="0"/>
          <w:numId w:val="178"/>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En el reglamento de convivencia escolar queda estipulado, explícitamente, que agredir verbal y/o físicamente o difamar, bajo cualquier circunstancia o medio, a algún integrante de nuestra comunidad educativa, sean ellos alumno(as), padres, apoderados o personal del establecimiento, corresponde a una falta MUY GRAVE. </w:t>
      </w:r>
    </w:p>
    <w:p w14:paraId="12784332" w14:textId="77777777" w:rsidR="000C4D4F" w:rsidRDefault="000C4D4F">
      <w:pPr>
        <w:pStyle w:val="Normal1"/>
        <w:spacing w:line="360" w:lineRule="auto"/>
        <w:rPr>
          <w:sz w:val="24"/>
          <w:szCs w:val="24"/>
        </w:rPr>
      </w:pPr>
    </w:p>
    <w:p w14:paraId="2AB681E6" w14:textId="77777777" w:rsidR="000C4D4F" w:rsidRDefault="00EB507A">
      <w:pPr>
        <w:pStyle w:val="Normal1"/>
        <w:pBdr>
          <w:top w:val="nil"/>
          <w:left w:val="nil"/>
          <w:bottom w:val="nil"/>
          <w:right w:val="nil"/>
          <w:between w:val="nil"/>
        </w:pBdr>
        <w:spacing w:line="360" w:lineRule="auto"/>
        <w:ind w:left="720"/>
        <w:rPr>
          <w:b/>
          <w:color w:val="000000"/>
          <w:sz w:val="24"/>
          <w:szCs w:val="24"/>
        </w:rPr>
      </w:pPr>
      <w:r>
        <w:rPr>
          <w:b/>
          <w:color w:val="000000"/>
          <w:sz w:val="24"/>
          <w:szCs w:val="24"/>
        </w:rPr>
        <w:t>Dentro de las obligaciones de los adultos de la comunidad educativa, se estipula que:</w:t>
      </w:r>
    </w:p>
    <w:p w14:paraId="36A218E4" w14:textId="77777777" w:rsidR="000C4D4F" w:rsidRDefault="00EB507A">
      <w:pPr>
        <w:pStyle w:val="Normal1"/>
        <w:spacing w:line="360" w:lineRule="auto"/>
        <w:rPr>
          <w:sz w:val="24"/>
          <w:szCs w:val="24"/>
        </w:rPr>
      </w:pPr>
      <w:r>
        <w:rPr>
          <w:sz w:val="24"/>
          <w:szCs w:val="24"/>
        </w:rPr>
        <w:t xml:space="preserve">a) respetar y proteger los derechos de </w:t>
      </w:r>
      <w:proofErr w:type="gramStart"/>
      <w:r>
        <w:rPr>
          <w:sz w:val="24"/>
          <w:szCs w:val="24"/>
        </w:rPr>
        <w:t>los niños y niñas</w:t>
      </w:r>
      <w:proofErr w:type="gramEnd"/>
      <w:r>
        <w:rPr>
          <w:sz w:val="24"/>
          <w:szCs w:val="24"/>
        </w:rPr>
        <w:t xml:space="preserve"> para que se puedan desarrollar integralmente en un ambiente donde su salud física y mental quede muy bien protegida. </w:t>
      </w:r>
    </w:p>
    <w:p w14:paraId="03A1AF7C" w14:textId="77777777" w:rsidR="000C4D4F" w:rsidRDefault="00EB507A">
      <w:pPr>
        <w:pStyle w:val="Normal1"/>
        <w:spacing w:line="360" w:lineRule="auto"/>
        <w:rPr>
          <w:sz w:val="24"/>
          <w:szCs w:val="24"/>
        </w:rPr>
      </w:pPr>
      <w:r>
        <w:rPr>
          <w:sz w:val="24"/>
          <w:szCs w:val="24"/>
        </w:rPr>
        <w:t xml:space="preserve">b) establecer un buen trato con niñas, niños y jóvenes atendidos por la Escuela de Artes y Cultura Osorno </w:t>
      </w:r>
    </w:p>
    <w:p w14:paraId="6CD5D48D" w14:textId="77777777" w:rsidR="000C4D4F" w:rsidRDefault="00EB507A">
      <w:pPr>
        <w:pStyle w:val="Normal1"/>
        <w:spacing w:line="360" w:lineRule="auto"/>
        <w:rPr>
          <w:sz w:val="24"/>
          <w:szCs w:val="24"/>
        </w:rPr>
      </w:pPr>
      <w:r>
        <w:rPr>
          <w:sz w:val="24"/>
          <w:szCs w:val="24"/>
        </w:rPr>
        <w:t xml:space="preserve">c) Finalmente, es importante destacar que la escuela no admite en ninguno de sus miembros o colaboradores actitudes, conductas o comportamientos que pongan al alumno(a) en una situación de riesgo y/o maltrato, entre las que se destacan: </w:t>
      </w:r>
    </w:p>
    <w:p w14:paraId="62482161" w14:textId="77777777" w:rsidR="000C4D4F" w:rsidRDefault="00EB507A">
      <w:pPr>
        <w:pStyle w:val="Normal1"/>
        <w:numPr>
          <w:ilvl w:val="0"/>
          <w:numId w:val="2"/>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El uso de un lenguaje ofensivo o abusivo en el que predomine el grito, la humillación y/o el desprecio hacia el niño(a). </w:t>
      </w:r>
    </w:p>
    <w:p w14:paraId="04355F55" w14:textId="77777777" w:rsidR="000C4D4F" w:rsidRDefault="00EB507A">
      <w:pPr>
        <w:pStyle w:val="Normal1"/>
        <w:numPr>
          <w:ilvl w:val="0"/>
          <w:numId w:val="2"/>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El uso de medidas correctivas que impliquen algún tipo de castigo físico como golpes, empujones, heridas y otras de las mismas características, por más mínimas que éstas parezcan. </w:t>
      </w:r>
    </w:p>
    <w:p w14:paraId="0E96F23C" w14:textId="77777777" w:rsidR="000C4D4F" w:rsidRDefault="00EB507A">
      <w:pPr>
        <w:pStyle w:val="Normal1"/>
        <w:numPr>
          <w:ilvl w:val="0"/>
          <w:numId w:val="2"/>
        </w:numPr>
        <w:pBdr>
          <w:top w:val="nil"/>
          <w:left w:val="nil"/>
          <w:bottom w:val="nil"/>
          <w:right w:val="nil"/>
          <w:between w:val="nil"/>
        </w:pBdr>
        <w:spacing w:after="0" w:line="360" w:lineRule="auto"/>
        <w:jc w:val="both"/>
        <w:rPr>
          <w:color w:val="000000"/>
          <w:sz w:val="24"/>
          <w:szCs w:val="24"/>
        </w:rPr>
      </w:pPr>
      <w:r>
        <w:rPr>
          <w:color w:val="000000"/>
          <w:sz w:val="24"/>
          <w:szCs w:val="24"/>
        </w:rPr>
        <w:t xml:space="preserve">Permitir, incentivar, coaccionar o forzar al alumno (a) a participar de conductas delictivas, abusivas o que atenten contra la seguridad personal. </w:t>
      </w:r>
    </w:p>
    <w:p w14:paraId="4FD79DAB" w14:textId="77777777" w:rsidR="000C4D4F" w:rsidRDefault="00EB507A">
      <w:pPr>
        <w:pStyle w:val="Normal1"/>
        <w:numPr>
          <w:ilvl w:val="0"/>
          <w:numId w:val="2"/>
        </w:numPr>
        <w:pBdr>
          <w:top w:val="nil"/>
          <w:left w:val="nil"/>
          <w:bottom w:val="nil"/>
          <w:right w:val="nil"/>
          <w:between w:val="nil"/>
        </w:pBdr>
        <w:spacing w:after="0" w:line="360" w:lineRule="auto"/>
        <w:jc w:val="both"/>
        <w:rPr>
          <w:color w:val="17365D"/>
          <w:sz w:val="24"/>
          <w:szCs w:val="24"/>
        </w:rPr>
      </w:pPr>
      <w:r>
        <w:rPr>
          <w:color w:val="000000"/>
          <w:sz w:val="24"/>
          <w:szCs w:val="24"/>
        </w:rPr>
        <w:t xml:space="preserve">Los actos que </w:t>
      </w:r>
      <w:proofErr w:type="gramStart"/>
      <w:r>
        <w:rPr>
          <w:color w:val="000000"/>
          <w:sz w:val="24"/>
          <w:szCs w:val="24"/>
        </w:rPr>
        <w:t>denigren,</w:t>
      </w:r>
      <w:proofErr w:type="gramEnd"/>
      <w:r>
        <w:rPr>
          <w:color w:val="000000"/>
          <w:sz w:val="24"/>
          <w:szCs w:val="24"/>
        </w:rPr>
        <w:t xml:space="preserve"> menosprecien, discriminen o lastimen la integridad física y psicológica del alumno(a). </w:t>
      </w:r>
    </w:p>
    <w:p w14:paraId="1DC899F7" w14:textId="77777777" w:rsidR="000C4D4F" w:rsidRDefault="00EB507A">
      <w:pPr>
        <w:pStyle w:val="Normal1"/>
        <w:ind w:left="1247"/>
      </w:pPr>
      <w:r>
        <w:rPr>
          <w:b/>
          <w:color w:val="000000"/>
          <w:sz w:val="24"/>
          <w:szCs w:val="24"/>
        </w:rPr>
        <w:t xml:space="preserve">ACCIONES Y PLAZOS DEL PROTOCOLO </w:t>
      </w:r>
    </w:p>
    <w:tbl>
      <w:tblPr>
        <w:tblStyle w:val="a9"/>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268"/>
        <w:gridCol w:w="3544"/>
      </w:tblGrid>
      <w:tr w:rsidR="000C4D4F" w14:paraId="7A5A79D1" w14:textId="77777777">
        <w:trPr>
          <w:cantSplit/>
          <w:tblHeader/>
        </w:trPr>
        <w:tc>
          <w:tcPr>
            <w:tcW w:w="2830" w:type="dxa"/>
          </w:tcPr>
          <w:p w14:paraId="33C76156" w14:textId="77777777" w:rsidR="000C4D4F" w:rsidRDefault="00EB507A">
            <w:pPr>
              <w:pStyle w:val="Normal1"/>
              <w:rPr>
                <w:b/>
                <w:color w:val="000000"/>
                <w:sz w:val="24"/>
                <w:szCs w:val="24"/>
              </w:rPr>
            </w:pPr>
            <w:r>
              <w:rPr>
                <w:b/>
                <w:color w:val="000000"/>
                <w:sz w:val="24"/>
                <w:szCs w:val="24"/>
              </w:rPr>
              <w:t>ACCIÓN</w:t>
            </w:r>
          </w:p>
        </w:tc>
        <w:tc>
          <w:tcPr>
            <w:tcW w:w="2268" w:type="dxa"/>
          </w:tcPr>
          <w:p w14:paraId="02EDFA76" w14:textId="77777777" w:rsidR="000C4D4F" w:rsidRDefault="00EB507A">
            <w:pPr>
              <w:pStyle w:val="Normal1"/>
              <w:rPr>
                <w:b/>
                <w:color w:val="000000"/>
                <w:sz w:val="24"/>
                <w:szCs w:val="24"/>
              </w:rPr>
            </w:pPr>
            <w:r>
              <w:rPr>
                <w:b/>
                <w:color w:val="000000"/>
                <w:sz w:val="24"/>
                <w:szCs w:val="24"/>
              </w:rPr>
              <w:t>PLAZO</w:t>
            </w:r>
          </w:p>
        </w:tc>
        <w:tc>
          <w:tcPr>
            <w:tcW w:w="3544" w:type="dxa"/>
          </w:tcPr>
          <w:p w14:paraId="7EAE28A7" w14:textId="77777777" w:rsidR="000C4D4F" w:rsidRDefault="00EB507A">
            <w:pPr>
              <w:pStyle w:val="Normal1"/>
              <w:jc w:val="center"/>
              <w:rPr>
                <w:b/>
                <w:color w:val="000000"/>
                <w:sz w:val="24"/>
                <w:szCs w:val="24"/>
              </w:rPr>
            </w:pPr>
            <w:r>
              <w:rPr>
                <w:b/>
                <w:color w:val="000000"/>
                <w:sz w:val="24"/>
                <w:szCs w:val="24"/>
              </w:rPr>
              <w:t>RESPONSABLES</w:t>
            </w:r>
          </w:p>
        </w:tc>
      </w:tr>
      <w:tr w:rsidR="000C4D4F" w14:paraId="46AC0D48" w14:textId="77777777">
        <w:trPr>
          <w:cantSplit/>
          <w:tblHeader/>
        </w:trPr>
        <w:tc>
          <w:tcPr>
            <w:tcW w:w="2830" w:type="dxa"/>
          </w:tcPr>
          <w:p w14:paraId="7C002E19" w14:textId="77777777" w:rsidR="000C4D4F" w:rsidRDefault="00EB507A">
            <w:pPr>
              <w:pStyle w:val="Normal1"/>
              <w:rPr>
                <w:b/>
                <w:color w:val="000000"/>
                <w:sz w:val="24"/>
                <w:szCs w:val="24"/>
              </w:rPr>
            </w:pPr>
            <w:proofErr w:type="spellStart"/>
            <w:r>
              <w:rPr>
                <w:b/>
                <w:color w:val="000000"/>
                <w:sz w:val="24"/>
                <w:szCs w:val="24"/>
              </w:rPr>
              <w:t>Presentación</w:t>
            </w:r>
            <w:proofErr w:type="spellEnd"/>
            <w:r>
              <w:rPr>
                <w:b/>
                <w:color w:val="000000"/>
                <w:sz w:val="24"/>
                <w:szCs w:val="24"/>
              </w:rPr>
              <w:t xml:space="preserve"> de </w:t>
            </w:r>
            <w:proofErr w:type="spellStart"/>
            <w:r>
              <w:rPr>
                <w:b/>
                <w:color w:val="000000"/>
                <w:sz w:val="24"/>
                <w:szCs w:val="24"/>
              </w:rPr>
              <w:t>reclamo</w:t>
            </w:r>
            <w:proofErr w:type="spellEnd"/>
            <w:r>
              <w:rPr>
                <w:b/>
                <w:color w:val="000000"/>
                <w:sz w:val="24"/>
                <w:szCs w:val="24"/>
              </w:rPr>
              <w:t>             </w:t>
            </w:r>
          </w:p>
        </w:tc>
        <w:tc>
          <w:tcPr>
            <w:tcW w:w="2268" w:type="dxa"/>
          </w:tcPr>
          <w:p w14:paraId="2DF579EE" w14:textId="77777777" w:rsidR="000C4D4F" w:rsidRDefault="00EB507A">
            <w:pPr>
              <w:pStyle w:val="Normal1"/>
              <w:rPr>
                <w:b/>
                <w:color w:val="000000"/>
                <w:sz w:val="24"/>
                <w:szCs w:val="24"/>
              </w:rPr>
            </w:pPr>
            <w:r>
              <w:rPr>
                <w:b/>
                <w:color w:val="000000"/>
                <w:sz w:val="24"/>
                <w:szCs w:val="24"/>
              </w:rPr>
              <w:t> día 1</w:t>
            </w:r>
          </w:p>
        </w:tc>
        <w:tc>
          <w:tcPr>
            <w:tcW w:w="3544" w:type="dxa"/>
          </w:tcPr>
          <w:p w14:paraId="3D537B40" w14:textId="77777777" w:rsidR="000C4D4F" w:rsidRDefault="00EB507A">
            <w:pPr>
              <w:pStyle w:val="Normal1"/>
              <w:jc w:val="center"/>
              <w:rPr>
                <w:b/>
                <w:color w:val="000000"/>
                <w:sz w:val="24"/>
                <w:szCs w:val="24"/>
              </w:rPr>
            </w:pPr>
            <w:r>
              <w:rPr>
                <w:b/>
                <w:color w:val="000000"/>
                <w:sz w:val="24"/>
                <w:szCs w:val="24"/>
              </w:rPr>
              <w:t xml:space="preserve">Inspector o </w:t>
            </w:r>
            <w:proofErr w:type="spellStart"/>
            <w:r>
              <w:rPr>
                <w:b/>
                <w:color w:val="000000"/>
                <w:sz w:val="24"/>
                <w:szCs w:val="24"/>
              </w:rPr>
              <w:t>profesor</w:t>
            </w:r>
            <w:proofErr w:type="spellEnd"/>
            <w:r>
              <w:rPr>
                <w:b/>
                <w:color w:val="000000"/>
                <w:sz w:val="24"/>
                <w:szCs w:val="24"/>
              </w:rPr>
              <w:t xml:space="preserve"> jefe</w:t>
            </w:r>
          </w:p>
        </w:tc>
      </w:tr>
      <w:tr w:rsidR="000C4D4F" w14:paraId="4A7098DB" w14:textId="77777777">
        <w:trPr>
          <w:cantSplit/>
          <w:tblHeader/>
        </w:trPr>
        <w:tc>
          <w:tcPr>
            <w:tcW w:w="2830" w:type="dxa"/>
          </w:tcPr>
          <w:p w14:paraId="5186647D" w14:textId="77777777" w:rsidR="000C4D4F" w:rsidRDefault="00EB507A">
            <w:pPr>
              <w:pStyle w:val="Normal1"/>
            </w:pPr>
            <w:proofErr w:type="spellStart"/>
            <w:r>
              <w:rPr>
                <w:b/>
                <w:color w:val="000000"/>
                <w:sz w:val="24"/>
                <w:szCs w:val="24"/>
              </w:rPr>
              <w:t>Derivación</w:t>
            </w:r>
            <w:proofErr w:type="spellEnd"/>
            <w:r>
              <w:rPr>
                <w:b/>
                <w:color w:val="000000"/>
                <w:sz w:val="24"/>
                <w:szCs w:val="24"/>
              </w:rPr>
              <w:t xml:space="preserve"> o </w:t>
            </w:r>
            <w:proofErr w:type="spellStart"/>
            <w:r>
              <w:rPr>
                <w:b/>
                <w:color w:val="000000"/>
                <w:sz w:val="24"/>
                <w:szCs w:val="24"/>
              </w:rPr>
              <w:t>denuncia</w:t>
            </w:r>
            <w:proofErr w:type="spellEnd"/>
          </w:p>
        </w:tc>
        <w:tc>
          <w:tcPr>
            <w:tcW w:w="2268" w:type="dxa"/>
          </w:tcPr>
          <w:p w14:paraId="2BC9E761" w14:textId="77777777" w:rsidR="000C4D4F" w:rsidRDefault="00EB507A">
            <w:pPr>
              <w:pStyle w:val="Normal1"/>
            </w:pPr>
            <w:r>
              <w:rPr>
                <w:b/>
                <w:color w:val="000000"/>
                <w:sz w:val="24"/>
                <w:szCs w:val="24"/>
              </w:rPr>
              <w:t> 24 horas</w:t>
            </w:r>
          </w:p>
        </w:tc>
        <w:tc>
          <w:tcPr>
            <w:tcW w:w="3544" w:type="dxa"/>
          </w:tcPr>
          <w:p w14:paraId="7BBE3127" w14:textId="77777777" w:rsidR="000C4D4F" w:rsidRPr="001C4123" w:rsidRDefault="00EB507A">
            <w:pPr>
              <w:pStyle w:val="Normal1"/>
              <w:jc w:val="center"/>
              <w:rPr>
                <w:lang w:val="es-CL"/>
              </w:rPr>
            </w:pPr>
            <w:r w:rsidRPr="001C4123">
              <w:rPr>
                <w:b/>
                <w:color w:val="000000"/>
                <w:sz w:val="24"/>
                <w:szCs w:val="24"/>
                <w:lang w:val="es-CL"/>
              </w:rPr>
              <w:t>Equipo psicosocial o encargado de convivencia escolar</w:t>
            </w:r>
          </w:p>
        </w:tc>
      </w:tr>
      <w:tr w:rsidR="000C4D4F" w14:paraId="29480BA3" w14:textId="77777777">
        <w:trPr>
          <w:cantSplit/>
          <w:tblHeader/>
        </w:trPr>
        <w:tc>
          <w:tcPr>
            <w:tcW w:w="2830" w:type="dxa"/>
          </w:tcPr>
          <w:p w14:paraId="5CA4F4C8" w14:textId="77777777" w:rsidR="000C4D4F" w:rsidRDefault="00EB507A">
            <w:pPr>
              <w:pStyle w:val="Normal1"/>
            </w:pPr>
            <w:proofErr w:type="spellStart"/>
            <w:r>
              <w:rPr>
                <w:b/>
                <w:color w:val="000000"/>
                <w:sz w:val="24"/>
                <w:szCs w:val="24"/>
              </w:rPr>
              <w:t>Indagación</w:t>
            </w:r>
            <w:proofErr w:type="spellEnd"/>
            <w:r>
              <w:rPr>
                <w:b/>
                <w:color w:val="000000"/>
                <w:sz w:val="24"/>
                <w:szCs w:val="24"/>
              </w:rPr>
              <w:t xml:space="preserve"> e </w:t>
            </w:r>
            <w:proofErr w:type="spellStart"/>
            <w:r>
              <w:rPr>
                <w:b/>
                <w:color w:val="000000"/>
                <w:sz w:val="24"/>
                <w:szCs w:val="24"/>
              </w:rPr>
              <w:t>informe</w:t>
            </w:r>
            <w:proofErr w:type="spellEnd"/>
            <w:r>
              <w:rPr>
                <w:b/>
                <w:color w:val="000000"/>
                <w:sz w:val="24"/>
                <w:szCs w:val="24"/>
              </w:rPr>
              <w:t xml:space="preserve"> </w:t>
            </w:r>
            <w:proofErr w:type="spellStart"/>
            <w:r>
              <w:rPr>
                <w:b/>
                <w:color w:val="000000"/>
                <w:sz w:val="24"/>
                <w:szCs w:val="24"/>
              </w:rPr>
              <w:t>preliminar</w:t>
            </w:r>
            <w:proofErr w:type="spellEnd"/>
          </w:p>
        </w:tc>
        <w:tc>
          <w:tcPr>
            <w:tcW w:w="2268" w:type="dxa"/>
          </w:tcPr>
          <w:p w14:paraId="3F4F73B9" w14:textId="77777777" w:rsidR="000C4D4F" w:rsidRDefault="00EB507A">
            <w:pPr>
              <w:pStyle w:val="Normal1"/>
            </w:pPr>
            <w:r>
              <w:rPr>
                <w:b/>
                <w:color w:val="000000"/>
                <w:sz w:val="24"/>
                <w:szCs w:val="24"/>
              </w:rPr>
              <w:t xml:space="preserve">3 días </w:t>
            </w:r>
            <w:proofErr w:type="spellStart"/>
            <w:r>
              <w:rPr>
                <w:b/>
                <w:color w:val="000000"/>
                <w:sz w:val="24"/>
                <w:szCs w:val="24"/>
              </w:rPr>
              <w:t>hábiles</w:t>
            </w:r>
            <w:proofErr w:type="spellEnd"/>
          </w:p>
        </w:tc>
        <w:tc>
          <w:tcPr>
            <w:tcW w:w="3544" w:type="dxa"/>
          </w:tcPr>
          <w:p w14:paraId="66175C97" w14:textId="77777777" w:rsidR="000C4D4F" w:rsidRDefault="00EB507A">
            <w:pPr>
              <w:pStyle w:val="Normal1"/>
              <w:jc w:val="center"/>
            </w:pPr>
            <w:proofErr w:type="spellStart"/>
            <w:r>
              <w:rPr>
                <w:b/>
                <w:color w:val="000000"/>
                <w:sz w:val="24"/>
                <w:szCs w:val="24"/>
              </w:rPr>
              <w:t>Encargado</w:t>
            </w:r>
            <w:proofErr w:type="spellEnd"/>
            <w:r>
              <w:rPr>
                <w:b/>
                <w:color w:val="000000"/>
                <w:sz w:val="24"/>
                <w:szCs w:val="24"/>
              </w:rPr>
              <w:t xml:space="preserve"> De </w:t>
            </w:r>
            <w:proofErr w:type="spellStart"/>
            <w:r>
              <w:rPr>
                <w:b/>
                <w:color w:val="000000"/>
                <w:sz w:val="24"/>
                <w:szCs w:val="24"/>
              </w:rPr>
              <w:t>convivencia</w:t>
            </w:r>
            <w:proofErr w:type="spellEnd"/>
            <w:r>
              <w:rPr>
                <w:b/>
                <w:color w:val="000000"/>
                <w:sz w:val="24"/>
                <w:szCs w:val="24"/>
              </w:rPr>
              <w:t xml:space="preserve"> escolar</w:t>
            </w:r>
          </w:p>
        </w:tc>
      </w:tr>
      <w:tr w:rsidR="000C4D4F" w14:paraId="64D804EE" w14:textId="77777777">
        <w:trPr>
          <w:cantSplit/>
          <w:tblHeader/>
        </w:trPr>
        <w:tc>
          <w:tcPr>
            <w:tcW w:w="2830" w:type="dxa"/>
          </w:tcPr>
          <w:p w14:paraId="4BF32C94" w14:textId="77777777" w:rsidR="000C4D4F" w:rsidRPr="001C4123" w:rsidRDefault="00EB507A">
            <w:pPr>
              <w:pStyle w:val="Normal1"/>
              <w:rPr>
                <w:lang w:val="es-CL"/>
              </w:rPr>
            </w:pPr>
            <w:r w:rsidRPr="001C4123">
              <w:rPr>
                <w:b/>
                <w:color w:val="000000"/>
                <w:sz w:val="24"/>
                <w:szCs w:val="24"/>
                <w:lang w:val="es-CL"/>
              </w:rPr>
              <w:t> informe final y plan de trabajo</w:t>
            </w:r>
          </w:p>
        </w:tc>
        <w:tc>
          <w:tcPr>
            <w:tcW w:w="2268" w:type="dxa"/>
          </w:tcPr>
          <w:p w14:paraId="4B0204BA" w14:textId="77777777" w:rsidR="000C4D4F" w:rsidRDefault="00EB507A">
            <w:pPr>
              <w:pStyle w:val="Normal1"/>
            </w:pPr>
            <w:r>
              <w:rPr>
                <w:b/>
                <w:color w:val="000000"/>
                <w:sz w:val="24"/>
                <w:szCs w:val="24"/>
              </w:rPr>
              <w:t xml:space="preserve">5 días </w:t>
            </w:r>
            <w:proofErr w:type="spellStart"/>
            <w:r>
              <w:rPr>
                <w:b/>
                <w:color w:val="000000"/>
                <w:sz w:val="24"/>
                <w:szCs w:val="24"/>
              </w:rPr>
              <w:t>hábiles</w:t>
            </w:r>
            <w:proofErr w:type="spellEnd"/>
          </w:p>
        </w:tc>
        <w:tc>
          <w:tcPr>
            <w:tcW w:w="3544" w:type="dxa"/>
          </w:tcPr>
          <w:p w14:paraId="277C410B" w14:textId="77777777" w:rsidR="000C4D4F" w:rsidRPr="001C4123" w:rsidRDefault="00EB507A">
            <w:pPr>
              <w:pStyle w:val="Normal1"/>
              <w:jc w:val="center"/>
              <w:rPr>
                <w:lang w:val="es-CL"/>
              </w:rPr>
            </w:pPr>
            <w:r w:rsidRPr="001C4123">
              <w:rPr>
                <w:b/>
                <w:color w:val="000000"/>
                <w:sz w:val="24"/>
                <w:szCs w:val="24"/>
                <w:lang w:val="es-CL"/>
              </w:rPr>
              <w:t>Encargado De convivencia escolar Equipo psicosocial</w:t>
            </w:r>
          </w:p>
        </w:tc>
      </w:tr>
    </w:tbl>
    <w:p w14:paraId="4E4218AB" w14:textId="77777777" w:rsidR="000C4D4F" w:rsidRDefault="00EB507A">
      <w:pPr>
        <w:pStyle w:val="Normal1"/>
        <w:ind w:left="1247"/>
      </w:pPr>
      <w:r>
        <w:rPr>
          <w:b/>
          <w:color w:val="000000"/>
          <w:sz w:val="24"/>
          <w:szCs w:val="24"/>
        </w:rPr>
        <w:t> </w:t>
      </w:r>
    </w:p>
    <w:p w14:paraId="58B93BC6" w14:textId="77777777" w:rsidR="000C4D4F" w:rsidRDefault="00EB507A">
      <w:pPr>
        <w:pStyle w:val="Normal1"/>
        <w:spacing w:before="677" w:after="0"/>
        <w:ind w:left="1245"/>
      </w:pPr>
      <w:r>
        <w:rPr>
          <w:b/>
          <w:color w:val="000000"/>
          <w:sz w:val="24"/>
          <w:szCs w:val="24"/>
        </w:rPr>
        <w:lastRenderedPageBreak/>
        <w:t xml:space="preserve">PRESENTACIÓN DE RECLAMOS O DENUNCIAS </w:t>
      </w:r>
    </w:p>
    <w:p w14:paraId="55370B19" w14:textId="77777777" w:rsidR="000C4D4F" w:rsidRDefault="00EB507A">
      <w:pPr>
        <w:pStyle w:val="Normal1"/>
        <w:spacing w:before="160" w:after="0" w:line="365" w:lineRule="auto"/>
        <w:ind w:left="512" w:right="226" w:firstLine="348"/>
      </w:pPr>
      <w:r>
        <w:rPr>
          <w:color w:val="000000"/>
          <w:sz w:val="24"/>
          <w:szCs w:val="24"/>
        </w:rPr>
        <w:t xml:space="preserve">Todo reclamo o denuncia por conductas contrarias a la sana convivencia podrá ser presentado en forma verbal y cuando se le solicite en formas escrita ante el profesor jefe o en su ausencia a cualquier autoridad del establecimiento la que deberá dar cuenta a la Dirección dentro de un plazo de 24 horas a finde que se dé inicio a un debido proceso a través del encargado de Convivencia Escolar. </w:t>
      </w:r>
      <w:r>
        <w:rPr>
          <w:b/>
          <w:color w:val="000000"/>
          <w:sz w:val="24"/>
          <w:szCs w:val="24"/>
        </w:rPr>
        <w:t>Si existen antecedentes que hagan presumir la existencia de delito o se tenga conocimiento de hechos constitutivo de delito que afectare a los estudiantes o que hubieran tenido lugar dentro de la escuela se realizará la denuncia al Ministerio Público, Carabineros de Chile, Policía de Investigaciones o ante tribunal con competencia penal durante las 24 horas siguientes al momento en que se tome conocimiento del hecho.</w:t>
      </w:r>
      <w:r>
        <w:rPr>
          <w:color w:val="000000"/>
          <w:sz w:val="24"/>
          <w:szCs w:val="24"/>
        </w:rPr>
        <w:t xml:space="preserve">  </w:t>
      </w:r>
    </w:p>
    <w:p w14:paraId="3BB194B3" w14:textId="77777777" w:rsidR="000C4D4F" w:rsidRDefault="00EB507A">
      <w:pPr>
        <w:pStyle w:val="Normal1"/>
        <w:spacing w:before="233" w:after="0"/>
        <w:ind w:left="885"/>
      </w:pPr>
      <w:r>
        <w:rPr>
          <w:b/>
          <w:color w:val="000000"/>
          <w:sz w:val="24"/>
          <w:szCs w:val="24"/>
        </w:rPr>
        <w:t xml:space="preserve">ENCARGADO DE CONVIVENCIA ESCOLAR </w:t>
      </w:r>
    </w:p>
    <w:p w14:paraId="26A26FF8" w14:textId="77777777" w:rsidR="000C4D4F" w:rsidRDefault="00EB507A">
      <w:pPr>
        <w:pStyle w:val="Normal1"/>
        <w:spacing w:before="159" w:after="0" w:line="362" w:lineRule="auto"/>
        <w:ind w:left="526" w:right="289" w:firstLine="334"/>
      </w:pPr>
      <w:r>
        <w:rPr>
          <w:color w:val="000000"/>
          <w:sz w:val="24"/>
          <w:szCs w:val="24"/>
        </w:rPr>
        <w:t>Se deberá investigar los casos que corresponden e informar al Equipo Directivo sobre cualquier asunto relativo a la convivencia, así mismo ejecutar un plan de gestión ante el Consejo Escolar que además debe</w:t>
      </w:r>
    </w:p>
    <w:p w14:paraId="40AE47DF" w14:textId="77777777" w:rsidR="000C4D4F" w:rsidRDefault="00EB507A">
      <w:pPr>
        <w:pStyle w:val="Normal1"/>
        <w:numPr>
          <w:ilvl w:val="0"/>
          <w:numId w:val="2"/>
        </w:numPr>
        <w:pBdr>
          <w:top w:val="nil"/>
          <w:left w:val="nil"/>
          <w:bottom w:val="nil"/>
          <w:right w:val="nil"/>
          <w:between w:val="nil"/>
        </w:pBdr>
        <w:spacing w:after="0" w:line="360" w:lineRule="auto"/>
        <w:jc w:val="both"/>
        <w:rPr>
          <w:color w:val="17365D"/>
          <w:sz w:val="24"/>
          <w:szCs w:val="24"/>
        </w:rPr>
      </w:pPr>
      <w:r>
        <w:rPr>
          <w:color w:val="000000"/>
          <w:sz w:val="24"/>
          <w:szCs w:val="24"/>
        </w:rPr>
        <w:t>contemplar la capacitación de todo el personal que cumple las diversas funciones en la escuela para la promoción de la buena convivencia y el manejo de situaciones de conflicto.</w:t>
      </w:r>
    </w:p>
    <w:p w14:paraId="79081A7D" w14:textId="77777777" w:rsidR="000C4D4F" w:rsidRDefault="000C4D4F">
      <w:pPr>
        <w:pStyle w:val="Normal1"/>
        <w:spacing w:line="360" w:lineRule="auto"/>
        <w:rPr>
          <w:sz w:val="24"/>
          <w:szCs w:val="24"/>
        </w:rPr>
      </w:pPr>
    </w:p>
    <w:p w14:paraId="46ED1D81" w14:textId="77777777" w:rsidR="000C4D4F" w:rsidRDefault="00EB507A">
      <w:pPr>
        <w:pStyle w:val="Normal1"/>
        <w:pBdr>
          <w:top w:val="nil"/>
          <w:left w:val="nil"/>
          <w:bottom w:val="nil"/>
          <w:right w:val="nil"/>
          <w:between w:val="nil"/>
        </w:pBdr>
        <w:spacing w:after="0" w:line="360" w:lineRule="auto"/>
        <w:ind w:left="709"/>
        <w:jc w:val="both"/>
        <w:rPr>
          <w:b/>
          <w:color w:val="000000"/>
          <w:sz w:val="24"/>
          <w:szCs w:val="24"/>
        </w:rPr>
      </w:pPr>
      <w:r>
        <w:rPr>
          <w:b/>
          <w:color w:val="000000"/>
          <w:sz w:val="24"/>
          <w:szCs w:val="24"/>
        </w:rPr>
        <w:t xml:space="preserve">3.3 PROTOCOLO ANTE AGRESIÓN DE UN ESTUDIANTE A UN ADULTO </w:t>
      </w:r>
      <w:proofErr w:type="gramStart"/>
      <w:r>
        <w:rPr>
          <w:b/>
          <w:color w:val="000000"/>
          <w:sz w:val="24"/>
          <w:szCs w:val="24"/>
        </w:rPr>
        <w:t>DE  LA</w:t>
      </w:r>
      <w:proofErr w:type="gramEnd"/>
      <w:r>
        <w:rPr>
          <w:b/>
          <w:color w:val="000000"/>
          <w:sz w:val="24"/>
          <w:szCs w:val="24"/>
        </w:rPr>
        <w:t xml:space="preserve"> ESCUELA</w:t>
      </w:r>
    </w:p>
    <w:p w14:paraId="1191AD84" w14:textId="77777777" w:rsidR="000C4D4F" w:rsidRDefault="000C4D4F">
      <w:pPr>
        <w:pStyle w:val="Normal1"/>
        <w:pBdr>
          <w:top w:val="nil"/>
          <w:left w:val="nil"/>
          <w:bottom w:val="nil"/>
          <w:right w:val="nil"/>
          <w:between w:val="nil"/>
        </w:pBdr>
        <w:spacing w:after="0" w:line="360" w:lineRule="auto"/>
        <w:ind w:left="720"/>
        <w:rPr>
          <w:b/>
          <w:color w:val="000000"/>
          <w:sz w:val="24"/>
          <w:szCs w:val="24"/>
        </w:rPr>
      </w:pPr>
    </w:p>
    <w:p w14:paraId="1CBA57A7" w14:textId="77777777" w:rsidR="000C4D4F" w:rsidRDefault="00EB507A">
      <w:pPr>
        <w:pStyle w:val="Normal1"/>
        <w:numPr>
          <w:ilvl w:val="0"/>
          <w:numId w:val="3"/>
        </w:numPr>
        <w:pBdr>
          <w:top w:val="nil"/>
          <w:left w:val="nil"/>
          <w:bottom w:val="nil"/>
          <w:right w:val="nil"/>
          <w:between w:val="nil"/>
        </w:pBdr>
        <w:spacing w:after="0" w:line="360" w:lineRule="auto"/>
        <w:jc w:val="both"/>
        <w:rPr>
          <w:color w:val="17365D"/>
          <w:sz w:val="24"/>
          <w:szCs w:val="24"/>
        </w:rPr>
      </w:pPr>
      <w:r>
        <w:rPr>
          <w:color w:val="000000"/>
          <w:sz w:val="24"/>
          <w:szCs w:val="24"/>
        </w:rPr>
        <w:t>El lesionado debe acudir al servicio de urgencia más próximo y tramitar un parte por lesiones.</w:t>
      </w:r>
    </w:p>
    <w:p w14:paraId="33C16C13" w14:textId="77777777" w:rsidR="000C4D4F" w:rsidRDefault="00EB507A">
      <w:pPr>
        <w:pStyle w:val="Normal1"/>
        <w:numPr>
          <w:ilvl w:val="0"/>
          <w:numId w:val="3"/>
        </w:numPr>
        <w:pBdr>
          <w:top w:val="nil"/>
          <w:left w:val="nil"/>
          <w:bottom w:val="nil"/>
          <w:right w:val="nil"/>
          <w:between w:val="nil"/>
        </w:pBdr>
        <w:spacing w:after="0" w:line="360" w:lineRule="auto"/>
        <w:jc w:val="both"/>
        <w:rPr>
          <w:color w:val="17365D"/>
          <w:sz w:val="24"/>
          <w:szCs w:val="24"/>
        </w:rPr>
      </w:pPr>
      <w:r>
        <w:rPr>
          <w:color w:val="000000"/>
          <w:sz w:val="24"/>
          <w:szCs w:val="24"/>
        </w:rPr>
        <w:t>De dicho parte de lesiones que se suscriba por el médico, una copia será entregada en la escuela del lesionado, a fin de que sustente los hechos que vayan a ser objeto de denuncia.</w:t>
      </w:r>
    </w:p>
    <w:p w14:paraId="1E5BD68B" w14:textId="77777777" w:rsidR="000C4D4F" w:rsidRDefault="00EB507A">
      <w:pPr>
        <w:pStyle w:val="Normal1"/>
        <w:numPr>
          <w:ilvl w:val="0"/>
          <w:numId w:val="3"/>
        </w:numPr>
        <w:pBdr>
          <w:top w:val="nil"/>
          <w:left w:val="nil"/>
          <w:bottom w:val="nil"/>
          <w:right w:val="nil"/>
          <w:between w:val="nil"/>
        </w:pBdr>
        <w:spacing w:after="0" w:line="360" w:lineRule="auto"/>
        <w:jc w:val="both"/>
        <w:rPr>
          <w:color w:val="17365D"/>
          <w:sz w:val="24"/>
          <w:szCs w:val="24"/>
        </w:rPr>
      </w:pPr>
      <w:r>
        <w:rPr>
          <w:color w:val="000000"/>
          <w:sz w:val="24"/>
          <w:szCs w:val="24"/>
        </w:rPr>
        <w:t xml:space="preserve">El Encargado de Convivencia Escolar designará a un(a) colaborador (Asistente de la Educación o Docente) investigador(a) y dará comienzo a un expediente </w:t>
      </w:r>
      <w:r>
        <w:rPr>
          <w:color w:val="000000"/>
          <w:sz w:val="24"/>
          <w:szCs w:val="24"/>
        </w:rPr>
        <w:lastRenderedPageBreak/>
        <w:t>con el alumno(a) agresor, investigando los hechos y tomando declaración a todos los implicados y testigos, deberá incorporar, por tanto, un completo relato de los hechos, con indicación del lugar, fecha y hora en que acaecieron y del status profesional del denunciante, así como la identificación con nombre y apellidos del agresor y de los testigos que, en su caso, hubieran presenciado los hechos, adjuntando a todo ello el correspondiente parte médico de lesiones o la documentación concerniente al caso.</w:t>
      </w:r>
    </w:p>
    <w:p w14:paraId="44424A78" w14:textId="77777777" w:rsidR="000C4D4F" w:rsidRDefault="00EB507A">
      <w:pPr>
        <w:pStyle w:val="Normal1"/>
        <w:numPr>
          <w:ilvl w:val="0"/>
          <w:numId w:val="3"/>
        </w:numPr>
        <w:pBdr>
          <w:top w:val="nil"/>
          <w:left w:val="nil"/>
          <w:bottom w:val="nil"/>
          <w:right w:val="nil"/>
          <w:between w:val="nil"/>
        </w:pBdr>
        <w:spacing w:after="0" w:line="360" w:lineRule="auto"/>
        <w:jc w:val="both"/>
        <w:rPr>
          <w:color w:val="17365D"/>
          <w:sz w:val="24"/>
          <w:szCs w:val="24"/>
        </w:rPr>
      </w:pPr>
      <w:r>
        <w:rPr>
          <w:color w:val="000000"/>
          <w:sz w:val="24"/>
          <w:szCs w:val="24"/>
        </w:rPr>
        <w:t xml:space="preserve">Se podrá establecer en la propia denuncia como domicilio, a efectos de notificaciones, a la escuela. </w:t>
      </w:r>
    </w:p>
    <w:p w14:paraId="3E2FAB5F" w14:textId="77777777" w:rsidR="000C4D4F" w:rsidRDefault="00EB507A">
      <w:pPr>
        <w:pStyle w:val="Normal1"/>
        <w:numPr>
          <w:ilvl w:val="0"/>
          <w:numId w:val="3"/>
        </w:numPr>
        <w:pBdr>
          <w:top w:val="nil"/>
          <w:left w:val="nil"/>
          <w:bottom w:val="nil"/>
          <w:right w:val="nil"/>
          <w:between w:val="nil"/>
        </w:pBdr>
        <w:spacing w:after="0" w:line="360" w:lineRule="auto"/>
        <w:jc w:val="both"/>
        <w:rPr>
          <w:color w:val="17365D"/>
          <w:sz w:val="24"/>
          <w:szCs w:val="24"/>
        </w:rPr>
      </w:pPr>
      <w:r>
        <w:rPr>
          <w:color w:val="000000"/>
          <w:sz w:val="24"/>
          <w:szCs w:val="24"/>
        </w:rPr>
        <w:t>Las conclusiones deben ser entregadas en Dirección, quien a su vez entregará los antecedentes al Consejo escolar.</w:t>
      </w:r>
    </w:p>
    <w:p w14:paraId="45CE23D1" w14:textId="77777777" w:rsidR="000C4D4F" w:rsidRDefault="00EB507A">
      <w:pPr>
        <w:pStyle w:val="Normal1"/>
        <w:numPr>
          <w:ilvl w:val="0"/>
          <w:numId w:val="3"/>
        </w:numPr>
        <w:pBdr>
          <w:top w:val="nil"/>
          <w:left w:val="nil"/>
          <w:bottom w:val="nil"/>
          <w:right w:val="nil"/>
          <w:between w:val="nil"/>
        </w:pBdr>
        <w:spacing w:after="0" w:line="360" w:lineRule="auto"/>
        <w:jc w:val="both"/>
        <w:rPr>
          <w:color w:val="17365D"/>
          <w:sz w:val="24"/>
          <w:szCs w:val="24"/>
        </w:rPr>
      </w:pPr>
      <w:r>
        <w:rPr>
          <w:color w:val="000000"/>
          <w:sz w:val="24"/>
          <w:szCs w:val="24"/>
        </w:rPr>
        <w:t xml:space="preserve">Si se constatare que la agresión reviste caracteres de delito, deberá ser denunciado a la </w:t>
      </w:r>
      <w:proofErr w:type="gramStart"/>
      <w:r>
        <w:rPr>
          <w:color w:val="000000"/>
          <w:sz w:val="24"/>
          <w:szCs w:val="24"/>
        </w:rPr>
        <w:t>autoridad pública</w:t>
      </w:r>
      <w:proofErr w:type="gramEnd"/>
      <w:r>
        <w:rPr>
          <w:color w:val="000000"/>
          <w:sz w:val="24"/>
          <w:szCs w:val="24"/>
        </w:rPr>
        <w:t xml:space="preserve"> competente, y la investigación deberá ser llevada a cabo por la autoridad judicial correspondiente, sin perjuicio de que el establecimiento lleve a cabo un procedimiento interno para determinar responsabilidades.</w:t>
      </w:r>
    </w:p>
    <w:p w14:paraId="1040EDA2" w14:textId="77777777" w:rsidR="000C4D4F" w:rsidRDefault="00EB507A">
      <w:pPr>
        <w:pStyle w:val="Normal1"/>
        <w:numPr>
          <w:ilvl w:val="0"/>
          <w:numId w:val="3"/>
        </w:numPr>
        <w:pBdr>
          <w:top w:val="nil"/>
          <w:left w:val="nil"/>
          <w:bottom w:val="nil"/>
          <w:right w:val="nil"/>
          <w:between w:val="nil"/>
        </w:pBdr>
        <w:spacing w:after="0" w:line="360" w:lineRule="auto"/>
        <w:jc w:val="both"/>
        <w:rPr>
          <w:color w:val="17365D"/>
          <w:sz w:val="24"/>
          <w:szCs w:val="24"/>
        </w:rPr>
      </w:pPr>
      <w:r>
        <w:rPr>
          <w:color w:val="000000"/>
          <w:sz w:val="24"/>
          <w:szCs w:val="24"/>
        </w:rPr>
        <w:t>De igual forma, si se detecta que el agresor se encuentra en una condición de vulneración de derechos por parte de su familia, la situación debe ser denunciada a las Oficinas de Protección de Derechos de la Infancia (OPD) o los Tribunales de Familia, solicitando las medidas protectoras necesarias.</w:t>
      </w:r>
    </w:p>
    <w:p w14:paraId="25E91820" w14:textId="77777777" w:rsidR="000C4D4F" w:rsidRDefault="00EB507A">
      <w:pPr>
        <w:pStyle w:val="Normal1"/>
        <w:numPr>
          <w:ilvl w:val="0"/>
          <w:numId w:val="3"/>
        </w:numPr>
        <w:pBdr>
          <w:top w:val="nil"/>
          <w:left w:val="nil"/>
          <w:bottom w:val="nil"/>
          <w:right w:val="nil"/>
          <w:between w:val="nil"/>
        </w:pBdr>
        <w:spacing w:after="0" w:line="360" w:lineRule="auto"/>
        <w:jc w:val="both"/>
        <w:rPr>
          <w:color w:val="17365D"/>
          <w:sz w:val="24"/>
          <w:szCs w:val="24"/>
        </w:rPr>
      </w:pPr>
      <w:r>
        <w:rPr>
          <w:color w:val="000000"/>
          <w:sz w:val="24"/>
          <w:szCs w:val="24"/>
        </w:rPr>
        <w:t>En casos debidamente calificados por la dirección de la escuela, se podrá suspender al alumno indicado como agresor/a. Esto cuando la víctima sienta, con su presencia, amenazada su integridad física o psíquica</w:t>
      </w:r>
    </w:p>
    <w:p w14:paraId="7A4F46E8" w14:textId="77777777" w:rsidR="000C4D4F" w:rsidRDefault="00EB507A">
      <w:pPr>
        <w:pStyle w:val="Normal1"/>
        <w:numPr>
          <w:ilvl w:val="0"/>
          <w:numId w:val="3"/>
        </w:numPr>
        <w:pBdr>
          <w:top w:val="nil"/>
          <w:left w:val="nil"/>
          <w:bottom w:val="nil"/>
          <w:right w:val="nil"/>
          <w:between w:val="nil"/>
        </w:pBdr>
        <w:spacing w:after="0" w:line="360" w:lineRule="auto"/>
        <w:jc w:val="both"/>
        <w:rPr>
          <w:color w:val="17365D"/>
          <w:sz w:val="24"/>
          <w:szCs w:val="24"/>
        </w:rPr>
      </w:pPr>
      <w:r>
        <w:rPr>
          <w:color w:val="000000"/>
          <w:sz w:val="24"/>
          <w:szCs w:val="24"/>
        </w:rPr>
        <w:t xml:space="preserve">Para estos efectos, será importante tener en consideración la edad de los estudiantes involucrados y la responsabilidad penal de los mismos </w:t>
      </w:r>
      <w:proofErr w:type="gramStart"/>
      <w:r>
        <w:rPr>
          <w:color w:val="000000"/>
          <w:sz w:val="24"/>
          <w:szCs w:val="24"/>
        </w:rPr>
        <w:t>en relación a</w:t>
      </w:r>
      <w:proofErr w:type="gramEnd"/>
      <w:r>
        <w:rPr>
          <w:color w:val="000000"/>
          <w:sz w:val="24"/>
          <w:szCs w:val="24"/>
        </w:rPr>
        <w:t xml:space="preserve"> la Ley Penal Adolescente y las implicancias de ello.</w:t>
      </w:r>
    </w:p>
    <w:p w14:paraId="4E6036D4" w14:textId="77777777" w:rsidR="000C4D4F" w:rsidRDefault="000C4D4F">
      <w:pPr>
        <w:pStyle w:val="Normal1"/>
        <w:pBdr>
          <w:top w:val="nil"/>
          <w:left w:val="nil"/>
          <w:bottom w:val="nil"/>
          <w:right w:val="nil"/>
          <w:between w:val="nil"/>
        </w:pBdr>
        <w:tabs>
          <w:tab w:val="left" w:pos="0"/>
          <w:tab w:val="left" w:pos="5508"/>
        </w:tabs>
        <w:spacing w:after="0"/>
        <w:rPr>
          <w:b/>
          <w:color w:val="000000"/>
          <w:sz w:val="28"/>
          <w:szCs w:val="28"/>
        </w:rPr>
      </w:pPr>
    </w:p>
    <w:p w14:paraId="6EEB17F7" w14:textId="77777777" w:rsidR="001C4123" w:rsidRDefault="001C4123">
      <w:pPr>
        <w:pStyle w:val="Normal1"/>
        <w:pBdr>
          <w:top w:val="nil"/>
          <w:left w:val="nil"/>
          <w:bottom w:val="nil"/>
          <w:right w:val="nil"/>
          <w:between w:val="nil"/>
        </w:pBdr>
        <w:tabs>
          <w:tab w:val="left" w:pos="0"/>
          <w:tab w:val="left" w:pos="5508"/>
        </w:tabs>
        <w:spacing w:after="0"/>
        <w:rPr>
          <w:b/>
          <w:color w:val="000000"/>
          <w:sz w:val="28"/>
          <w:szCs w:val="28"/>
        </w:rPr>
      </w:pPr>
    </w:p>
    <w:p w14:paraId="34221967" w14:textId="77777777" w:rsidR="001C4123" w:rsidRDefault="001C4123">
      <w:pPr>
        <w:pStyle w:val="Normal1"/>
        <w:pBdr>
          <w:top w:val="nil"/>
          <w:left w:val="nil"/>
          <w:bottom w:val="nil"/>
          <w:right w:val="nil"/>
          <w:between w:val="nil"/>
        </w:pBdr>
        <w:tabs>
          <w:tab w:val="left" w:pos="0"/>
          <w:tab w:val="left" w:pos="5508"/>
        </w:tabs>
        <w:spacing w:after="0"/>
        <w:rPr>
          <w:b/>
          <w:color w:val="000000"/>
          <w:sz w:val="28"/>
          <w:szCs w:val="28"/>
        </w:rPr>
      </w:pPr>
    </w:p>
    <w:p w14:paraId="6890859B" w14:textId="77777777" w:rsidR="001C4123" w:rsidRDefault="001C4123">
      <w:pPr>
        <w:pStyle w:val="Normal1"/>
        <w:pBdr>
          <w:top w:val="nil"/>
          <w:left w:val="nil"/>
          <w:bottom w:val="nil"/>
          <w:right w:val="nil"/>
          <w:between w:val="nil"/>
        </w:pBdr>
        <w:tabs>
          <w:tab w:val="left" w:pos="0"/>
          <w:tab w:val="left" w:pos="5508"/>
        </w:tabs>
        <w:spacing w:after="0"/>
        <w:rPr>
          <w:b/>
          <w:color w:val="000000"/>
          <w:sz w:val="28"/>
          <w:szCs w:val="28"/>
        </w:rPr>
      </w:pPr>
    </w:p>
    <w:p w14:paraId="5A4D8346" w14:textId="77777777" w:rsidR="001C4123" w:rsidRDefault="001C4123">
      <w:pPr>
        <w:pStyle w:val="Normal1"/>
        <w:pBdr>
          <w:top w:val="nil"/>
          <w:left w:val="nil"/>
          <w:bottom w:val="nil"/>
          <w:right w:val="nil"/>
          <w:between w:val="nil"/>
        </w:pBdr>
        <w:tabs>
          <w:tab w:val="left" w:pos="0"/>
          <w:tab w:val="left" w:pos="5508"/>
        </w:tabs>
        <w:spacing w:after="0"/>
        <w:rPr>
          <w:b/>
          <w:color w:val="000000"/>
          <w:sz w:val="28"/>
          <w:szCs w:val="28"/>
        </w:rPr>
      </w:pPr>
    </w:p>
    <w:p w14:paraId="5C24494B" w14:textId="77777777" w:rsidR="000C4D4F" w:rsidRDefault="00EB507A">
      <w:pPr>
        <w:pStyle w:val="Normal1"/>
        <w:pBdr>
          <w:top w:val="nil"/>
          <w:left w:val="nil"/>
          <w:bottom w:val="nil"/>
          <w:right w:val="nil"/>
          <w:between w:val="nil"/>
        </w:pBdr>
        <w:tabs>
          <w:tab w:val="left" w:pos="0"/>
          <w:tab w:val="left" w:pos="5508"/>
        </w:tabs>
        <w:rPr>
          <w:b/>
          <w:color w:val="000000"/>
          <w:sz w:val="28"/>
          <w:szCs w:val="28"/>
        </w:rPr>
      </w:pPr>
      <w:r>
        <w:rPr>
          <w:b/>
          <w:color w:val="000000"/>
          <w:sz w:val="28"/>
          <w:szCs w:val="28"/>
        </w:rPr>
        <w:lastRenderedPageBreak/>
        <w:t xml:space="preserve">3.4 PROCEDIMIENTO DE APLICACIÓN EN CASO DE AGRESIÓN ENTRE FUNCIONARIOS DEL </w:t>
      </w:r>
      <w:proofErr w:type="gramStart"/>
      <w:r>
        <w:rPr>
          <w:b/>
          <w:color w:val="000000"/>
          <w:sz w:val="28"/>
          <w:szCs w:val="28"/>
        </w:rPr>
        <w:t>ESTABLECIMIENTO  Y</w:t>
      </w:r>
      <w:proofErr w:type="gramEnd"/>
      <w:r>
        <w:rPr>
          <w:b/>
          <w:color w:val="000000"/>
          <w:sz w:val="28"/>
          <w:szCs w:val="28"/>
        </w:rPr>
        <w:t xml:space="preserve"> ESTUDIANTES.</w:t>
      </w:r>
    </w:p>
    <w:p w14:paraId="771C99C2" w14:textId="77777777" w:rsidR="000C4D4F" w:rsidRDefault="00EB507A">
      <w:pPr>
        <w:pStyle w:val="Normal1"/>
        <w:spacing w:line="360" w:lineRule="auto"/>
        <w:rPr>
          <w:b/>
          <w:sz w:val="24"/>
          <w:szCs w:val="24"/>
        </w:rPr>
      </w:pPr>
      <w:r>
        <w:rPr>
          <w:b/>
          <w:sz w:val="24"/>
          <w:szCs w:val="24"/>
        </w:rPr>
        <w:t>PROTOCOLO DE MALTRATO FÍSICO Y PSICOLÓGICO DE PROFESOR – ALUMNO</w:t>
      </w:r>
    </w:p>
    <w:p w14:paraId="1F43ADAD" w14:textId="77777777" w:rsidR="000C4D4F" w:rsidRDefault="00EB507A">
      <w:pPr>
        <w:pStyle w:val="Normal1"/>
        <w:spacing w:line="360" w:lineRule="auto"/>
        <w:rPr>
          <w:b/>
          <w:sz w:val="24"/>
          <w:szCs w:val="24"/>
        </w:rPr>
      </w:pPr>
      <w:r>
        <w:rPr>
          <w:b/>
          <w:sz w:val="24"/>
          <w:szCs w:val="24"/>
        </w:rPr>
        <w:t xml:space="preserve">3.4.1.- CONSIDERACIONES GENERALES: </w:t>
      </w:r>
    </w:p>
    <w:p w14:paraId="026A859E" w14:textId="77777777" w:rsidR="000C4D4F" w:rsidRDefault="00EB507A">
      <w:pPr>
        <w:pStyle w:val="Normal1"/>
        <w:spacing w:line="360" w:lineRule="auto"/>
        <w:ind w:firstLine="708"/>
        <w:rPr>
          <w:sz w:val="24"/>
          <w:szCs w:val="24"/>
        </w:rPr>
      </w:pPr>
      <w:r>
        <w:rPr>
          <w:sz w:val="24"/>
          <w:szCs w:val="24"/>
        </w:rPr>
        <w:t xml:space="preserve">Tanto el Proyecto Educativo Institucional ( P.E.I.) de nuestro escuela”, como el manual de convivencia escolar y la totalidad de los reglamentos y protocolos elaborados y que, precisamente, son la aplicación práctica de lo que dicho P.E.I. plantea en cuanto a nuestra labor formadora, consideran a nuestros alumnos y alumnas como el centro y motor de todas nuestras preocupaciones, puesto que a ellos y a ellas está dirigido el cumplimiento de nuestro gran objetivo institucional, como es el de formar valórica y académicamente a los niños y niñas que, desde su más tierna infancia, ingresan a nuestros niveles pre básicos para alcanzar el cumplimiento de las metas de las etapas respectivas y, accediendo a los niveles de la educación superior o al mundo laboral, convertirse en valiosos elementos que aportan a la sociedad su esfuerzo y colaboración. Es por ello </w:t>
      </w:r>
      <w:proofErr w:type="gramStart"/>
      <w:r>
        <w:rPr>
          <w:sz w:val="24"/>
          <w:szCs w:val="24"/>
        </w:rPr>
        <w:t>que</w:t>
      </w:r>
      <w:proofErr w:type="gramEnd"/>
      <w:r>
        <w:rPr>
          <w:sz w:val="24"/>
          <w:szCs w:val="24"/>
        </w:rPr>
        <w:t xml:space="preserve">, siendo el niño y/o la niña el principal motivo de nuestra labor educadora, mal podrían convertirse en víctimas de acciones o comportamientos que, física o psicológicamente, tengan características de agresión. De todas maneras, se estima positivo colaborar con las autoridades educacionales, aportando antecedentes, consideraciones y formas de acción que puedan servir tanto a educadores como a </w:t>
      </w:r>
      <w:proofErr w:type="gramStart"/>
      <w:r>
        <w:rPr>
          <w:sz w:val="24"/>
          <w:szCs w:val="24"/>
        </w:rPr>
        <w:t>niños y niñas</w:t>
      </w:r>
      <w:proofErr w:type="gramEnd"/>
      <w:r>
        <w:rPr>
          <w:sz w:val="24"/>
          <w:szCs w:val="24"/>
        </w:rPr>
        <w:t xml:space="preserve"> que pudieran encontrarse en situaciones posibles de ser consideradas como maltrato físico o psicológico.</w:t>
      </w:r>
    </w:p>
    <w:p w14:paraId="4B94A19D" w14:textId="77777777" w:rsidR="000C4D4F" w:rsidRDefault="00EB507A">
      <w:pPr>
        <w:pStyle w:val="Normal1"/>
        <w:spacing w:line="360" w:lineRule="auto"/>
        <w:rPr>
          <w:b/>
          <w:sz w:val="24"/>
          <w:szCs w:val="24"/>
        </w:rPr>
      </w:pPr>
      <w:r>
        <w:rPr>
          <w:b/>
          <w:sz w:val="24"/>
          <w:szCs w:val="24"/>
        </w:rPr>
        <w:t>3.4.2.- CARACTERÍSTICAS DEL BUEN TRATO ENTRE DOCENTES Y ALUMNOS (AS):</w:t>
      </w:r>
    </w:p>
    <w:p w14:paraId="2008EC1D" w14:textId="77777777" w:rsidR="000C4D4F" w:rsidRDefault="00EB507A">
      <w:pPr>
        <w:pStyle w:val="Normal1"/>
        <w:spacing w:line="360" w:lineRule="auto"/>
        <w:rPr>
          <w:b/>
          <w:sz w:val="24"/>
          <w:szCs w:val="24"/>
        </w:rPr>
      </w:pPr>
      <w:r>
        <w:rPr>
          <w:b/>
          <w:sz w:val="24"/>
          <w:szCs w:val="24"/>
        </w:rPr>
        <w:t xml:space="preserve"> 3.4.2.1.- BASES VALÓRICAS: </w:t>
      </w:r>
    </w:p>
    <w:p w14:paraId="1156EA7B" w14:textId="77777777" w:rsidR="000C4D4F" w:rsidRDefault="00EB507A">
      <w:pPr>
        <w:pStyle w:val="Normal1"/>
        <w:spacing w:after="0" w:line="240" w:lineRule="auto"/>
        <w:rPr>
          <w:sz w:val="24"/>
          <w:szCs w:val="24"/>
        </w:rPr>
      </w:pPr>
      <w:r>
        <w:rPr>
          <w:sz w:val="24"/>
          <w:szCs w:val="24"/>
        </w:rPr>
        <w:t xml:space="preserve">Consideradas por nuestro MANUAL DE CONVIVENCIA SON ELLAS, PRINCIPALMENTE: </w:t>
      </w:r>
    </w:p>
    <w:p w14:paraId="4E6E3145"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El Amor</w:t>
      </w:r>
    </w:p>
    <w:p w14:paraId="746513EE"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La Verdad </w:t>
      </w:r>
    </w:p>
    <w:p w14:paraId="64BA98EE"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El Respeto </w:t>
      </w:r>
    </w:p>
    <w:p w14:paraId="6589CBE2"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La Libertad. </w:t>
      </w:r>
    </w:p>
    <w:p w14:paraId="725F8CBE" w14:textId="77777777" w:rsidR="000C4D4F" w:rsidRDefault="00EB507A">
      <w:pPr>
        <w:pStyle w:val="Normal1"/>
        <w:pBdr>
          <w:top w:val="nil"/>
          <w:left w:val="nil"/>
          <w:bottom w:val="nil"/>
          <w:right w:val="nil"/>
          <w:between w:val="nil"/>
        </w:pBdr>
        <w:spacing w:after="0" w:line="240" w:lineRule="auto"/>
        <w:ind w:left="720"/>
        <w:rPr>
          <w:color w:val="000000"/>
          <w:sz w:val="24"/>
          <w:szCs w:val="24"/>
        </w:rPr>
      </w:pPr>
      <w:r>
        <w:rPr>
          <w:color w:val="000000"/>
          <w:sz w:val="24"/>
          <w:szCs w:val="24"/>
        </w:rPr>
        <w:t xml:space="preserve">Estos Valores permiten, tanto al Docente como al Alumno(a), actuar </w:t>
      </w:r>
      <w:proofErr w:type="gramStart"/>
      <w:r>
        <w:rPr>
          <w:color w:val="000000"/>
          <w:sz w:val="24"/>
          <w:szCs w:val="24"/>
        </w:rPr>
        <w:t>de acuerdo a</w:t>
      </w:r>
      <w:proofErr w:type="gramEnd"/>
      <w:r>
        <w:rPr>
          <w:color w:val="000000"/>
          <w:sz w:val="24"/>
          <w:szCs w:val="24"/>
        </w:rPr>
        <w:t xml:space="preserve"> las siguientes manifestaciones: </w:t>
      </w:r>
    </w:p>
    <w:p w14:paraId="56A74796"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Acoger a todos los demás y compartir con ellos </w:t>
      </w:r>
    </w:p>
    <w:p w14:paraId="6A723B5A"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Evitar cualquier tipo de burlas </w:t>
      </w:r>
    </w:p>
    <w:p w14:paraId="3B5BE12F"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lastRenderedPageBreak/>
        <w:t xml:space="preserve">Manifestar preocupación por los problemas de los demás </w:t>
      </w:r>
    </w:p>
    <w:p w14:paraId="4EDA9AB8"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Ser solidario, especialmente con los que tienen menos </w:t>
      </w:r>
    </w:p>
    <w:p w14:paraId="336E6C19"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Reconocer sus propias debilidades y errores</w:t>
      </w:r>
    </w:p>
    <w:p w14:paraId="2E35BA19"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Denunciar la injusticia, ante quien corresponda y donde se dé </w:t>
      </w:r>
    </w:p>
    <w:p w14:paraId="5E3121B4"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No hacerse cómplice de mentiras y/o engaños</w:t>
      </w:r>
    </w:p>
    <w:p w14:paraId="1DE6E151"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Saber decir lo que piensa, evitando herir a otros</w:t>
      </w:r>
    </w:p>
    <w:p w14:paraId="3D5E9B9F"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Cuidar los bienes que la Comunidad Educativa pone a su servicio</w:t>
      </w:r>
    </w:p>
    <w:p w14:paraId="7184E944"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Aceptar y valorar las diferencias individuales</w:t>
      </w:r>
    </w:p>
    <w:p w14:paraId="12F5D2FC"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Saber ponerse en el lugar “del otro”, ante opiniones distintas</w:t>
      </w:r>
    </w:p>
    <w:p w14:paraId="7BABDBFE" w14:textId="77777777" w:rsidR="000C4D4F" w:rsidRDefault="00EB507A">
      <w:pPr>
        <w:pStyle w:val="Normal1"/>
        <w:numPr>
          <w:ilvl w:val="0"/>
          <w:numId w:val="11"/>
        </w:numPr>
        <w:pBdr>
          <w:top w:val="nil"/>
          <w:left w:val="nil"/>
          <w:bottom w:val="nil"/>
          <w:right w:val="nil"/>
          <w:between w:val="nil"/>
        </w:pBdr>
        <w:spacing w:after="0" w:line="240" w:lineRule="auto"/>
        <w:jc w:val="both"/>
        <w:rPr>
          <w:b/>
          <w:color w:val="000000"/>
          <w:sz w:val="24"/>
          <w:szCs w:val="24"/>
        </w:rPr>
      </w:pPr>
      <w:r>
        <w:rPr>
          <w:color w:val="000000"/>
          <w:sz w:val="24"/>
          <w:szCs w:val="24"/>
        </w:rPr>
        <w:t>Respetar y aceptar la opinión de la mayoría</w:t>
      </w:r>
    </w:p>
    <w:p w14:paraId="0B23A64C" w14:textId="77777777" w:rsidR="000C4D4F" w:rsidRDefault="000C4D4F">
      <w:pPr>
        <w:pStyle w:val="Normal1"/>
        <w:spacing w:line="360" w:lineRule="auto"/>
        <w:rPr>
          <w:b/>
          <w:sz w:val="18"/>
          <w:szCs w:val="18"/>
        </w:rPr>
      </w:pPr>
    </w:p>
    <w:p w14:paraId="71AF715F" w14:textId="77777777" w:rsidR="000C4D4F" w:rsidRDefault="00EB507A">
      <w:pPr>
        <w:pStyle w:val="Normal1"/>
        <w:spacing w:line="360" w:lineRule="auto"/>
        <w:rPr>
          <w:b/>
          <w:sz w:val="24"/>
          <w:szCs w:val="24"/>
        </w:rPr>
      </w:pPr>
      <w:r>
        <w:rPr>
          <w:b/>
          <w:sz w:val="24"/>
          <w:szCs w:val="24"/>
        </w:rPr>
        <w:t xml:space="preserve">3.4.3.- EXPECTATIVAS MUTUAS ENTRE PROFESOR(A) Y ALUMNO(A): </w:t>
      </w:r>
    </w:p>
    <w:p w14:paraId="729D3974" w14:textId="77777777" w:rsidR="000C4D4F" w:rsidRDefault="00EB507A">
      <w:pPr>
        <w:pStyle w:val="Normal1"/>
        <w:spacing w:line="360" w:lineRule="auto"/>
        <w:rPr>
          <w:sz w:val="24"/>
          <w:szCs w:val="24"/>
        </w:rPr>
      </w:pPr>
      <w:r>
        <w:rPr>
          <w:sz w:val="24"/>
          <w:szCs w:val="24"/>
        </w:rPr>
        <w:t xml:space="preserve">¿Qué esperan encontrar estos dos Actores (Profesor(a) /Alumno(a), en su diario y permanente contacto?: </w:t>
      </w:r>
    </w:p>
    <w:p w14:paraId="14B1FF5E" w14:textId="77777777" w:rsidR="000C4D4F" w:rsidRDefault="00EB507A">
      <w:pPr>
        <w:pStyle w:val="Normal1"/>
        <w:spacing w:line="360" w:lineRule="auto"/>
        <w:rPr>
          <w:b/>
          <w:sz w:val="24"/>
          <w:szCs w:val="24"/>
        </w:rPr>
      </w:pPr>
      <w:r>
        <w:rPr>
          <w:b/>
          <w:sz w:val="24"/>
          <w:szCs w:val="24"/>
        </w:rPr>
        <w:t xml:space="preserve">3.4.3.1.- LOS ALUMNOS(AS) ESPERAN ENCONTRAR EN SUS PROFESORES(AS): </w:t>
      </w:r>
    </w:p>
    <w:p w14:paraId="0B9E861A" w14:textId="77777777" w:rsidR="000C4D4F" w:rsidRDefault="00EB507A">
      <w:pPr>
        <w:pStyle w:val="Normal1"/>
        <w:numPr>
          <w:ilvl w:val="0"/>
          <w:numId w:val="13"/>
        </w:numPr>
        <w:pBdr>
          <w:top w:val="nil"/>
          <w:left w:val="nil"/>
          <w:bottom w:val="nil"/>
          <w:right w:val="nil"/>
          <w:between w:val="nil"/>
        </w:pBdr>
        <w:spacing w:after="0" w:line="360" w:lineRule="auto"/>
        <w:jc w:val="both"/>
        <w:rPr>
          <w:b/>
          <w:color w:val="000000"/>
          <w:sz w:val="24"/>
          <w:szCs w:val="24"/>
        </w:rPr>
      </w:pPr>
      <w:r>
        <w:rPr>
          <w:color w:val="000000"/>
          <w:sz w:val="24"/>
          <w:szCs w:val="24"/>
        </w:rPr>
        <w:t>No sólo entregar y transmitir conocimientos. sino también educar, acompañar, motivar, cuestionar</w:t>
      </w:r>
    </w:p>
    <w:p w14:paraId="5B8B5BD3" w14:textId="77777777" w:rsidR="000C4D4F" w:rsidRDefault="00EB507A">
      <w:pPr>
        <w:pStyle w:val="Normal1"/>
        <w:numPr>
          <w:ilvl w:val="0"/>
          <w:numId w:val="13"/>
        </w:numPr>
        <w:pBdr>
          <w:top w:val="nil"/>
          <w:left w:val="nil"/>
          <w:bottom w:val="nil"/>
          <w:right w:val="nil"/>
          <w:between w:val="nil"/>
        </w:pBdr>
        <w:spacing w:after="0" w:line="360" w:lineRule="auto"/>
        <w:jc w:val="both"/>
        <w:rPr>
          <w:b/>
          <w:color w:val="000000"/>
          <w:sz w:val="24"/>
          <w:szCs w:val="24"/>
        </w:rPr>
      </w:pPr>
      <w:r>
        <w:rPr>
          <w:color w:val="000000"/>
          <w:sz w:val="24"/>
          <w:szCs w:val="24"/>
        </w:rPr>
        <w:t>Que tengan conocimientos y que sepan entregarlos con actitudes positivas hacia los alumnos</w:t>
      </w:r>
    </w:p>
    <w:p w14:paraId="0C4E9954" w14:textId="77777777" w:rsidR="000C4D4F" w:rsidRDefault="00EB507A">
      <w:pPr>
        <w:pStyle w:val="Normal1"/>
        <w:numPr>
          <w:ilvl w:val="0"/>
          <w:numId w:val="13"/>
        </w:numPr>
        <w:pBdr>
          <w:top w:val="nil"/>
          <w:left w:val="nil"/>
          <w:bottom w:val="nil"/>
          <w:right w:val="nil"/>
          <w:between w:val="nil"/>
        </w:pBdr>
        <w:spacing w:after="0" w:line="360" w:lineRule="auto"/>
        <w:jc w:val="both"/>
        <w:rPr>
          <w:b/>
          <w:color w:val="000000"/>
          <w:sz w:val="24"/>
          <w:szCs w:val="24"/>
        </w:rPr>
      </w:pPr>
      <w:r>
        <w:rPr>
          <w:color w:val="000000"/>
          <w:sz w:val="24"/>
          <w:szCs w:val="24"/>
        </w:rPr>
        <w:t>motivadores, comprensivos, pacientes</w:t>
      </w:r>
    </w:p>
    <w:p w14:paraId="3E5CDFAB" w14:textId="77777777" w:rsidR="000C4D4F" w:rsidRDefault="00EB507A">
      <w:pPr>
        <w:pStyle w:val="Normal1"/>
        <w:numPr>
          <w:ilvl w:val="0"/>
          <w:numId w:val="13"/>
        </w:numPr>
        <w:pBdr>
          <w:top w:val="nil"/>
          <w:left w:val="nil"/>
          <w:bottom w:val="nil"/>
          <w:right w:val="nil"/>
          <w:between w:val="nil"/>
        </w:pBdr>
        <w:spacing w:after="0" w:line="360" w:lineRule="auto"/>
        <w:jc w:val="both"/>
        <w:rPr>
          <w:b/>
          <w:color w:val="000000"/>
          <w:sz w:val="24"/>
          <w:szCs w:val="24"/>
        </w:rPr>
      </w:pPr>
      <w:r>
        <w:rPr>
          <w:color w:val="000000"/>
          <w:sz w:val="24"/>
          <w:szCs w:val="24"/>
        </w:rPr>
        <w:t>Que comprendan el mundo de los jóvenes y adolescentes, sus problemas, sus intereses, sus formas de diversión</w:t>
      </w:r>
    </w:p>
    <w:p w14:paraId="0BFD66C9" w14:textId="77777777" w:rsidR="000C4D4F" w:rsidRDefault="00EB507A">
      <w:pPr>
        <w:pStyle w:val="Normal1"/>
        <w:numPr>
          <w:ilvl w:val="0"/>
          <w:numId w:val="13"/>
        </w:numPr>
        <w:pBdr>
          <w:top w:val="nil"/>
          <w:left w:val="nil"/>
          <w:bottom w:val="nil"/>
          <w:right w:val="nil"/>
          <w:between w:val="nil"/>
        </w:pBdr>
        <w:spacing w:after="0" w:line="360" w:lineRule="auto"/>
        <w:jc w:val="both"/>
        <w:rPr>
          <w:b/>
          <w:color w:val="000000"/>
          <w:sz w:val="24"/>
          <w:szCs w:val="24"/>
        </w:rPr>
      </w:pPr>
      <w:r>
        <w:rPr>
          <w:color w:val="000000"/>
          <w:sz w:val="24"/>
          <w:szCs w:val="24"/>
        </w:rPr>
        <w:t>Con actitud positiva ante la vida y la sociedad</w:t>
      </w:r>
    </w:p>
    <w:p w14:paraId="135CE153" w14:textId="77777777" w:rsidR="000C4D4F" w:rsidRDefault="00EB507A">
      <w:pPr>
        <w:pStyle w:val="Normal1"/>
        <w:numPr>
          <w:ilvl w:val="0"/>
          <w:numId w:val="13"/>
        </w:numPr>
        <w:pBdr>
          <w:top w:val="nil"/>
          <w:left w:val="nil"/>
          <w:bottom w:val="nil"/>
          <w:right w:val="nil"/>
          <w:between w:val="nil"/>
        </w:pBdr>
        <w:spacing w:after="0" w:line="360" w:lineRule="auto"/>
        <w:jc w:val="both"/>
        <w:rPr>
          <w:b/>
          <w:color w:val="000000"/>
          <w:sz w:val="24"/>
          <w:szCs w:val="24"/>
        </w:rPr>
      </w:pPr>
      <w:r>
        <w:rPr>
          <w:color w:val="000000"/>
          <w:sz w:val="24"/>
          <w:szCs w:val="24"/>
        </w:rPr>
        <w:t>Capaces de valorar las nuevas formas de relación entre los distintos y actuales miembros de la comunidad</w:t>
      </w:r>
    </w:p>
    <w:p w14:paraId="6D3CD862" w14:textId="77777777" w:rsidR="000C4D4F" w:rsidRDefault="00EB507A">
      <w:pPr>
        <w:pStyle w:val="Normal1"/>
        <w:numPr>
          <w:ilvl w:val="0"/>
          <w:numId w:val="13"/>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Actitud permanente de ayuda al alumno/a en su integración social y profesional. </w:t>
      </w:r>
    </w:p>
    <w:p w14:paraId="52462063" w14:textId="77777777" w:rsidR="000C4D4F" w:rsidRDefault="00EB507A">
      <w:pPr>
        <w:pStyle w:val="Normal1"/>
        <w:spacing w:line="360" w:lineRule="auto"/>
        <w:rPr>
          <w:b/>
          <w:sz w:val="24"/>
          <w:szCs w:val="24"/>
        </w:rPr>
      </w:pPr>
      <w:r>
        <w:rPr>
          <w:b/>
          <w:sz w:val="24"/>
          <w:szCs w:val="24"/>
        </w:rPr>
        <w:t xml:space="preserve">3.4.3.2.- LOS PROFESORES DESEAN QUE CADA ALUMNO(A): </w:t>
      </w:r>
    </w:p>
    <w:p w14:paraId="6755484F"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t>Tiene voluntad y buena disposición para estudiar, es responsable</w:t>
      </w:r>
    </w:p>
    <w:p w14:paraId="4DC3F071"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Es esforzado. </w:t>
      </w:r>
    </w:p>
    <w:p w14:paraId="70EBEE8C"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t>Demuestra ser inteligente, comprendiendo con facilidad los contenidos entregados</w:t>
      </w:r>
    </w:p>
    <w:p w14:paraId="262B6659"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No trata de divertirse en clases sino solo a través del estudio y el esfuerzo </w:t>
      </w:r>
    </w:p>
    <w:p w14:paraId="6A0236FA"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lastRenderedPageBreak/>
        <w:t>Acepta de buen grado la realidad que le corresponde vivir, tanto en lo social como en lo económico</w:t>
      </w:r>
    </w:p>
    <w:p w14:paraId="7203FC12"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t>Se atreve a romper esquemas responsablemente, y aceptando sus responsabilidades cuando hay resultados negativos</w:t>
      </w:r>
    </w:p>
    <w:p w14:paraId="1DEA23EB"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t>Se respetuoso, considerando este respeto no como sumisión, sino como un reconocimiento al nivel del “otro”</w:t>
      </w:r>
    </w:p>
    <w:p w14:paraId="3A70BF12"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Valora la entrega del profesor (a), tanto en el tiempo que </w:t>
      </w:r>
      <w:proofErr w:type="gramStart"/>
      <w:r>
        <w:rPr>
          <w:color w:val="000000"/>
          <w:sz w:val="24"/>
          <w:szCs w:val="24"/>
        </w:rPr>
        <w:t>le</w:t>
      </w:r>
      <w:proofErr w:type="gramEnd"/>
      <w:r>
        <w:rPr>
          <w:color w:val="000000"/>
          <w:sz w:val="24"/>
          <w:szCs w:val="24"/>
        </w:rPr>
        <w:t xml:space="preserve"> dedica a sus alumnos (as), como en el dedicado a preparar el material de trabajo </w:t>
      </w:r>
    </w:p>
    <w:p w14:paraId="125EE112"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t>Muestra una permanente disposición de interés por aprender.</w:t>
      </w:r>
    </w:p>
    <w:p w14:paraId="5CED269C" w14:textId="77777777" w:rsidR="000C4D4F" w:rsidRDefault="00EB507A">
      <w:pPr>
        <w:pStyle w:val="Normal1"/>
        <w:numPr>
          <w:ilvl w:val="0"/>
          <w:numId w:val="14"/>
        </w:numPr>
        <w:pBdr>
          <w:top w:val="nil"/>
          <w:left w:val="nil"/>
          <w:bottom w:val="nil"/>
          <w:right w:val="nil"/>
          <w:between w:val="nil"/>
        </w:pBdr>
        <w:spacing w:after="0" w:line="360" w:lineRule="auto"/>
        <w:jc w:val="both"/>
        <w:rPr>
          <w:b/>
          <w:color w:val="000000"/>
          <w:sz w:val="24"/>
          <w:szCs w:val="24"/>
        </w:rPr>
      </w:pPr>
      <w:r>
        <w:rPr>
          <w:color w:val="000000"/>
          <w:sz w:val="24"/>
          <w:szCs w:val="24"/>
        </w:rPr>
        <w:t>Responsable en el cumplimiento de todos sus deberes escolares.</w:t>
      </w:r>
    </w:p>
    <w:p w14:paraId="4B16904F" w14:textId="77777777" w:rsidR="001C4123" w:rsidRDefault="001C4123">
      <w:pPr>
        <w:pStyle w:val="Normal1"/>
        <w:spacing w:line="360" w:lineRule="auto"/>
        <w:rPr>
          <w:b/>
          <w:sz w:val="24"/>
          <w:szCs w:val="24"/>
        </w:rPr>
      </w:pPr>
    </w:p>
    <w:p w14:paraId="67ACE2AC" w14:textId="6AB2092A" w:rsidR="000C4D4F" w:rsidRDefault="00EB507A">
      <w:pPr>
        <w:pStyle w:val="Normal1"/>
        <w:spacing w:line="360" w:lineRule="auto"/>
        <w:rPr>
          <w:b/>
          <w:sz w:val="24"/>
          <w:szCs w:val="24"/>
        </w:rPr>
      </w:pPr>
      <w:r>
        <w:rPr>
          <w:b/>
          <w:sz w:val="24"/>
          <w:szCs w:val="24"/>
        </w:rPr>
        <w:t>3.4.4.</w:t>
      </w:r>
      <w:proofErr w:type="gramStart"/>
      <w:r>
        <w:rPr>
          <w:b/>
          <w:sz w:val="24"/>
          <w:szCs w:val="24"/>
        </w:rPr>
        <w:t>-  PASOS</w:t>
      </w:r>
      <w:proofErr w:type="gramEnd"/>
      <w:r>
        <w:rPr>
          <w:b/>
          <w:sz w:val="24"/>
          <w:szCs w:val="24"/>
        </w:rPr>
        <w:t xml:space="preserve"> A SEGUIR EN CASO DE AGRESIÓN FÍSICA O PSICOLÓGICADE PROFESOR – ALUMNO: </w:t>
      </w:r>
    </w:p>
    <w:p w14:paraId="6E80DB37" w14:textId="77777777" w:rsidR="000C4D4F" w:rsidRDefault="00EB507A">
      <w:pPr>
        <w:pStyle w:val="Normal1"/>
        <w:spacing w:line="360" w:lineRule="auto"/>
        <w:ind w:firstLine="708"/>
        <w:rPr>
          <w:b/>
          <w:sz w:val="24"/>
          <w:szCs w:val="24"/>
        </w:rPr>
      </w:pPr>
      <w:r>
        <w:rPr>
          <w:b/>
          <w:sz w:val="24"/>
          <w:szCs w:val="24"/>
        </w:rPr>
        <w:t xml:space="preserve">3.4.4.1.- POR PARTE DEL ALUMNO (A): </w:t>
      </w:r>
    </w:p>
    <w:p w14:paraId="6066BB0C" w14:textId="77777777" w:rsidR="000C4D4F" w:rsidRDefault="00EB507A">
      <w:pPr>
        <w:pStyle w:val="Normal1"/>
        <w:spacing w:line="360" w:lineRule="auto"/>
        <w:ind w:firstLine="708"/>
        <w:rPr>
          <w:sz w:val="24"/>
          <w:szCs w:val="24"/>
        </w:rPr>
      </w:pPr>
      <w:r>
        <w:rPr>
          <w:sz w:val="24"/>
          <w:szCs w:val="24"/>
        </w:rPr>
        <w:t xml:space="preserve">Si un alumno o alumna estima que ha sido víctima de maltrato físico o psicológico por parte de cualquier profesor/a o funcionario/a del establecimiento, deberá: </w:t>
      </w:r>
    </w:p>
    <w:p w14:paraId="6022B51E"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Dar cuenta de inmediato a su profesor/a jefe </w:t>
      </w:r>
    </w:p>
    <w:p w14:paraId="2E8B201C"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Si el involucrado/a es su profesor/a jefe, se dirigirá al encargado de convivencia escolar de la escuela. </w:t>
      </w:r>
    </w:p>
    <w:p w14:paraId="2A5B8E57"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El profesor jefe, después de haber solicitado todos los antecedentes del caso al alumno/a, conversará personalmente con el profesor/a acusado/a por el alumno/a.</w:t>
      </w:r>
    </w:p>
    <w:p w14:paraId="157073FA"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Si el profesor/a reconoce su falta, deberá entrevistarse con el alumno/</w:t>
      </w:r>
      <w:proofErr w:type="spellStart"/>
      <w:r>
        <w:rPr>
          <w:color w:val="000000"/>
          <w:sz w:val="24"/>
          <w:szCs w:val="24"/>
        </w:rPr>
        <w:t>a</w:t>
      </w:r>
      <w:proofErr w:type="spellEnd"/>
      <w:r>
        <w:rPr>
          <w:color w:val="000000"/>
          <w:sz w:val="24"/>
          <w:szCs w:val="24"/>
        </w:rPr>
        <w:t xml:space="preserve"> afectado/a, en presencia del profesor jefe, dándole las explicaciones que correspondan y entregándole las excusas. </w:t>
      </w:r>
      <w:proofErr w:type="spellStart"/>
      <w:r>
        <w:rPr>
          <w:color w:val="000000"/>
          <w:sz w:val="24"/>
          <w:szCs w:val="24"/>
        </w:rPr>
        <w:t>si</w:t>
      </w:r>
      <w:proofErr w:type="spellEnd"/>
      <w:r>
        <w:rPr>
          <w:color w:val="000000"/>
          <w:sz w:val="24"/>
          <w:szCs w:val="24"/>
        </w:rPr>
        <w:t xml:space="preserve"> dichas excusas son aceptadas por el alumno/a, se dará por terminado el “incidente”. </w:t>
      </w:r>
    </w:p>
    <w:p w14:paraId="161E0588"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Si el profesor no reconoce su responsabilidad y se niega a entregar las excusas al alumno/a, el profesor jefe entregará por escrito los antecedentes de la situación al encargado de convivencia escolar de la escuela. </w:t>
      </w:r>
    </w:p>
    <w:p w14:paraId="18C6DF5E"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lastRenderedPageBreak/>
        <w:t xml:space="preserve">El encargado de convivencia escolar, previa reunión con cada una de las partes por </w:t>
      </w:r>
      <w:proofErr w:type="gramStart"/>
      <w:r>
        <w:rPr>
          <w:color w:val="000000"/>
          <w:sz w:val="24"/>
          <w:szCs w:val="24"/>
        </w:rPr>
        <w:t>separado,</w:t>
      </w:r>
      <w:proofErr w:type="gramEnd"/>
      <w:r>
        <w:rPr>
          <w:color w:val="000000"/>
          <w:sz w:val="24"/>
          <w:szCs w:val="24"/>
        </w:rPr>
        <w:t xml:space="preserve"> solicitará una declaración por escrito a cada uno de los involucrados, con detalle de los hechos, indicación de posibles causas que motivaron la situación e indicación de posible solución. </w:t>
      </w:r>
    </w:p>
    <w:p w14:paraId="2073CC07"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El encargado de convivencia, estudiados los antecedentes presentados por las partes, los cita en conjunto proponiendo una última oportunidad de solución.</w:t>
      </w:r>
    </w:p>
    <w:p w14:paraId="1566E8D6"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Si las partes aceptan la solución propuesta, se dará por finiquitada la participación del encargado de convivencia, archivando los antecedentes donde corresponda. </w:t>
      </w:r>
    </w:p>
    <w:p w14:paraId="27FF0760"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Si no se soluciona a este nivel, el encargado de convivencia cita a los padres del alumno/</w:t>
      </w:r>
      <w:proofErr w:type="spellStart"/>
      <w:r>
        <w:rPr>
          <w:color w:val="000000"/>
          <w:sz w:val="24"/>
          <w:szCs w:val="24"/>
        </w:rPr>
        <w:t>a</w:t>
      </w:r>
      <w:proofErr w:type="spellEnd"/>
      <w:r>
        <w:rPr>
          <w:color w:val="000000"/>
          <w:sz w:val="24"/>
          <w:szCs w:val="24"/>
        </w:rPr>
        <w:t xml:space="preserve"> afectado/a, poniéndolos al tanto de la situación, comunicándoles las gestiones realizadas e informándoles que pueden seguir gestiones, si lo estiman conveniente, ante la dirección del establecimiento.</w:t>
      </w:r>
    </w:p>
    <w:p w14:paraId="7DCAB919"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Si los padres aceptan esto, se fija una reunión como último recurso en el ámbito del establecimiento entre todos los interesados (profesor, padres y alumno(a)) con la dirección del establecimiento.</w:t>
      </w:r>
    </w:p>
    <w:p w14:paraId="652C025E"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El resultado favorable de </w:t>
      </w:r>
      <w:proofErr w:type="gramStart"/>
      <w:r>
        <w:rPr>
          <w:color w:val="000000"/>
          <w:sz w:val="24"/>
          <w:szCs w:val="24"/>
        </w:rPr>
        <w:t>este reunión</w:t>
      </w:r>
      <w:proofErr w:type="gramEnd"/>
      <w:r>
        <w:rPr>
          <w:color w:val="000000"/>
          <w:sz w:val="24"/>
          <w:szCs w:val="24"/>
        </w:rPr>
        <w:t xml:space="preserve"> da por superado el incidente, debiendo las partes dar a conocer su buena disposición para enfrentar hechos similares en el futuro, y comprometiéndose los padres a trabajar más con su hijo (a) y a estar más en contacto con la escuela.</w:t>
      </w:r>
    </w:p>
    <w:p w14:paraId="6463CDF3" w14:textId="77777777" w:rsidR="000C4D4F" w:rsidRDefault="00EB507A">
      <w:pPr>
        <w:pStyle w:val="Normal1"/>
        <w:numPr>
          <w:ilvl w:val="0"/>
          <w:numId w:val="15"/>
        </w:numPr>
        <w:pBdr>
          <w:top w:val="nil"/>
          <w:left w:val="nil"/>
          <w:bottom w:val="nil"/>
          <w:right w:val="nil"/>
          <w:between w:val="nil"/>
        </w:pBdr>
        <w:spacing w:after="0" w:line="360" w:lineRule="auto"/>
        <w:jc w:val="both"/>
        <w:rPr>
          <w:b/>
          <w:color w:val="000000"/>
          <w:sz w:val="24"/>
          <w:szCs w:val="24"/>
        </w:rPr>
      </w:pPr>
      <w:r>
        <w:rPr>
          <w:color w:val="000000"/>
          <w:sz w:val="24"/>
          <w:szCs w:val="24"/>
        </w:rPr>
        <w:t>Si la gestión ante la dirección también resulta negativa, se comunica a los padres que ellos deben interponer ante las autoridades superiores de educación las apelaciones que estimen conveniente, estando obligado el establecimiento a proporcionarles todos los antecedentes disponibles y/o los manuales, reglamentos, protocolos, etc. existentes, y que digan relación con los pasos a seguir en estas situaciones. protocolo de maltrato físico y psicológico “profesor – alumno”.</w:t>
      </w:r>
    </w:p>
    <w:p w14:paraId="2CB043BE" w14:textId="77777777" w:rsidR="001C4123" w:rsidRDefault="001C4123">
      <w:pPr>
        <w:pStyle w:val="Normal1"/>
        <w:ind w:left="1247"/>
        <w:rPr>
          <w:b/>
          <w:color w:val="000000"/>
          <w:sz w:val="24"/>
          <w:szCs w:val="24"/>
        </w:rPr>
      </w:pPr>
    </w:p>
    <w:p w14:paraId="4E5E0A4C" w14:textId="77777777" w:rsidR="001C4123" w:rsidRDefault="001C4123">
      <w:pPr>
        <w:pStyle w:val="Normal1"/>
        <w:ind w:left="1247"/>
        <w:rPr>
          <w:b/>
          <w:color w:val="000000"/>
          <w:sz w:val="24"/>
          <w:szCs w:val="24"/>
        </w:rPr>
      </w:pPr>
    </w:p>
    <w:p w14:paraId="758B8EEC" w14:textId="77777777" w:rsidR="001C4123" w:rsidRDefault="001C4123">
      <w:pPr>
        <w:pStyle w:val="Normal1"/>
        <w:ind w:left="1247"/>
        <w:rPr>
          <w:b/>
          <w:color w:val="000000"/>
          <w:sz w:val="24"/>
          <w:szCs w:val="24"/>
        </w:rPr>
      </w:pPr>
    </w:p>
    <w:p w14:paraId="6B80AC62" w14:textId="77777777" w:rsidR="001C4123" w:rsidRDefault="001C4123">
      <w:pPr>
        <w:pStyle w:val="Normal1"/>
        <w:ind w:left="1247"/>
        <w:rPr>
          <w:b/>
          <w:color w:val="000000"/>
          <w:sz w:val="24"/>
          <w:szCs w:val="24"/>
        </w:rPr>
      </w:pPr>
    </w:p>
    <w:p w14:paraId="63E0E281" w14:textId="05F6E375" w:rsidR="000C4D4F" w:rsidRDefault="00EB507A">
      <w:pPr>
        <w:pStyle w:val="Normal1"/>
        <w:ind w:left="1247"/>
      </w:pPr>
      <w:r>
        <w:rPr>
          <w:b/>
          <w:color w:val="000000"/>
          <w:sz w:val="24"/>
          <w:szCs w:val="24"/>
        </w:rPr>
        <w:lastRenderedPageBreak/>
        <w:t xml:space="preserve">ACCIONES Y PLAZOS DEL PROTOCOLO </w:t>
      </w:r>
    </w:p>
    <w:tbl>
      <w:tblPr>
        <w:tblStyle w:val="aa"/>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268"/>
        <w:gridCol w:w="3544"/>
      </w:tblGrid>
      <w:tr w:rsidR="000C4D4F" w14:paraId="05299353" w14:textId="77777777">
        <w:trPr>
          <w:cantSplit/>
          <w:tblHeader/>
        </w:trPr>
        <w:tc>
          <w:tcPr>
            <w:tcW w:w="2830" w:type="dxa"/>
          </w:tcPr>
          <w:p w14:paraId="455E5909" w14:textId="77777777" w:rsidR="000C4D4F" w:rsidRDefault="00EB507A">
            <w:pPr>
              <w:pStyle w:val="Normal1"/>
              <w:rPr>
                <w:b/>
                <w:color w:val="000000"/>
                <w:sz w:val="24"/>
                <w:szCs w:val="24"/>
              </w:rPr>
            </w:pPr>
            <w:r>
              <w:rPr>
                <w:b/>
                <w:color w:val="000000"/>
                <w:sz w:val="24"/>
                <w:szCs w:val="24"/>
              </w:rPr>
              <w:t>ACCIÓN</w:t>
            </w:r>
          </w:p>
        </w:tc>
        <w:tc>
          <w:tcPr>
            <w:tcW w:w="2268" w:type="dxa"/>
          </w:tcPr>
          <w:p w14:paraId="4F8A96DE" w14:textId="77777777" w:rsidR="000C4D4F" w:rsidRDefault="00EB507A">
            <w:pPr>
              <w:pStyle w:val="Normal1"/>
              <w:rPr>
                <w:b/>
                <w:color w:val="000000"/>
                <w:sz w:val="24"/>
                <w:szCs w:val="24"/>
              </w:rPr>
            </w:pPr>
            <w:r>
              <w:rPr>
                <w:b/>
                <w:color w:val="000000"/>
                <w:sz w:val="24"/>
                <w:szCs w:val="24"/>
              </w:rPr>
              <w:t>PLAZO</w:t>
            </w:r>
          </w:p>
        </w:tc>
        <w:tc>
          <w:tcPr>
            <w:tcW w:w="3544" w:type="dxa"/>
          </w:tcPr>
          <w:p w14:paraId="12CAB25F" w14:textId="77777777" w:rsidR="000C4D4F" w:rsidRDefault="00EB507A">
            <w:pPr>
              <w:pStyle w:val="Normal1"/>
              <w:jc w:val="center"/>
              <w:rPr>
                <w:b/>
                <w:color w:val="000000"/>
                <w:sz w:val="24"/>
                <w:szCs w:val="24"/>
              </w:rPr>
            </w:pPr>
            <w:r>
              <w:rPr>
                <w:b/>
                <w:color w:val="000000"/>
                <w:sz w:val="24"/>
                <w:szCs w:val="24"/>
              </w:rPr>
              <w:t>RESPONSABLES</w:t>
            </w:r>
          </w:p>
        </w:tc>
      </w:tr>
      <w:tr w:rsidR="000C4D4F" w14:paraId="3C74F169" w14:textId="77777777">
        <w:trPr>
          <w:cantSplit/>
          <w:tblHeader/>
        </w:trPr>
        <w:tc>
          <w:tcPr>
            <w:tcW w:w="2830" w:type="dxa"/>
          </w:tcPr>
          <w:p w14:paraId="27057C18" w14:textId="77777777" w:rsidR="000C4D4F" w:rsidRDefault="00EB507A">
            <w:pPr>
              <w:pStyle w:val="Normal1"/>
              <w:rPr>
                <w:b/>
                <w:color w:val="000000"/>
                <w:sz w:val="24"/>
                <w:szCs w:val="24"/>
              </w:rPr>
            </w:pPr>
            <w:proofErr w:type="spellStart"/>
            <w:r>
              <w:rPr>
                <w:b/>
                <w:color w:val="000000"/>
                <w:sz w:val="24"/>
                <w:szCs w:val="24"/>
              </w:rPr>
              <w:t>Presentación</w:t>
            </w:r>
            <w:proofErr w:type="spellEnd"/>
            <w:r>
              <w:rPr>
                <w:b/>
                <w:color w:val="000000"/>
                <w:sz w:val="24"/>
                <w:szCs w:val="24"/>
              </w:rPr>
              <w:t xml:space="preserve"> de </w:t>
            </w:r>
            <w:proofErr w:type="spellStart"/>
            <w:r>
              <w:rPr>
                <w:b/>
                <w:color w:val="000000"/>
                <w:sz w:val="24"/>
                <w:szCs w:val="24"/>
              </w:rPr>
              <w:t>reclamo</w:t>
            </w:r>
            <w:proofErr w:type="spellEnd"/>
            <w:r>
              <w:rPr>
                <w:b/>
                <w:color w:val="000000"/>
                <w:sz w:val="24"/>
                <w:szCs w:val="24"/>
              </w:rPr>
              <w:t>             </w:t>
            </w:r>
          </w:p>
        </w:tc>
        <w:tc>
          <w:tcPr>
            <w:tcW w:w="2268" w:type="dxa"/>
          </w:tcPr>
          <w:p w14:paraId="18766D41" w14:textId="77777777" w:rsidR="000C4D4F" w:rsidRDefault="00EB507A">
            <w:pPr>
              <w:pStyle w:val="Normal1"/>
              <w:rPr>
                <w:b/>
                <w:color w:val="000000"/>
                <w:sz w:val="24"/>
                <w:szCs w:val="24"/>
              </w:rPr>
            </w:pPr>
            <w:r>
              <w:rPr>
                <w:b/>
                <w:color w:val="000000"/>
                <w:sz w:val="24"/>
                <w:szCs w:val="24"/>
              </w:rPr>
              <w:t> día 1</w:t>
            </w:r>
          </w:p>
        </w:tc>
        <w:tc>
          <w:tcPr>
            <w:tcW w:w="3544" w:type="dxa"/>
          </w:tcPr>
          <w:p w14:paraId="124A0380" w14:textId="77777777" w:rsidR="000C4D4F" w:rsidRDefault="00EB507A">
            <w:pPr>
              <w:pStyle w:val="Normal1"/>
              <w:jc w:val="center"/>
              <w:rPr>
                <w:b/>
                <w:color w:val="000000"/>
                <w:sz w:val="24"/>
                <w:szCs w:val="24"/>
              </w:rPr>
            </w:pPr>
            <w:r>
              <w:rPr>
                <w:b/>
                <w:color w:val="000000"/>
                <w:sz w:val="24"/>
                <w:szCs w:val="24"/>
              </w:rPr>
              <w:t xml:space="preserve">Inspector o </w:t>
            </w:r>
            <w:proofErr w:type="spellStart"/>
            <w:r>
              <w:rPr>
                <w:b/>
                <w:color w:val="000000"/>
                <w:sz w:val="24"/>
                <w:szCs w:val="24"/>
              </w:rPr>
              <w:t>profesor</w:t>
            </w:r>
            <w:proofErr w:type="spellEnd"/>
            <w:r>
              <w:rPr>
                <w:b/>
                <w:color w:val="000000"/>
                <w:sz w:val="24"/>
                <w:szCs w:val="24"/>
              </w:rPr>
              <w:t xml:space="preserve"> jefe</w:t>
            </w:r>
          </w:p>
        </w:tc>
      </w:tr>
      <w:tr w:rsidR="000C4D4F" w14:paraId="7ACB3087" w14:textId="77777777">
        <w:trPr>
          <w:cantSplit/>
          <w:tblHeader/>
        </w:trPr>
        <w:tc>
          <w:tcPr>
            <w:tcW w:w="2830" w:type="dxa"/>
          </w:tcPr>
          <w:p w14:paraId="6D5E0D8D" w14:textId="77777777" w:rsidR="000C4D4F" w:rsidRDefault="00EB507A">
            <w:pPr>
              <w:pStyle w:val="Normal1"/>
            </w:pPr>
            <w:proofErr w:type="spellStart"/>
            <w:r>
              <w:rPr>
                <w:b/>
                <w:color w:val="000000"/>
                <w:sz w:val="24"/>
                <w:szCs w:val="24"/>
              </w:rPr>
              <w:t>Derivación</w:t>
            </w:r>
            <w:proofErr w:type="spellEnd"/>
            <w:r>
              <w:rPr>
                <w:b/>
                <w:color w:val="000000"/>
                <w:sz w:val="24"/>
                <w:szCs w:val="24"/>
              </w:rPr>
              <w:t xml:space="preserve"> o </w:t>
            </w:r>
            <w:proofErr w:type="spellStart"/>
            <w:r>
              <w:rPr>
                <w:b/>
                <w:color w:val="000000"/>
                <w:sz w:val="24"/>
                <w:szCs w:val="24"/>
              </w:rPr>
              <w:t>denuncia</w:t>
            </w:r>
            <w:proofErr w:type="spellEnd"/>
          </w:p>
        </w:tc>
        <w:tc>
          <w:tcPr>
            <w:tcW w:w="2268" w:type="dxa"/>
          </w:tcPr>
          <w:p w14:paraId="4C3AD435" w14:textId="77777777" w:rsidR="000C4D4F" w:rsidRDefault="00EB507A">
            <w:pPr>
              <w:pStyle w:val="Normal1"/>
            </w:pPr>
            <w:r>
              <w:rPr>
                <w:b/>
                <w:color w:val="000000"/>
                <w:sz w:val="24"/>
                <w:szCs w:val="24"/>
              </w:rPr>
              <w:t> 24 horas</w:t>
            </w:r>
          </w:p>
        </w:tc>
        <w:tc>
          <w:tcPr>
            <w:tcW w:w="3544" w:type="dxa"/>
          </w:tcPr>
          <w:p w14:paraId="07EBC402" w14:textId="77777777" w:rsidR="000C4D4F" w:rsidRPr="001C4123" w:rsidRDefault="00EB507A">
            <w:pPr>
              <w:pStyle w:val="Normal1"/>
              <w:jc w:val="center"/>
              <w:rPr>
                <w:lang w:val="es-CL"/>
              </w:rPr>
            </w:pPr>
            <w:r w:rsidRPr="001C4123">
              <w:rPr>
                <w:b/>
                <w:color w:val="000000"/>
                <w:sz w:val="24"/>
                <w:szCs w:val="24"/>
                <w:lang w:val="es-CL"/>
              </w:rPr>
              <w:t>Equipo psicosocial o encargado de convivencia escolar</w:t>
            </w:r>
          </w:p>
        </w:tc>
      </w:tr>
      <w:tr w:rsidR="000C4D4F" w14:paraId="4C3809F6" w14:textId="77777777">
        <w:trPr>
          <w:cantSplit/>
          <w:tblHeader/>
        </w:trPr>
        <w:tc>
          <w:tcPr>
            <w:tcW w:w="2830" w:type="dxa"/>
          </w:tcPr>
          <w:p w14:paraId="6011A6E6" w14:textId="77777777" w:rsidR="000C4D4F" w:rsidRDefault="00EB507A">
            <w:pPr>
              <w:pStyle w:val="Normal1"/>
            </w:pPr>
            <w:proofErr w:type="spellStart"/>
            <w:r>
              <w:rPr>
                <w:b/>
                <w:color w:val="000000"/>
                <w:sz w:val="24"/>
                <w:szCs w:val="24"/>
              </w:rPr>
              <w:t>Indagación</w:t>
            </w:r>
            <w:proofErr w:type="spellEnd"/>
            <w:r>
              <w:rPr>
                <w:b/>
                <w:color w:val="000000"/>
                <w:sz w:val="24"/>
                <w:szCs w:val="24"/>
              </w:rPr>
              <w:t xml:space="preserve"> e </w:t>
            </w:r>
            <w:proofErr w:type="spellStart"/>
            <w:r>
              <w:rPr>
                <w:b/>
                <w:color w:val="000000"/>
                <w:sz w:val="24"/>
                <w:szCs w:val="24"/>
              </w:rPr>
              <w:t>informe</w:t>
            </w:r>
            <w:proofErr w:type="spellEnd"/>
            <w:r>
              <w:rPr>
                <w:b/>
                <w:color w:val="000000"/>
                <w:sz w:val="24"/>
                <w:szCs w:val="24"/>
              </w:rPr>
              <w:t xml:space="preserve"> </w:t>
            </w:r>
            <w:proofErr w:type="spellStart"/>
            <w:r>
              <w:rPr>
                <w:b/>
                <w:color w:val="000000"/>
                <w:sz w:val="24"/>
                <w:szCs w:val="24"/>
              </w:rPr>
              <w:t>preliminar</w:t>
            </w:r>
            <w:proofErr w:type="spellEnd"/>
          </w:p>
        </w:tc>
        <w:tc>
          <w:tcPr>
            <w:tcW w:w="2268" w:type="dxa"/>
          </w:tcPr>
          <w:p w14:paraId="203CA923" w14:textId="77777777" w:rsidR="000C4D4F" w:rsidRDefault="00EB507A">
            <w:pPr>
              <w:pStyle w:val="Normal1"/>
            </w:pPr>
            <w:r>
              <w:rPr>
                <w:b/>
                <w:color w:val="000000"/>
                <w:sz w:val="24"/>
                <w:szCs w:val="24"/>
              </w:rPr>
              <w:t xml:space="preserve">3 días </w:t>
            </w:r>
            <w:proofErr w:type="spellStart"/>
            <w:r>
              <w:rPr>
                <w:b/>
                <w:color w:val="000000"/>
                <w:sz w:val="24"/>
                <w:szCs w:val="24"/>
              </w:rPr>
              <w:t>hábiles</w:t>
            </w:r>
            <w:proofErr w:type="spellEnd"/>
          </w:p>
        </w:tc>
        <w:tc>
          <w:tcPr>
            <w:tcW w:w="3544" w:type="dxa"/>
          </w:tcPr>
          <w:p w14:paraId="5231668D" w14:textId="77777777" w:rsidR="000C4D4F" w:rsidRDefault="00EB507A">
            <w:pPr>
              <w:pStyle w:val="Normal1"/>
              <w:jc w:val="center"/>
            </w:pPr>
            <w:proofErr w:type="spellStart"/>
            <w:r>
              <w:rPr>
                <w:b/>
                <w:color w:val="000000"/>
                <w:sz w:val="24"/>
                <w:szCs w:val="24"/>
              </w:rPr>
              <w:t>Encargado</w:t>
            </w:r>
            <w:proofErr w:type="spellEnd"/>
            <w:r>
              <w:rPr>
                <w:b/>
                <w:color w:val="000000"/>
                <w:sz w:val="24"/>
                <w:szCs w:val="24"/>
              </w:rPr>
              <w:t xml:space="preserve"> De </w:t>
            </w:r>
            <w:proofErr w:type="spellStart"/>
            <w:r>
              <w:rPr>
                <w:b/>
                <w:color w:val="000000"/>
                <w:sz w:val="24"/>
                <w:szCs w:val="24"/>
              </w:rPr>
              <w:t>convivencia</w:t>
            </w:r>
            <w:proofErr w:type="spellEnd"/>
            <w:r>
              <w:rPr>
                <w:b/>
                <w:color w:val="000000"/>
                <w:sz w:val="24"/>
                <w:szCs w:val="24"/>
              </w:rPr>
              <w:t xml:space="preserve"> escolar</w:t>
            </w:r>
          </w:p>
        </w:tc>
      </w:tr>
      <w:tr w:rsidR="000C4D4F" w14:paraId="5F433D30" w14:textId="77777777">
        <w:trPr>
          <w:cantSplit/>
          <w:tblHeader/>
        </w:trPr>
        <w:tc>
          <w:tcPr>
            <w:tcW w:w="2830" w:type="dxa"/>
          </w:tcPr>
          <w:p w14:paraId="1CE2FAEF" w14:textId="77777777" w:rsidR="000C4D4F" w:rsidRPr="001C4123" w:rsidRDefault="00EB507A">
            <w:pPr>
              <w:pStyle w:val="Normal1"/>
              <w:rPr>
                <w:lang w:val="es-CL"/>
              </w:rPr>
            </w:pPr>
            <w:r w:rsidRPr="001C4123">
              <w:rPr>
                <w:b/>
                <w:color w:val="000000"/>
                <w:sz w:val="24"/>
                <w:szCs w:val="24"/>
                <w:lang w:val="es-CL"/>
              </w:rPr>
              <w:t> informe final y plan de trabajo</w:t>
            </w:r>
          </w:p>
        </w:tc>
        <w:tc>
          <w:tcPr>
            <w:tcW w:w="2268" w:type="dxa"/>
          </w:tcPr>
          <w:p w14:paraId="4AC17120" w14:textId="77777777" w:rsidR="000C4D4F" w:rsidRDefault="00EB507A">
            <w:pPr>
              <w:pStyle w:val="Normal1"/>
            </w:pPr>
            <w:r>
              <w:rPr>
                <w:b/>
                <w:color w:val="000000"/>
                <w:sz w:val="24"/>
                <w:szCs w:val="24"/>
              </w:rPr>
              <w:t xml:space="preserve">5 días </w:t>
            </w:r>
            <w:proofErr w:type="spellStart"/>
            <w:r>
              <w:rPr>
                <w:b/>
                <w:color w:val="000000"/>
                <w:sz w:val="24"/>
                <w:szCs w:val="24"/>
              </w:rPr>
              <w:t>hábiles</w:t>
            </w:r>
            <w:proofErr w:type="spellEnd"/>
          </w:p>
        </w:tc>
        <w:tc>
          <w:tcPr>
            <w:tcW w:w="3544" w:type="dxa"/>
          </w:tcPr>
          <w:p w14:paraId="7A1DAB58" w14:textId="77777777" w:rsidR="000C4D4F" w:rsidRPr="001C4123" w:rsidRDefault="00EB507A">
            <w:pPr>
              <w:pStyle w:val="Normal1"/>
              <w:jc w:val="center"/>
              <w:rPr>
                <w:lang w:val="es-CL"/>
              </w:rPr>
            </w:pPr>
            <w:r w:rsidRPr="001C4123">
              <w:rPr>
                <w:b/>
                <w:color w:val="000000"/>
                <w:sz w:val="24"/>
                <w:szCs w:val="24"/>
                <w:lang w:val="es-CL"/>
              </w:rPr>
              <w:t>Encargado De convivencia escolar Equipo psicosocial</w:t>
            </w:r>
          </w:p>
        </w:tc>
      </w:tr>
    </w:tbl>
    <w:p w14:paraId="318F3BC5" w14:textId="77777777" w:rsidR="000C4D4F" w:rsidRDefault="00EB507A">
      <w:pPr>
        <w:pStyle w:val="Normal1"/>
        <w:ind w:left="1247"/>
      </w:pPr>
      <w:r>
        <w:rPr>
          <w:b/>
          <w:color w:val="000000"/>
          <w:sz w:val="24"/>
          <w:szCs w:val="24"/>
        </w:rPr>
        <w:t> </w:t>
      </w:r>
    </w:p>
    <w:p w14:paraId="5EF4CC88" w14:textId="77777777" w:rsidR="000C4D4F" w:rsidRDefault="00EB507A">
      <w:pPr>
        <w:pStyle w:val="Normal1"/>
        <w:numPr>
          <w:ilvl w:val="0"/>
          <w:numId w:val="170"/>
        </w:numPr>
        <w:pBdr>
          <w:top w:val="nil"/>
          <w:left w:val="nil"/>
          <w:bottom w:val="nil"/>
          <w:right w:val="nil"/>
          <w:between w:val="nil"/>
        </w:pBdr>
        <w:tabs>
          <w:tab w:val="left" w:pos="0"/>
          <w:tab w:val="left" w:pos="5508"/>
        </w:tabs>
        <w:spacing w:after="0"/>
        <w:jc w:val="both"/>
        <w:rPr>
          <w:b/>
          <w:color w:val="000000"/>
          <w:sz w:val="24"/>
          <w:szCs w:val="24"/>
        </w:rPr>
      </w:pPr>
      <w:r>
        <w:rPr>
          <w:color w:val="000000"/>
          <w:sz w:val="24"/>
          <w:szCs w:val="24"/>
        </w:rPr>
        <w:t>El encargado de convivencia o inspector citará a los padres o apoderados del estudiante afectado/a, vía telefónica o correo electrónico, poniéndolos al tanto de la situación, comunicándoles las gestiones realizadas e informándoles que pueden seguir gestiones, si lo estiman conveniente, ante la dirección del establecimiento.</w:t>
      </w:r>
    </w:p>
    <w:p w14:paraId="705760AF" w14:textId="77777777" w:rsidR="000C4D4F" w:rsidRDefault="00EB507A">
      <w:pPr>
        <w:pStyle w:val="Normal1"/>
        <w:numPr>
          <w:ilvl w:val="0"/>
          <w:numId w:val="170"/>
        </w:numPr>
        <w:pBdr>
          <w:top w:val="nil"/>
          <w:left w:val="nil"/>
          <w:bottom w:val="nil"/>
          <w:right w:val="nil"/>
          <w:between w:val="nil"/>
        </w:pBdr>
        <w:tabs>
          <w:tab w:val="left" w:pos="0"/>
          <w:tab w:val="left" w:pos="5508"/>
        </w:tabs>
        <w:spacing w:after="0"/>
        <w:jc w:val="both"/>
        <w:rPr>
          <w:b/>
          <w:color w:val="000000"/>
          <w:sz w:val="24"/>
          <w:szCs w:val="24"/>
        </w:rPr>
      </w:pPr>
      <w:r>
        <w:rPr>
          <w:color w:val="000000"/>
          <w:sz w:val="24"/>
          <w:szCs w:val="24"/>
        </w:rPr>
        <w:t>Se dejará registro en acta de reunión la entrevista realizada con apoderados y estudiante afectado/a</w:t>
      </w:r>
    </w:p>
    <w:p w14:paraId="63250D43" w14:textId="77777777" w:rsidR="000C4D4F" w:rsidRDefault="00EB507A">
      <w:pPr>
        <w:pStyle w:val="Normal1"/>
        <w:numPr>
          <w:ilvl w:val="0"/>
          <w:numId w:val="170"/>
        </w:numPr>
        <w:pBdr>
          <w:top w:val="nil"/>
          <w:left w:val="nil"/>
          <w:bottom w:val="nil"/>
          <w:right w:val="nil"/>
          <w:between w:val="nil"/>
        </w:pBdr>
        <w:tabs>
          <w:tab w:val="left" w:pos="0"/>
          <w:tab w:val="left" w:pos="5508"/>
        </w:tabs>
        <w:spacing w:after="0"/>
        <w:jc w:val="both"/>
        <w:rPr>
          <w:b/>
          <w:color w:val="000000"/>
          <w:sz w:val="24"/>
          <w:szCs w:val="24"/>
        </w:rPr>
      </w:pPr>
      <w:r>
        <w:rPr>
          <w:color w:val="000000"/>
          <w:sz w:val="24"/>
          <w:szCs w:val="24"/>
        </w:rPr>
        <w:t xml:space="preserve">Revisar PROTOCOLO DE ACTUACIÓN FRENTE A LA DETECCIÓN DE SITUACIONES DE VULNERACIÓN DE DERECHOS DE ESTUDIANTES contenido en las páginas 57 al 61 en el apartado de los protocolos </w:t>
      </w:r>
    </w:p>
    <w:p w14:paraId="1F7AAE91" w14:textId="77777777" w:rsidR="000C4D4F" w:rsidRDefault="000C4D4F">
      <w:pPr>
        <w:pStyle w:val="Normal1"/>
        <w:pBdr>
          <w:top w:val="nil"/>
          <w:left w:val="nil"/>
          <w:bottom w:val="nil"/>
          <w:right w:val="nil"/>
          <w:between w:val="nil"/>
        </w:pBdr>
        <w:tabs>
          <w:tab w:val="left" w:pos="0"/>
          <w:tab w:val="left" w:pos="5508"/>
        </w:tabs>
        <w:spacing w:after="0"/>
        <w:rPr>
          <w:b/>
          <w:color w:val="000000"/>
          <w:sz w:val="24"/>
          <w:szCs w:val="24"/>
        </w:rPr>
      </w:pPr>
    </w:p>
    <w:p w14:paraId="4087A161" w14:textId="77777777" w:rsidR="000C4D4F" w:rsidRDefault="00EB507A">
      <w:pPr>
        <w:pStyle w:val="Normal1"/>
        <w:pBdr>
          <w:top w:val="nil"/>
          <w:left w:val="nil"/>
          <w:bottom w:val="nil"/>
          <w:right w:val="nil"/>
          <w:between w:val="nil"/>
        </w:pBdr>
        <w:tabs>
          <w:tab w:val="left" w:pos="0"/>
          <w:tab w:val="left" w:pos="5508"/>
        </w:tabs>
        <w:spacing w:after="0"/>
        <w:rPr>
          <w:b/>
          <w:color w:val="000000"/>
          <w:sz w:val="28"/>
          <w:szCs w:val="28"/>
        </w:rPr>
      </w:pPr>
      <w:r>
        <w:rPr>
          <w:b/>
          <w:color w:val="000000"/>
          <w:sz w:val="24"/>
          <w:szCs w:val="24"/>
        </w:rPr>
        <w:t>MEDIDAS DE RESGUARDO</w:t>
      </w:r>
    </w:p>
    <w:p w14:paraId="2E46E2A0" w14:textId="77777777" w:rsidR="000C4D4F" w:rsidRDefault="00EB507A">
      <w:pPr>
        <w:pStyle w:val="Normal1"/>
        <w:numPr>
          <w:ilvl w:val="0"/>
          <w:numId w:val="170"/>
        </w:numPr>
        <w:pBdr>
          <w:top w:val="nil"/>
          <w:left w:val="nil"/>
          <w:bottom w:val="nil"/>
          <w:right w:val="nil"/>
          <w:between w:val="nil"/>
        </w:pBdr>
        <w:spacing w:after="0"/>
        <w:rPr>
          <w:color w:val="000000"/>
        </w:rPr>
      </w:pPr>
      <w:r>
        <w:rPr>
          <w:b/>
          <w:color w:val="000000"/>
          <w:sz w:val="24"/>
          <w:szCs w:val="24"/>
        </w:rPr>
        <w:t xml:space="preserve">PRESENTACIÓN DE RECLAMOS O DENUNCIAS </w:t>
      </w:r>
    </w:p>
    <w:p w14:paraId="7070EC8A" w14:textId="77777777" w:rsidR="000C4D4F" w:rsidRDefault="00EB507A">
      <w:pPr>
        <w:pStyle w:val="Normal1"/>
        <w:spacing w:before="160" w:after="0" w:line="365" w:lineRule="auto"/>
        <w:ind w:left="512" w:right="226" w:firstLine="348"/>
        <w:rPr>
          <w:color w:val="000000"/>
          <w:sz w:val="24"/>
          <w:szCs w:val="24"/>
        </w:rPr>
      </w:pPr>
      <w:r>
        <w:rPr>
          <w:color w:val="000000"/>
          <w:sz w:val="24"/>
          <w:szCs w:val="24"/>
        </w:rPr>
        <w:t xml:space="preserve">Todo reclamo o denuncia por conductas contrarias a la sana convivencia podrá ser presentado en forma verbal y cuando se le solicite en formas escrita ante el profesor jefe o en su ausencia a cualquier autoridad del establecimiento la que deberá dar cuenta a la Dirección dentro de un plazo de 24 horas a finde que se dé inicio a un debido proceso a través del encargado de Convivencia Escolar. </w:t>
      </w:r>
      <w:r>
        <w:rPr>
          <w:b/>
          <w:color w:val="000000"/>
          <w:sz w:val="24"/>
          <w:szCs w:val="24"/>
        </w:rPr>
        <w:t>Si existen antecedentes que hagan presumir la existencia de delito o se tenga conocimiento de hechos constitutivo de delito que afectare a los estudiantes o que hubieran tenido lugar dentro de la escuela se realizará la denuncia al Ministerio Público, Carabineros de Chile, Policía de Investigaciones o ante tribunal con competencia penal durante las 24 horas siguientes al momento en que se tome conocimiento del hecho.</w:t>
      </w:r>
      <w:r>
        <w:rPr>
          <w:color w:val="000000"/>
          <w:sz w:val="24"/>
          <w:szCs w:val="24"/>
        </w:rPr>
        <w:t xml:space="preserve">  </w:t>
      </w:r>
    </w:p>
    <w:p w14:paraId="372F50DC" w14:textId="77777777" w:rsidR="000C4D4F" w:rsidRDefault="00EB507A">
      <w:pPr>
        <w:pStyle w:val="Normal1"/>
        <w:numPr>
          <w:ilvl w:val="0"/>
          <w:numId w:val="170"/>
        </w:numPr>
        <w:pBdr>
          <w:top w:val="nil"/>
          <w:left w:val="nil"/>
          <w:bottom w:val="nil"/>
          <w:right w:val="nil"/>
          <w:between w:val="nil"/>
        </w:pBdr>
        <w:spacing w:before="160" w:after="0" w:line="365" w:lineRule="auto"/>
        <w:ind w:right="226"/>
        <w:rPr>
          <w:color w:val="000000"/>
        </w:rPr>
      </w:pPr>
      <w:r>
        <w:rPr>
          <w:color w:val="000000"/>
        </w:rPr>
        <w:t xml:space="preserve">DERIVACIÓN A SUMARIO ADMINISTRATIVO </w:t>
      </w:r>
    </w:p>
    <w:p w14:paraId="2D3DE2F6" w14:textId="77777777" w:rsidR="000C4D4F" w:rsidRDefault="00EB507A">
      <w:pPr>
        <w:pStyle w:val="Normal1"/>
        <w:pBdr>
          <w:top w:val="nil"/>
          <w:left w:val="nil"/>
          <w:bottom w:val="nil"/>
          <w:right w:val="nil"/>
          <w:between w:val="nil"/>
        </w:pBdr>
        <w:spacing w:after="0" w:line="365" w:lineRule="auto"/>
        <w:ind w:left="720" w:right="226"/>
        <w:rPr>
          <w:color w:val="000000"/>
        </w:rPr>
      </w:pPr>
      <w:r>
        <w:rPr>
          <w:color w:val="000000"/>
        </w:rPr>
        <w:lastRenderedPageBreak/>
        <w:t>Dentro de las 24 horas siguientes a la denuncia o reclamo se deberá realizar por oficio la solicitud de sumario administrativo desde dirección de la escuela.</w:t>
      </w:r>
    </w:p>
    <w:p w14:paraId="3A38C571" w14:textId="77777777" w:rsidR="000C4D4F" w:rsidRDefault="00EB507A">
      <w:pPr>
        <w:pStyle w:val="Normal1"/>
        <w:numPr>
          <w:ilvl w:val="0"/>
          <w:numId w:val="170"/>
        </w:numPr>
        <w:pBdr>
          <w:top w:val="nil"/>
          <w:left w:val="nil"/>
          <w:bottom w:val="nil"/>
          <w:right w:val="nil"/>
          <w:between w:val="nil"/>
        </w:pBdr>
        <w:spacing w:after="0" w:line="365" w:lineRule="auto"/>
        <w:ind w:right="226"/>
        <w:rPr>
          <w:color w:val="000000"/>
        </w:rPr>
      </w:pPr>
      <w:r>
        <w:rPr>
          <w:color w:val="000000"/>
        </w:rPr>
        <w:t xml:space="preserve">Si fuera necesario separar al funcionario de las funciones que tengan relación con el estudiante presuntamente agredido. </w:t>
      </w:r>
    </w:p>
    <w:p w14:paraId="2EFB643B" w14:textId="77777777" w:rsidR="000C4D4F" w:rsidRDefault="00EB507A">
      <w:pPr>
        <w:pStyle w:val="Normal1"/>
        <w:spacing w:before="233" w:after="0"/>
        <w:ind w:left="885"/>
      </w:pPr>
      <w:r>
        <w:rPr>
          <w:b/>
          <w:color w:val="000000"/>
          <w:sz w:val="24"/>
          <w:szCs w:val="24"/>
        </w:rPr>
        <w:t xml:space="preserve">ENCARGADO DE CONVIVENCIA ESCOLAR </w:t>
      </w:r>
    </w:p>
    <w:p w14:paraId="7D40FFA6" w14:textId="77777777" w:rsidR="000C4D4F" w:rsidRDefault="00EB507A">
      <w:pPr>
        <w:pStyle w:val="Normal1"/>
        <w:spacing w:before="159" w:after="0" w:line="362" w:lineRule="auto"/>
        <w:ind w:left="526" w:right="289" w:firstLine="334"/>
      </w:pPr>
      <w:r>
        <w:rPr>
          <w:color w:val="000000"/>
          <w:sz w:val="24"/>
          <w:szCs w:val="24"/>
        </w:rPr>
        <w:t xml:space="preserve">Se deberá investigar los casos que corresponden e informar al Equipo Directivo sobre cualquier asunto relativo a la convivencia, así mismo ejecutar un plan de gestión ante el Consejo Escolar que además </w:t>
      </w:r>
      <w:proofErr w:type="spellStart"/>
      <w:r>
        <w:rPr>
          <w:color w:val="000000"/>
          <w:sz w:val="24"/>
          <w:szCs w:val="24"/>
        </w:rPr>
        <w:t>debecontemplar</w:t>
      </w:r>
      <w:proofErr w:type="spellEnd"/>
      <w:r>
        <w:rPr>
          <w:color w:val="000000"/>
          <w:sz w:val="24"/>
          <w:szCs w:val="24"/>
        </w:rPr>
        <w:t xml:space="preserve"> la capacitación de todo el personal que cumple las diversas funciones en la escuela para la promoción de la buena convivencia y el manejo de situaciones de conflicto.</w:t>
      </w:r>
    </w:p>
    <w:p w14:paraId="419C89CD" w14:textId="77777777" w:rsidR="000C4D4F" w:rsidRDefault="000C4D4F">
      <w:pPr>
        <w:pStyle w:val="Normal1"/>
        <w:pBdr>
          <w:top w:val="nil"/>
          <w:left w:val="nil"/>
          <w:bottom w:val="nil"/>
          <w:right w:val="nil"/>
          <w:between w:val="nil"/>
        </w:pBdr>
        <w:tabs>
          <w:tab w:val="left" w:pos="0"/>
          <w:tab w:val="left" w:pos="5508"/>
        </w:tabs>
        <w:spacing w:after="0"/>
        <w:rPr>
          <w:color w:val="000000"/>
          <w:sz w:val="24"/>
          <w:szCs w:val="24"/>
        </w:rPr>
      </w:pPr>
    </w:p>
    <w:p w14:paraId="2D5F591D" w14:textId="77777777" w:rsidR="000C4D4F" w:rsidRDefault="000C4D4F">
      <w:pPr>
        <w:pStyle w:val="Normal1"/>
        <w:pBdr>
          <w:top w:val="nil"/>
          <w:left w:val="nil"/>
          <w:bottom w:val="nil"/>
          <w:right w:val="nil"/>
          <w:between w:val="nil"/>
        </w:pBdr>
        <w:tabs>
          <w:tab w:val="left" w:pos="0"/>
          <w:tab w:val="left" w:pos="5508"/>
        </w:tabs>
        <w:spacing w:after="0"/>
        <w:rPr>
          <w:b/>
          <w:color w:val="000000"/>
          <w:sz w:val="28"/>
          <w:szCs w:val="28"/>
        </w:rPr>
      </w:pPr>
    </w:p>
    <w:p w14:paraId="3DEA66A2" w14:textId="77777777" w:rsidR="000C4D4F" w:rsidRDefault="00EB507A">
      <w:pPr>
        <w:pStyle w:val="Normal1"/>
        <w:pBdr>
          <w:top w:val="nil"/>
          <w:left w:val="nil"/>
          <w:bottom w:val="nil"/>
          <w:right w:val="nil"/>
          <w:between w:val="nil"/>
        </w:pBdr>
        <w:tabs>
          <w:tab w:val="left" w:pos="0"/>
          <w:tab w:val="left" w:pos="5508"/>
        </w:tabs>
        <w:spacing w:after="0"/>
        <w:rPr>
          <w:b/>
          <w:color w:val="000000"/>
          <w:sz w:val="28"/>
          <w:szCs w:val="28"/>
        </w:rPr>
      </w:pPr>
      <w:r>
        <w:rPr>
          <w:b/>
          <w:color w:val="000000"/>
          <w:sz w:val="28"/>
          <w:szCs w:val="28"/>
        </w:rPr>
        <w:t>3.5 PROCEDIMIENTO ENTRE FUNCIONARIOS Y PADRES MADRES Y/O APODERADOS.</w:t>
      </w:r>
    </w:p>
    <w:p w14:paraId="6470180F" w14:textId="77777777" w:rsidR="000C4D4F" w:rsidRDefault="000C4D4F">
      <w:pPr>
        <w:pStyle w:val="Normal1"/>
        <w:pBdr>
          <w:top w:val="nil"/>
          <w:left w:val="nil"/>
          <w:bottom w:val="nil"/>
          <w:right w:val="nil"/>
          <w:between w:val="nil"/>
        </w:pBdr>
        <w:tabs>
          <w:tab w:val="left" w:pos="0"/>
          <w:tab w:val="left" w:pos="5508"/>
        </w:tabs>
        <w:spacing w:after="0"/>
        <w:rPr>
          <w:b/>
          <w:color w:val="000000"/>
          <w:sz w:val="28"/>
          <w:szCs w:val="28"/>
        </w:rPr>
      </w:pPr>
    </w:p>
    <w:p w14:paraId="3B57F508"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Si se diera dentro del establecimiento una situación de </w:t>
      </w:r>
      <w:r>
        <w:rPr>
          <w:b/>
          <w:color w:val="000000"/>
          <w:sz w:val="24"/>
          <w:szCs w:val="24"/>
        </w:rPr>
        <w:t>AGRESIÓN VERBAL</w:t>
      </w:r>
      <w:r>
        <w:rPr>
          <w:color w:val="000000"/>
          <w:sz w:val="24"/>
          <w:szCs w:val="24"/>
        </w:rPr>
        <w:t xml:space="preserve"> por parte de un funcionario hacia un (una) apoderado, se deberá proceder de la siguiente manera:</w:t>
      </w:r>
    </w:p>
    <w:p w14:paraId="385FF7DE"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54B4CFD2" w14:textId="77777777" w:rsidR="000C4D4F" w:rsidRDefault="00EB507A">
      <w:pPr>
        <w:pStyle w:val="Normal1"/>
        <w:numPr>
          <w:ilvl w:val="0"/>
          <w:numId w:val="135"/>
        </w:numPr>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Se realizará una investigación interna (que puede eventualmente conducir a sumario) desde la Dirección apoyado en esta labor por el o la Encargado/a de Convivencia Escolar, con el fin de conocer desde ambos involucrados los hechos, contextualizar y desde ahí ponderar la falta en nivel de gravedad. (Con un tiempo máximo de 48 horas) </w:t>
      </w:r>
    </w:p>
    <w:p w14:paraId="379592C4" w14:textId="77777777" w:rsidR="000C4D4F" w:rsidRDefault="00EB507A">
      <w:pPr>
        <w:pStyle w:val="Normal1"/>
        <w:numPr>
          <w:ilvl w:val="0"/>
          <w:numId w:val="135"/>
        </w:numPr>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Se solicitará al apoderado(a) ofendido (a) entregar constancia escrita de lo sucedido en el libro de registro de entrevistas de inspectoría </w:t>
      </w:r>
      <w:proofErr w:type="gramStart"/>
      <w:r>
        <w:rPr>
          <w:color w:val="000000"/>
          <w:sz w:val="24"/>
          <w:szCs w:val="24"/>
        </w:rPr>
        <w:t>general,(</w:t>
      </w:r>
      <w:proofErr w:type="gramEnd"/>
      <w:r>
        <w:rPr>
          <w:color w:val="000000"/>
          <w:sz w:val="24"/>
          <w:szCs w:val="24"/>
        </w:rPr>
        <w:t xml:space="preserve">dentro del mismo plazo anterior). </w:t>
      </w:r>
    </w:p>
    <w:p w14:paraId="002C3D21" w14:textId="77777777" w:rsidR="000C4D4F" w:rsidRDefault="00EB507A">
      <w:pPr>
        <w:pStyle w:val="Normal1"/>
        <w:numPr>
          <w:ilvl w:val="0"/>
          <w:numId w:val="135"/>
        </w:numPr>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Se extenderá carta de amonestación al funcionario: Independiente de la gravedad de la agresión, el director deberá encargarse de realizar esta amonestación, la cual debe ser informada de manera oficial (con respaldo) tanto al </w:t>
      </w:r>
      <w:proofErr w:type="spellStart"/>
      <w:r>
        <w:rPr>
          <w:color w:val="000000"/>
          <w:sz w:val="24"/>
          <w:szCs w:val="24"/>
        </w:rPr>
        <w:t>Daem</w:t>
      </w:r>
      <w:r>
        <w:rPr>
          <w:color w:val="000000"/>
        </w:rPr>
        <w:t>y</w:t>
      </w:r>
      <w:proofErr w:type="spellEnd"/>
      <w:r>
        <w:rPr>
          <w:color w:val="000000"/>
        </w:rPr>
        <w:t xml:space="preserve"> dejar en la carpeta personal del funcionario.</w:t>
      </w:r>
    </w:p>
    <w:p w14:paraId="3C31B8E3" w14:textId="77777777" w:rsidR="000C4D4F" w:rsidRDefault="000C4D4F">
      <w:pPr>
        <w:pStyle w:val="Normal1"/>
        <w:pBdr>
          <w:top w:val="nil"/>
          <w:left w:val="nil"/>
          <w:bottom w:val="nil"/>
          <w:right w:val="nil"/>
          <w:between w:val="nil"/>
        </w:pBdr>
        <w:tabs>
          <w:tab w:val="left" w:pos="0"/>
          <w:tab w:val="left" w:pos="5508"/>
        </w:tabs>
        <w:spacing w:after="0" w:line="360" w:lineRule="auto"/>
        <w:ind w:left="720"/>
        <w:jc w:val="both"/>
        <w:rPr>
          <w:color w:val="000000"/>
        </w:rPr>
      </w:pPr>
    </w:p>
    <w:p w14:paraId="5A8EA226" w14:textId="77777777" w:rsidR="000C4D4F" w:rsidRDefault="00EB507A">
      <w:pPr>
        <w:pStyle w:val="Normal1"/>
        <w:pBdr>
          <w:top w:val="nil"/>
          <w:left w:val="nil"/>
          <w:bottom w:val="nil"/>
          <w:right w:val="nil"/>
          <w:between w:val="nil"/>
        </w:pBdr>
        <w:tabs>
          <w:tab w:val="left" w:pos="0"/>
          <w:tab w:val="left" w:pos="5508"/>
        </w:tabs>
        <w:spacing w:after="0" w:line="360" w:lineRule="auto"/>
        <w:ind w:left="720"/>
        <w:jc w:val="both"/>
        <w:rPr>
          <w:color w:val="000000"/>
        </w:rPr>
      </w:pPr>
      <w:r>
        <w:rPr>
          <w:color w:val="000000"/>
          <w:sz w:val="24"/>
          <w:szCs w:val="24"/>
        </w:rPr>
        <w:t xml:space="preserve">Si se diera dentro del establecimiento una situación de </w:t>
      </w:r>
      <w:r>
        <w:rPr>
          <w:b/>
          <w:color w:val="000000"/>
        </w:rPr>
        <w:t>AGRESION FISICA</w:t>
      </w:r>
      <w:r>
        <w:rPr>
          <w:color w:val="000000"/>
        </w:rPr>
        <w:t xml:space="preserve"> por parte de un FUNCIONARIO hacia un (una) APODERADO/A, se deberá proceder de la siguiente manera: </w:t>
      </w:r>
    </w:p>
    <w:p w14:paraId="2CEF712F" w14:textId="77777777" w:rsidR="000C4D4F" w:rsidRDefault="00EB507A">
      <w:pPr>
        <w:pStyle w:val="Normal1"/>
        <w:pBdr>
          <w:top w:val="nil"/>
          <w:left w:val="nil"/>
          <w:bottom w:val="nil"/>
          <w:right w:val="nil"/>
          <w:between w:val="nil"/>
        </w:pBdr>
        <w:tabs>
          <w:tab w:val="left" w:pos="0"/>
          <w:tab w:val="left" w:pos="5508"/>
        </w:tabs>
        <w:spacing w:after="0" w:line="360" w:lineRule="auto"/>
        <w:ind w:left="720"/>
        <w:jc w:val="both"/>
        <w:rPr>
          <w:color w:val="000000"/>
        </w:rPr>
      </w:pPr>
      <w:r>
        <w:rPr>
          <w:rFonts w:ascii="Noto Sans Symbols" w:eastAsia="Noto Sans Symbols" w:hAnsi="Noto Sans Symbols" w:cs="Noto Sans Symbols"/>
          <w:color w:val="000000"/>
        </w:rPr>
        <w:t>∙</w:t>
      </w:r>
      <w:r>
        <w:rPr>
          <w:color w:val="000000"/>
        </w:rPr>
        <w:t xml:space="preserve"> Se realizará un Sumario Interno desde la Dirección apoyado en esta labor por el o la Encargado/a de Convivencia Escolar, con el fin de conocer desde ambos involucrados los hechos, contextualizar y desde ahí ponderar la falta en nivel de gravedad. (Con un tiempo máximo de 24 horas) </w:t>
      </w:r>
    </w:p>
    <w:p w14:paraId="78D5E8B2" w14:textId="77777777" w:rsidR="000C4D4F" w:rsidRDefault="00EB507A">
      <w:pPr>
        <w:pStyle w:val="Normal1"/>
        <w:pBdr>
          <w:top w:val="nil"/>
          <w:left w:val="nil"/>
          <w:bottom w:val="nil"/>
          <w:right w:val="nil"/>
          <w:between w:val="nil"/>
        </w:pBdr>
        <w:tabs>
          <w:tab w:val="left" w:pos="0"/>
          <w:tab w:val="left" w:pos="5508"/>
        </w:tabs>
        <w:spacing w:after="0" w:line="360" w:lineRule="auto"/>
        <w:ind w:left="720"/>
        <w:jc w:val="both"/>
        <w:rPr>
          <w:color w:val="000000"/>
        </w:rPr>
      </w:pPr>
      <w:r>
        <w:rPr>
          <w:rFonts w:ascii="Noto Sans Symbols" w:eastAsia="Noto Sans Symbols" w:hAnsi="Noto Sans Symbols" w:cs="Noto Sans Symbols"/>
          <w:color w:val="000000"/>
        </w:rPr>
        <w:t>∙</w:t>
      </w:r>
      <w:r>
        <w:rPr>
          <w:color w:val="000000"/>
        </w:rPr>
        <w:t xml:space="preserve"> Se considerará y evaluará desde un inicio la expulsión del (la) docente involucrado (a)</w:t>
      </w:r>
    </w:p>
    <w:p w14:paraId="414CDF96" w14:textId="77777777" w:rsidR="000C4D4F" w:rsidRDefault="00EB507A">
      <w:pPr>
        <w:pStyle w:val="Normal1"/>
        <w:pBdr>
          <w:top w:val="nil"/>
          <w:left w:val="nil"/>
          <w:bottom w:val="nil"/>
          <w:right w:val="nil"/>
          <w:between w:val="nil"/>
        </w:pBdr>
        <w:tabs>
          <w:tab w:val="left" w:pos="0"/>
          <w:tab w:val="left" w:pos="5508"/>
        </w:tabs>
        <w:spacing w:after="0" w:line="360" w:lineRule="auto"/>
        <w:ind w:left="720"/>
        <w:jc w:val="both"/>
        <w:rPr>
          <w:color w:val="000000"/>
          <w:sz w:val="24"/>
          <w:szCs w:val="24"/>
        </w:rPr>
      </w:pPr>
      <w:r>
        <w:rPr>
          <w:rFonts w:ascii="Noto Sans Symbols" w:eastAsia="Noto Sans Symbols" w:hAnsi="Noto Sans Symbols" w:cs="Noto Sans Symbols"/>
          <w:color w:val="000000"/>
        </w:rPr>
        <w:t>∙</w:t>
      </w:r>
      <w:r>
        <w:rPr>
          <w:color w:val="000000"/>
        </w:rPr>
        <w:t xml:space="preserve"> En el caso de que el (la) Apoderado afectado(a) decida plantear una denuncia ante la justicia, deberá realizarla personalmente (sin obstrucción de algún miembro del cuerpo educativo), pudiendo a la vez dejar constancia de la situación en el libro de entrevistas de inspectoría general.</w:t>
      </w:r>
    </w:p>
    <w:p w14:paraId="3D2A5F20" w14:textId="77777777" w:rsidR="000C4D4F" w:rsidRDefault="000C4D4F">
      <w:pPr>
        <w:pStyle w:val="Normal1"/>
        <w:pBdr>
          <w:top w:val="nil"/>
          <w:left w:val="nil"/>
          <w:bottom w:val="nil"/>
          <w:right w:val="nil"/>
          <w:between w:val="nil"/>
        </w:pBdr>
        <w:tabs>
          <w:tab w:val="left" w:pos="5508"/>
        </w:tabs>
        <w:jc w:val="both"/>
        <w:rPr>
          <w:b/>
          <w:color w:val="000000"/>
          <w:sz w:val="24"/>
          <w:szCs w:val="24"/>
        </w:rPr>
      </w:pPr>
    </w:p>
    <w:p w14:paraId="1D901C1A" w14:textId="77777777" w:rsidR="000C4D4F" w:rsidRDefault="00EB507A">
      <w:pPr>
        <w:pStyle w:val="Normal1"/>
        <w:spacing w:after="160" w:line="259" w:lineRule="auto"/>
        <w:jc w:val="center"/>
        <w:rPr>
          <w:b/>
          <w:sz w:val="28"/>
          <w:szCs w:val="28"/>
        </w:rPr>
      </w:pPr>
      <w:r>
        <w:rPr>
          <w:b/>
          <w:sz w:val="28"/>
          <w:szCs w:val="28"/>
        </w:rPr>
        <w:t>3.6 Procedimiento para la Aplicación de la Ley N°21.643 en Establecimientos Educacionales</w:t>
      </w:r>
    </w:p>
    <w:p w14:paraId="3C92E43E" w14:textId="77777777" w:rsidR="000C4D4F" w:rsidRDefault="00EB507A">
      <w:pPr>
        <w:pStyle w:val="Normal1"/>
        <w:spacing w:after="160" w:line="259" w:lineRule="auto"/>
        <w:ind w:firstLine="708"/>
        <w:jc w:val="both"/>
        <w:rPr>
          <w:b/>
          <w:sz w:val="24"/>
          <w:szCs w:val="24"/>
        </w:rPr>
      </w:pPr>
      <w:r>
        <w:rPr>
          <w:b/>
          <w:sz w:val="24"/>
          <w:szCs w:val="24"/>
        </w:rPr>
        <w:t>(En casos de violencia ejercida por madres, padres y/o apoderados)</w:t>
      </w:r>
    </w:p>
    <w:p w14:paraId="6A4AED59" w14:textId="77777777" w:rsidR="000C4D4F" w:rsidRDefault="00EB507A">
      <w:pPr>
        <w:pStyle w:val="Normal1"/>
        <w:spacing w:after="160" w:line="259" w:lineRule="auto"/>
        <w:ind w:firstLine="708"/>
        <w:jc w:val="both"/>
        <w:rPr>
          <w:b/>
          <w:sz w:val="24"/>
          <w:szCs w:val="24"/>
        </w:rPr>
      </w:pPr>
      <w:r>
        <w:rPr>
          <w:b/>
          <w:sz w:val="24"/>
          <w:szCs w:val="24"/>
        </w:rPr>
        <w:t xml:space="preserve">En virtud de lo dispuesto por la Ley </w:t>
      </w:r>
      <w:proofErr w:type="spellStart"/>
      <w:r>
        <w:rPr>
          <w:b/>
          <w:sz w:val="24"/>
          <w:szCs w:val="24"/>
        </w:rPr>
        <w:t>N°</w:t>
      </w:r>
      <w:proofErr w:type="spellEnd"/>
      <w:r>
        <w:rPr>
          <w:b/>
          <w:sz w:val="24"/>
          <w:szCs w:val="24"/>
        </w:rPr>
        <w:t xml:space="preserve"> 21.643, que modifica el Código del Trabajo y otros cuerpos legales en materia de prevención, investigación y sanción del acoso laboral, acoso sexual y violencia en el trabajo, se establece el siguiente procedimiento para los establecimientos educacionales, en los casos donde la violencia sea ejercida por terceros, específicamente madres, padres y/o apoderados.</w:t>
      </w:r>
    </w:p>
    <w:p w14:paraId="57804C77" w14:textId="77777777" w:rsidR="000C4D4F" w:rsidRDefault="000C4D4F">
      <w:pPr>
        <w:pStyle w:val="Normal1"/>
        <w:spacing w:after="160" w:line="259" w:lineRule="auto"/>
        <w:rPr>
          <w:b/>
          <w:sz w:val="24"/>
          <w:szCs w:val="24"/>
        </w:rPr>
      </w:pPr>
    </w:p>
    <w:p w14:paraId="700268F7" w14:textId="77777777" w:rsidR="000C4D4F" w:rsidRDefault="00EB507A">
      <w:pPr>
        <w:pStyle w:val="Normal1"/>
        <w:spacing w:after="160" w:line="259" w:lineRule="auto"/>
        <w:rPr>
          <w:sz w:val="24"/>
          <w:szCs w:val="24"/>
        </w:rPr>
      </w:pPr>
      <w:r>
        <w:rPr>
          <w:b/>
          <w:sz w:val="24"/>
          <w:szCs w:val="24"/>
        </w:rPr>
        <w:t>1. Objetivo</w:t>
      </w:r>
      <w:r>
        <w:rPr>
          <w:sz w:val="24"/>
          <w:szCs w:val="24"/>
        </w:rPr>
        <w:br/>
        <w:t xml:space="preserve">Garantizar la correcta aplicación de la Ley </w:t>
      </w:r>
      <w:proofErr w:type="spellStart"/>
      <w:r>
        <w:rPr>
          <w:sz w:val="24"/>
          <w:szCs w:val="24"/>
        </w:rPr>
        <w:t>N°</w:t>
      </w:r>
      <w:proofErr w:type="spellEnd"/>
      <w:r>
        <w:rPr>
          <w:sz w:val="24"/>
          <w:szCs w:val="24"/>
        </w:rPr>
        <w:t xml:space="preserve"> 21.643 en el ámbito educativo, estableciendo medidas de prevención, investigación y sanción de acoso laboral, acoso sexual y violencia en el trabajo dentro de los establecimientos educacionales.</w:t>
      </w:r>
    </w:p>
    <w:p w14:paraId="2781AF9D" w14:textId="77777777" w:rsidR="000C4D4F" w:rsidRDefault="00EB507A">
      <w:pPr>
        <w:pStyle w:val="Normal1"/>
        <w:spacing w:after="160" w:line="259" w:lineRule="auto"/>
        <w:rPr>
          <w:sz w:val="24"/>
          <w:szCs w:val="24"/>
        </w:rPr>
      </w:pPr>
      <w:r>
        <w:rPr>
          <w:b/>
          <w:sz w:val="24"/>
          <w:szCs w:val="24"/>
        </w:rPr>
        <w:t>2. Marco Normativo</w:t>
      </w:r>
    </w:p>
    <w:p w14:paraId="353AD275" w14:textId="77777777" w:rsidR="000C4D4F" w:rsidRDefault="00EB507A">
      <w:pPr>
        <w:pStyle w:val="Normal1"/>
        <w:numPr>
          <w:ilvl w:val="0"/>
          <w:numId w:val="79"/>
        </w:numPr>
        <w:spacing w:after="160" w:line="259" w:lineRule="auto"/>
        <w:rPr>
          <w:rFonts w:ascii="Aptos" w:eastAsia="Aptos" w:hAnsi="Aptos" w:cs="Aptos"/>
        </w:rPr>
      </w:pPr>
      <w:r>
        <w:rPr>
          <w:b/>
          <w:sz w:val="24"/>
          <w:szCs w:val="24"/>
        </w:rPr>
        <w:t xml:space="preserve">Ley </w:t>
      </w:r>
      <w:proofErr w:type="spellStart"/>
      <w:r>
        <w:rPr>
          <w:b/>
          <w:sz w:val="24"/>
          <w:szCs w:val="24"/>
        </w:rPr>
        <w:t>N°</w:t>
      </w:r>
      <w:proofErr w:type="spellEnd"/>
      <w:r>
        <w:rPr>
          <w:b/>
          <w:sz w:val="24"/>
          <w:szCs w:val="24"/>
        </w:rPr>
        <w:t xml:space="preserve"> 21.643</w:t>
      </w:r>
      <w:r>
        <w:rPr>
          <w:sz w:val="24"/>
          <w:szCs w:val="24"/>
        </w:rPr>
        <w:t>: Modifica el Código del Trabajo en materia de prevención y sanción del acoso laboral, acoso sexual y violencia en el trabajo.</w:t>
      </w:r>
    </w:p>
    <w:p w14:paraId="2CA8A3BA" w14:textId="77777777" w:rsidR="000C4D4F" w:rsidRDefault="00EB507A">
      <w:pPr>
        <w:pStyle w:val="Normal1"/>
        <w:numPr>
          <w:ilvl w:val="0"/>
          <w:numId w:val="79"/>
        </w:numPr>
        <w:spacing w:after="160" w:line="259" w:lineRule="auto"/>
        <w:rPr>
          <w:rFonts w:ascii="Aptos" w:eastAsia="Aptos" w:hAnsi="Aptos" w:cs="Aptos"/>
        </w:rPr>
      </w:pPr>
      <w:r>
        <w:rPr>
          <w:b/>
          <w:sz w:val="24"/>
          <w:szCs w:val="24"/>
        </w:rPr>
        <w:t>Reglamento Interno de Convivencia Escolar</w:t>
      </w:r>
      <w:r>
        <w:rPr>
          <w:sz w:val="24"/>
          <w:szCs w:val="24"/>
        </w:rPr>
        <w:t>: Debe ajustarse a la nueva normativa para incluir protocolos de denuncia y sanción.</w:t>
      </w:r>
    </w:p>
    <w:p w14:paraId="5C9DEC83" w14:textId="77777777" w:rsidR="000C4D4F" w:rsidRDefault="00EB507A">
      <w:pPr>
        <w:pStyle w:val="Normal1"/>
        <w:numPr>
          <w:ilvl w:val="0"/>
          <w:numId w:val="79"/>
        </w:numPr>
        <w:spacing w:after="160" w:line="259" w:lineRule="auto"/>
        <w:rPr>
          <w:rFonts w:ascii="Aptos" w:eastAsia="Aptos" w:hAnsi="Aptos" w:cs="Aptos"/>
        </w:rPr>
      </w:pPr>
      <w:r>
        <w:rPr>
          <w:b/>
          <w:sz w:val="24"/>
          <w:szCs w:val="24"/>
        </w:rPr>
        <w:t>Código del Trabajo</w:t>
      </w:r>
      <w:r>
        <w:rPr>
          <w:sz w:val="24"/>
          <w:szCs w:val="24"/>
        </w:rPr>
        <w:t xml:space="preserve"> y </w:t>
      </w:r>
      <w:r>
        <w:rPr>
          <w:b/>
          <w:sz w:val="24"/>
          <w:szCs w:val="24"/>
        </w:rPr>
        <w:t>Estatuto Docente</w:t>
      </w:r>
      <w:r>
        <w:rPr>
          <w:sz w:val="24"/>
          <w:szCs w:val="24"/>
        </w:rPr>
        <w:t>: Regulan las relaciones laborales dentro del establecimiento.</w:t>
      </w:r>
    </w:p>
    <w:p w14:paraId="3187448B" w14:textId="77777777" w:rsidR="000C4D4F" w:rsidRDefault="00EB507A">
      <w:pPr>
        <w:pStyle w:val="Normal1"/>
        <w:spacing w:after="160" w:line="259" w:lineRule="auto"/>
        <w:rPr>
          <w:sz w:val="24"/>
          <w:szCs w:val="24"/>
        </w:rPr>
      </w:pPr>
      <w:r>
        <w:rPr>
          <w:b/>
          <w:sz w:val="24"/>
          <w:szCs w:val="24"/>
        </w:rPr>
        <w:t>3. Procedimiento</w:t>
      </w:r>
    </w:p>
    <w:p w14:paraId="2D5D5201" w14:textId="77777777" w:rsidR="000C4D4F" w:rsidRDefault="00EB507A">
      <w:pPr>
        <w:pStyle w:val="Normal1"/>
        <w:spacing w:after="160" w:line="259" w:lineRule="auto"/>
        <w:rPr>
          <w:sz w:val="24"/>
          <w:szCs w:val="24"/>
        </w:rPr>
      </w:pPr>
      <w:r>
        <w:rPr>
          <w:b/>
          <w:sz w:val="24"/>
          <w:szCs w:val="24"/>
        </w:rPr>
        <w:lastRenderedPageBreak/>
        <w:t>3.1. Prevención y Difusión</w:t>
      </w:r>
    </w:p>
    <w:p w14:paraId="701FAB1B" w14:textId="77777777" w:rsidR="000C4D4F" w:rsidRDefault="00EB507A">
      <w:pPr>
        <w:pStyle w:val="Normal1"/>
        <w:numPr>
          <w:ilvl w:val="0"/>
          <w:numId w:val="62"/>
        </w:numPr>
        <w:spacing w:after="160" w:line="259" w:lineRule="auto"/>
        <w:rPr>
          <w:sz w:val="24"/>
          <w:szCs w:val="24"/>
        </w:rPr>
      </w:pPr>
      <w:r>
        <w:rPr>
          <w:b/>
          <w:sz w:val="24"/>
          <w:szCs w:val="24"/>
        </w:rPr>
        <w:t>Capacitación</w:t>
      </w:r>
      <w:r>
        <w:rPr>
          <w:sz w:val="24"/>
          <w:szCs w:val="24"/>
        </w:rPr>
        <w:t>:</w:t>
      </w:r>
    </w:p>
    <w:p w14:paraId="09F4143D" w14:textId="77777777" w:rsidR="000C4D4F" w:rsidRDefault="00EB507A">
      <w:pPr>
        <w:pStyle w:val="Normal1"/>
        <w:numPr>
          <w:ilvl w:val="1"/>
          <w:numId w:val="71"/>
        </w:numPr>
        <w:spacing w:after="160" w:line="259" w:lineRule="auto"/>
        <w:jc w:val="both"/>
        <w:rPr>
          <w:rFonts w:ascii="Aptos" w:eastAsia="Aptos" w:hAnsi="Aptos" w:cs="Aptos"/>
          <w:sz w:val="24"/>
          <w:szCs w:val="24"/>
        </w:rPr>
      </w:pPr>
      <w:r>
        <w:rPr>
          <w:sz w:val="24"/>
          <w:szCs w:val="24"/>
        </w:rPr>
        <w:t xml:space="preserve">Realizar capacitaciones anuales a docentes, asistentes de la educación y directivos sobre la aplicación de la Ley </w:t>
      </w:r>
      <w:proofErr w:type="spellStart"/>
      <w:r>
        <w:rPr>
          <w:sz w:val="24"/>
          <w:szCs w:val="24"/>
        </w:rPr>
        <w:t>N°</w:t>
      </w:r>
      <w:proofErr w:type="spellEnd"/>
      <w:r>
        <w:rPr>
          <w:sz w:val="24"/>
          <w:szCs w:val="24"/>
        </w:rPr>
        <w:t xml:space="preserve"> 21.643.</w:t>
      </w:r>
    </w:p>
    <w:p w14:paraId="73B90B26" w14:textId="77777777" w:rsidR="000C4D4F" w:rsidRDefault="00EB507A">
      <w:pPr>
        <w:pStyle w:val="Normal1"/>
        <w:numPr>
          <w:ilvl w:val="1"/>
          <w:numId w:val="71"/>
        </w:numPr>
        <w:spacing w:after="160" w:line="259" w:lineRule="auto"/>
        <w:jc w:val="both"/>
        <w:rPr>
          <w:rFonts w:ascii="Aptos" w:eastAsia="Aptos" w:hAnsi="Aptos" w:cs="Aptos"/>
          <w:sz w:val="24"/>
          <w:szCs w:val="24"/>
        </w:rPr>
      </w:pPr>
      <w:r>
        <w:rPr>
          <w:sz w:val="24"/>
          <w:szCs w:val="24"/>
        </w:rPr>
        <w:t>Incluir formación específica para estudiantes y familias sobre convivencia escolar y límites de la interacción con el personal del establecimiento.</w:t>
      </w:r>
    </w:p>
    <w:p w14:paraId="1CEDAA57" w14:textId="77777777" w:rsidR="000C4D4F" w:rsidRDefault="00EB507A">
      <w:pPr>
        <w:pStyle w:val="Normal1"/>
        <w:numPr>
          <w:ilvl w:val="0"/>
          <w:numId w:val="62"/>
        </w:numPr>
        <w:spacing w:after="160" w:line="259" w:lineRule="auto"/>
        <w:jc w:val="both"/>
        <w:rPr>
          <w:sz w:val="24"/>
          <w:szCs w:val="24"/>
        </w:rPr>
      </w:pPr>
      <w:r>
        <w:rPr>
          <w:b/>
          <w:sz w:val="24"/>
          <w:szCs w:val="24"/>
        </w:rPr>
        <w:t>Actualización del Reglamento Interno</w:t>
      </w:r>
      <w:r>
        <w:rPr>
          <w:sz w:val="24"/>
          <w:szCs w:val="24"/>
        </w:rPr>
        <w:t>:</w:t>
      </w:r>
    </w:p>
    <w:p w14:paraId="64AC970E" w14:textId="77777777" w:rsidR="000C4D4F" w:rsidRDefault="00EB507A">
      <w:pPr>
        <w:pStyle w:val="Normal1"/>
        <w:numPr>
          <w:ilvl w:val="0"/>
          <w:numId w:val="72"/>
        </w:numPr>
        <w:spacing w:after="0" w:line="259" w:lineRule="auto"/>
        <w:jc w:val="both"/>
        <w:rPr>
          <w:rFonts w:ascii="Aptos" w:eastAsia="Aptos" w:hAnsi="Aptos" w:cs="Aptos"/>
          <w:color w:val="000000"/>
          <w:sz w:val="24"/>
          <w:szCs w:val="24"/>
        </w:rPr>
      </w:pPr>
      <w:r>
        <w:rPr>
          <w:color w:val="000000"/>
          <w:sz w:val="24"/>
          <w:szCs w:val="24"/>
        </w:rPr>
        <w:t>Incorporar los conceptos de acoso laboral, acoso sexual y violencia en el trabajo.</w:t>
      </w:r>
    </w:p>
    <w:p w14:paraId="4C2BF0EB" w14:textId="77777777" w:rsidR="000C4D4F" w:rsidRDefault="00EB507A">
      <w:pPr>
        <w:pStyle w:val="Normal1"/>
        <w:numPr>
          <w:ilvl w:val="0"/>
          <w:numId w:val="72"/>
        </w:numPr>
        <w:spacing w:after="160" w:line="259" w:lineRule="auto"/>
        <w:jc w:val="both"/>
        <w:rPr>
          <w:rFonts w:ascii="Aptos" w:eastAsia="Aptos" w:hAnsi="Aptos" w:cs="Aptos"/>
          <w:color w:val="000000"/>
          <w:sz w:val="24"/>
          <w:szCs w:val="24"/>
        </w:rPr>
      </w:pPr>
      <w:r>
        <w:rPr>
          <w:color w:val="000000"/>
          <w:sz w:val="24"/>
          <w:szCs w:val="24"/>
        </w:rPr>
        <w:t>Definir las conductas sancionables y sus respectivas medidas disciplinarias.</w:t>
      </w:r>
    </w:p>
    <w:p w14:paraId="4CC63260" w14:textId="77777777" w:rsidR="000C4D4F" w:rsidRDefault="00EB507A">
      <w:pPr>
        <w:pStyle w:val="Normal1"/>
        <w:numPr>
          <w:ilvl w:val="0"/>
          <w:numId w:val="62"/>
        </w:numPr>
        <w:spacing w:after="160" w:line="259" w:lineRule="auto"/>
        <w:jc w:val="both"/>
        <w:rPr>
          <w:sz w:val="24"/>
          <w:szCs w:val="24"/>
        </w:rPr>
      </w:pPr>
      <w:r>
        <w:rPr>
          <w:b/>
          <w:sz w:val="24"/>
          <w:szCs w:val="24"/>
        </w:rPr>
        <w:t>Canales de Denuncia</w:t>
      </w:r>
      <w:r>
        <w:rPr>
          <w:sz w:val="24"/>
          <w:szCs w:val="24"/>
        </w:rPr>
        <w:t>:</w:t>
      </w:r>
    </w:p>
    <w:p w14:paraId="6A875FE5" w14:textId="77777777" w:rsidR="000C4D4F" w:rsidRDefault="00EB507A">
      <w:pPr>
        <w:pStyle w:val="Normal1"/>
        <w:numPr>
          <w:ilvl w:val="0"/>
          <w:numId w:val="61"/>
        </w:numPr>
        <w:spacing w:after="0" w:line="259" w:lineRule="auto"/>
        <w:jc w:val="both"/>
        <w:rPr>
          <w:rFonts w:ascii="Aptos" w:eastAsia="Aptos" w:hAnsi="Aptos" w:cs="Aptos"/>
          <w:sz w:val="24"/>
          <w:szCs w:val="24"/>
        </w:rPr>
      </w:pPr>
      <w:r>
        <w:rPr>
          <w:color w:val="000000"/>
          <w:sz w:val="24"/>
          <w:szCs w:val="24"/>
        </w:rPr>
        <w:t>Para la recepción de denuncias de acoso o violencia laboral ejercida por terceros, esta será decepcionada por el Encargado de Convivencia Escolar o quien le subrogue del equipo psicosocial.</w:t>
      </w:r>
    </w:p>
    <w:p w14:paraId="6676B7EB" w14:textId="77777777" w:rsidR="000C4D4F" w:rsidRDefault="000C4D4F">
      <w:pPr>
        <w:pStyle w:val="Normal1"/>
        <w:spacing w:after="0" w:line="259" w:lineRule="auto"/>
        <w:jc w:val="both"/>
        <w:rPr>
          <w:color w:val="000000"/>
          <w:sz w:val="24"/>
          <w:szCs w:val="24"/>
        </w:rPr>
      </w:pPr>
    </w:p>
    <w:p w14:paraId="737AA981" w14:textId="77777777" w:rsidR="000C4D4F" w:rsidRDefault="00EB507A">
      <w:pPr>
        <w:pStyle w:val="Normal1"/>
        <w:spacing w:after="0" w:line="259" w:lineRule="auto"/>
        <w:jc w:val="both"/>
        <w:rPr>
          <w:sz w:val="24"/>
          <w:szCs w:val="24"/>
        </w:rPr>
      </w:pPr>
      <w:r>
        <w:rPr>
          <w:b/>
          <w:sz w:val="24"/>
          <w:szCs w:val="24"/>
        </w:rPr>
        <w:t>3.2. Recepción y Evaluación de Denuncias</w:t>
      </w:r>
    </w:p>
    <w:p w14:paraId="43C5B2B9" w14:textId="77777777" w:rsidR="000C4D4F" w:rsidRDefault="00EB507A">
      <w:pPr>
        <w:pStyle w:val="Normal1"/>
        <w:numPr>
          <w:ilvl w:val="0"/>
          <w:numId w:val="67"/>
        </w:numPr>
        <w:spacing w:after="160" w:line="259" w:lineRule="auto"/>
        <w:jc w:val="both"/>
        <w:rPr>
          <w:sz w:val="24"/>
          <w:szCs w:val="24"/>
        </w:rPr>
      </w:pPr>
      <w:r>
        <w:rPr>
          <w:b/>
          <w:sz w:val="24"/>
          <w:szCs w:val="24"/>
        </w:rPr>
        <w:t>Ingreso de la Denuncia</w:t>
      </w:r>
      <w:r>
        <w:rPr>
          <w:sz w:val="24"/>
          <w:szCs w:val="24"/>
        </w:rPr>
        <w:t>:</w:t>
      </w:r>
    </w:p>
    <w:p w14:paraId="12663C99" w14:textId="77777777" w:rsidR="000C4D4F" w:rsidRDefault="00EB507A">
      <w:pPr>
        <w:pStyle w:val="Normal1"/>
        <w:numPr>
          <w:ilvl w:val="0"/>
          <w:numId w:val="73"/>
        </w:numPr>
        <w:spacing w:after="0" w:line="259" w:lineRule="auto"/>
        <w:jc w:val="both"/>
        <w:rPr>
          <w:rFonts w:ascii="Aptos" w:eastAsia="Aptos" w:hAnsi="Aptos" w:cs="Aptos"/>
          <w:color w:val="000000"/>
          <w:sz w:val="24"/>
          <w:szCs w:val="24"/>
        </w:rPr>
      </w:pPr>
      <w:r>
        <w:rPr>
          <w:color w:val="000000"/>
          <w:sz w:val="24"/>
          <w:szCs w:val="24"/>
        </w:rPr>
        <w:t>Las denuncias pueden ser realizadas por cualquier miembro de la comunidad educativa.</w:t>
      </w:r>
    </w:p>
    <w:p w14:paraId="772F87CE" w14:textId="77777777" w:rsidR="000C4D4F" w:rsidRDefault="00EB507A">
      <w:pPr>
        <w:pStyle w:val="Normal1"/>
        <w:numPr>
          <w:ilvl w:val="0"/>
          <w:numId w:val="67"/>
        </w:numPr>
        <w:spacing w:after="160" w:line="259" w:lineRule="auto"/>
        <w:jc w:val="both"/>
        <w:rPr>
          <w:sz w:val="24"/>
          <w:szCs w:val="24"/>
        </w:rPr>
      </w:pPr>
      <w:r>
        <w:rPr>
          <w:color w:val="000000"/>
          <w:sz w:val="24"/>
          <w:szCs w:val="24"/>
        </w:rPr>
        <w:t xml:space="preserve">Se debe presentar por escrito a la Dirección y/o al Encargado de Convivencia Escolar, especificando los hechos y pruebas disponibles. </w:t>
      </w:r>
    </w:p>
    <w:p w14:paraId="7579DBF3" w14:textId="77777777" w:rsidR="000C4D4F" w:rsidRDefault="00EB507A">
      <w:pPr>
        <w:pStyle w:val="Normal1"/>
        <w:numPr>
          <w:ilvl w:val="0"/>
          <w:numId w:val="67"/>
        </w:numPr>
        <w:spacing w:after="160" w:line="259" w:lineRule="auto"/>
        <w:jc w:val="both"/>
        <w:rPr>
          <w:sz w:val="24"/>
          <w:szCs w:val="24"/>
        </w:rPr>
      </w:pPr>
      <w:r>
        <w:rPr>
          <w:b/>
          <w:sz w:val="24"/>
          <w:szCs w:val="24"/>
        </w:rPr>
        <w:t>Análisis Preliminar</w:t>
      </w:r>
      <w:r>
        <w:rPr>
          <w:sz w:val="24"/>
          <w:szCs w:val="24"/>
        </w:rPr>
        <w:t>:</w:t>
      </w:r>
    </w:p>
    <w:p w14:paraId="5EF7EBB1" w14:textId="77777777" w:rsidR="000C4D4F" w:rsidRDefault="00EB507A">
      <w:pPr>
        <w:pStyle w:val="Normal1"/>
        <w:numPr>
          <w:ilvl w:val="0"/>
          <w:numId w:val="74"/>
        </w:numPr>
        <w:spacing w:after="0" w:line="259" w:lineRule="auto"/>
        <w:jc w:val="both"/>
        <w:rPr>
          <w:rFonts w:ascii="Aptos" w:eastAsia="Aptos" w:hAnsi="Aptos" w:cs="Aptos"/>
          <w:color w:val="000000"/>
          <w:sz w:val="24"/>
          <w:szCs w:val="24"/>
        </w:rPr>
      </w:pPr>
      <w:r>
        <w:rPr>
          <w:color w:val="000000"/>
          <w:sz w:val="24"/>
          <w:szCs w:val="24"/>
        </w:rPr>
        <w:t xml:space="preserve">El equipo de convivencia escolar o el encargado designado deberá revisar la denuncia en un plazo de </w:t>
      </w:r>
      <w:r>
        <w:rPr>
          <w:b/>
          <w:color w:val="000000"/>
          <w:sz w:val="24"/>
          <w:szCs w:val="24"/>
        </w:rPr>
        <w:t>1 días hábiles</w:t>
      </w:r>
      <w:r>
        <w:rPr>
          <w:color w:val="000000"/>
          <w:sz w:val="24"/>
          <w:szCs w:val="24"/>
        </w:rPr>
        <w:t>.</w:t>
      </w:r>
    </w:p>
    <w:p w14:paraId="6819CD39" w14:textId="77777777" w:rsidR="000C4D4F" w:rsidRDefault="00EB507A">
      <w:pPr>
        <w:pStyle w:val="Normal1"/>
        <w:numPr>
          <w:ilvl w:val="0"/>
          <w:numId w:val="74"/>
        </w:numPr>
        <w:spacing w:after="160" w:line="259" w:lineRule="auto"/>
        <w:jc w:val="both"/>
        <w:rPr>
          <w:rFonts w:ascii="Aptos" w:eastAsia="Aptos" w:hAnsi="Aptos" w:cs="Aptos"/>
          <w:color w:val="000000"/>
          <w:sz w:val="24"/>
          <w:szCs w:val="24"/>
        </w:rPr>
      </w:pPr>
      <w:r>
        <w:rPr>
          <w:color w:val="000000"/>
          <w:sz w:val="24"/>
          <w:szCs w:val="24"/>
        </w:rPr>
        <w:t xml:space="preserve">Si los hechos configuran una infracción, se realizará la activación de este procedimiento. </w:t>
      </w:r>
    </w:p>
    <w:p w14:paraId="40E30170" w14:textId="77777777" w:rsidR="000C4D4F" w:rsidRDefault="00EB507A">
      <w:pPr>
        <w:pStyle w:val="Normal1"/>
        <w:spacing w:after="160" w:line="259" w:lineRule="auto"/>
        <w:jc w:val="both"/>
        <w:rPr>
          <w:sz w:val="24"/>
          <w:szCs w:val="24"/>
        </w:rPr>
      </w:pPr>
      <w:r>
        <w:rPr>
          <w:b/>
          <w:sz w:val="24"/>
          <w:szCs w:val="24"/>
        </w:rPr>
        <w:t>3.3. Investigación Interna</w:t>
      </w:r>
    </w:p>
    <w:p w14:paraId="5FBAF795" w14:textId="77777777" w:rsidR="000C4D4F" w:rsidRDefault="00EB507A">
      <w:pPr>
        <w:pStyle w:val="Normal1"/>
        <w:numPr>
          <w:ilvl w:val="0"/>
          <w:numId w:val="68"/>
        </w:numPr>
        <w:spacing w:after="160" w:line="259" w:lineRule="auto"/>
        <w:jc w:val="both"/>
        <w:rPr>
          <w:sz w:val="24"/>
          <w:szCs w:val="24"/>
        </w:rPr>
      </w:pPr>
      <w:r>
        <w:rPr>
          <w:b/>
          <w:sz w:val="24"/>
          <w:szCs w:val="24"/>
        </w:rPr>
        <w:t>Designación del Investigador</w:t>
      </w:r>
      <w:r>
        <w:rPr>
          <w:sz w:val="24"/>
          <w:szCs w:val="24"/>
        </w:rPr>
        <w:t>:</w:t>
      </w:r>
    </w:p>
    <w:p w14:paraId="22B8FD6D" w14:textId="77777777" w:rsidR="000C4D4F" w:rsidRDefault="00EB507A">
      <w:pPr>
        <w:pStyle w:val="Normal1"/>
        <w:numPr>
          <w:ilvl w:val="0"/>
          <w:numId w:val="75"/>
        </w:numPr>
        <w:spacing w:after="160" w:line="259" w:lineRule="auto"/>
        <w:jc w:val="both"/>
        <w:rPr>
          <w:rFonts w:ascii="Aptos" w:eastAsia="Aptos" w:hAnsi="Aptos" w:cs="Aptos"/>
          <w:color w:val="000000"/>
          <w:sz w:val="24"/>
          <w:szCs w:val="24"/>
        </w:rPr>
      </w:pPr>
      <w:r>
        <w:rPr>
          <w:color w:val="000000"/>
          <w:sz w:val="24"/>
          <w:szCs w:val="24"/>
        </w:rPr>
        <w:t>Se nombrará un investigador imparcial (miembro del equipo de convivencia escolar), quien deberá recopilar antecedentes y tomar declaraciones.</w:t>
      </w:r>
    </w:p>
    <w:p w14:paraId="2DDF0076" w14:textId="77777777" w:rsidR="000C4D4F" w:rsidRDefault="00EB507A">
      <w:pPr>
        <w:pStyle w:val="Normal1"/>
        <w:numPr>
          <w:ilvl w:val="0"/>
          <w:numId w:val="68"/>
        </w:numPr>
        <w:spacing w:after="160" w:line="259" w:lineRule="auto"/>
        <w:jc w:val="both"/>
        <w:rPr>
          <w:sz w:val="24"/>
          <w:szCs w:val="24"/>
        </w:rPr>
      </w:pPr>
      <w:r>
        <w:rPr>
          <w:b/>
          <w:sz w:val="24"/>
          <w:szCs w:val="24"/>
        </w:rPr>
        <w:t>Plazos</w:t>
      </w:r>
      <w:r>
        <w:rPr>
          <w:sz w:val="24"/>
          <w:szCs w:val="24"/>
        </w:rPr>
        <w:t>:</w:t>
      </w:r>
    </w:p>
    <w:p w14:paraId="5F217BBE" w14:textId="77777777" w:rsidR="000C4D4F" w:rsidRDefault="00EB507A">
      <w:pPr>
        <w:pStyle w:val="Normal1"/>
        <w:numPr>
          <w:ilvl w:val="0"/>
          <w:numId w:val="75"/>
        </w:numPr>
        <w:spacing w:after="0" w:line="259" w:lineRule="auto"/>
        <w:jc w:val="both"/>
        <w:rPr>
          <w:sz w:val="24"/>
          <w:szCs w:val="24"/>
        </w:rPr>
      </w:pPr>
      <w:r>
        <w:rPr>
          <w:color w:val="000000"/>
          <w:sz w:val="24"/>
          <w:szCs w:val="24"/>
        </w:rPr>
        <w:t xml:space="preserve">La investigación deberá concluir en un plazo </w:t>
      </w:r>
      <w:r>
        <w:rPr>
          <w:b/>
          <w:color w:val="000000"/>
          <w:sz w:val="24"/>
          <w:szCs w:val="24"/>
        </w:rPr>
        <w:t xml:space="preserve">máximo de </w:t>
      </w:r>
      <w:r>
        <w:rPr>
          <w:b/>
          <w:sz w:val="24"/>
          <w:szCs w:val="24"/>
        </w:rPr>
        <w:t>10</w:t>
      </w:r>
      <w:r>
        <w:rPr>
          <w:b/>
          <w:color w:val="000000"/>
          <w:sz w:val="24"/>
          <w:szCs w:val="24"/>
        </w:rPr>
        <w:t xml:space="preserve"> días hábiles</w:t>
      </w:r>
      <w:r>
        <w:rPr>
          <w:color w:val="000000"/>
          <w:sz w:val="24"/>
          <w:szCs w:val="24"/>
        </w:rPr>
        <w:t>.</w:t>
      </w:r>
    </w:p>
    <w:p w14:paraId="22950FCD" w14:textId="77777777" w:rsidR="000C4D4F" w:rsidRDefault="00EB507A">
      <w:pPr>
        <w:pStyle w:val="Normal1"/>
        <w:numPr>
          <w:ilvl w:val="0"/>
          <w:numId w:val="75"/>
        </w:numPr>
        <w:spacing w:after="160" w:line="259" w:lineRule="auto"/>
        <w:jc w:val="both"/>
        <w:rPr>
          <w:rFonts w:ascii="Aptos" w:eastAsia="Aptos" w:hAnsi="Aptos" w:cs="Aptos"/>
          <w:color w:val="000000"/>
          <w:sz w:val="24"/>
          <w:szCs w:val="24"/>
        </w:rPr>
      </w:pPr>
      <w:r>
        <w:rPr>
          <w:color w:val="000000"/>
          <w:sz w:val="24"/>
          <w:szCs w:val="24"/>
        </w:rPr>
        <w:lastRenderedPageBreak/>
        <w:t>Se garantizará el debido proceso para todas las partes y en todo el accionar de la activación de este proceso.</w:t>
      </w:r>
    </w:p>
    <w:p w14:paraId="4B8BF4E7" w14:textId="77777777" w:rsidR="000C4D4F" w:rsidRDefault="00EB507A">
      <w:pPr>
        <w:pStyle w:val="Normal1"/>
        <w:spacing w:after="160" w:line="259" w:lineRule="auto"/>
        <w:jc w:val="both"/>
        <w:rPr>
          <w:sz w:val="24"/>
          <w:szCs w:val="24"/>
        </w:rPr>
      </w:pPr>
      <w:r>
        <w:rPr>
          <w:b/>
          <w:sz w:val="24"/>
          <w:szCs w:val="24"/>
        </w:rPr>
        <w:t>3.4. Medidas de Protección y Sanciones</w:t>
      </w:r>
    </w:p>
    <w:p w14:paraId="533F1C0E" w14:textId="77777777" w:rsidR="000C4D4F" w:rsidRDefault="00EB507A">
      <w:pPr>
        <w:pStyle w:val="Normal1"/>
        <w:numPr>
          <w:ilvl w:val="0"/>
          <w:numId w:val="69"/>
        </w:numPr>
        <w:spacing w:after="160" w:line="259" w:lineRule="auto"/>
        <w:jc w:val="both"/>
        <w:rPr>
          <w:sz w:val="24"/>
          <w:szCs w:val="24"/>
        </w:rPr>
      </w:pPr>
      <w:r>
        <w:rPr>
          <w:b/>
          <w:sz w:val="24"/>
          <w:szCs w:val="24"/>
        </w:rPr>
        <w:t>Medidas Cautelares</w:t>
      </w:r>
      <w:r>
        <w:rPr>
          <w:sz w:val="24"/>
          <w:szCs w:val="24"/>
        </w:rPr>
        <w:t>:</w:t>
      </w:r>
    </w:p>
    <w:p w14:paraId="372432A2" w14:textId="77777777" w:rsidR="000C4D4F" w:rsidRDefault="00EB507A">
      <w:pPr>
        <w:pStyle w:val="Normal1"/>
        <w:numPr>
          <w:ilvl w:val="0"/>
          <w:numId w:val="76"/>
        </w:numPr>
        <w:spacing w:after="0" w:line="259" w:lineRule="auto"/>
        <w:jc w:val="both"/>
        <w:rPr>
          <w:rFonts w:ascii="Aptos" w:eastAsia="Aptos" w:hAnsi="Aptos" w:cs="Aptos"/>
          <w:color w:val="000000"/>
          <w:sz w:val="24"/>
          <w:szCs w:val="24"/>
        </w:rPr>
      </w:pPr>
      <w:r>
        <w:rPr>
          <w:color w:val="000000"/>
          <w:sz w:val="24"/>
          <w:szCs w:val="24"/>
        </w:rPr>
        <w:t>Separación temporal de la víctima y el presunto agresor (si corresponde), durante el transcurso de tramitación del procedimiento.</w:t>
      </w:r>
    </w:p>
    <w:p w14:paraId="02B739C3" w14:textId="77777777" w:rsidR="000C4D4F" w:rsidRDefault="00EB507A">
      <w:pPr>
        <w:pStyle w:val="Normal1"/>
        <w:numPr>
          <w:ilvl w:val="0"/>
          <w:numId w:val="76"/>
        </w:numPr>
        <w:spacing w:after="160" w:line="259" w:lineRule="auto"/>
        <w:jc w:val="both"/>
        <w:rPr>
          <w:rFonts w:ascii="Aptos" w:eastAsia="Aptos" w:hAnsi="Aptos" w:cs="Aptos"/>
          <w:color w:val="000000"/>
          <w:sz w:val="24"/>
          <w:szCs w:val="24"/>
        </w:rPr>
      </w:pPr>
      <w:r>
        <w:rPr>
          <w:color w:val="000000"/>
          <w:sz w:val="24"/>
          <w:szCs w:val="24"/>
        </w:rPr>
        <w:t xml:space="preserve">Apoyo psicológico para la victima (con la derivación a ACHS para atención psicológica de emergencia y acompañamiento) y asesoramiento en ámbito educativo. </w:t>
      </w:r>
    </w:p>
    <w:p w14:paraId="4A2F9733" w14:textId="77777777" w:rsidR="000C4D4F" w:rsidRDefault="00EB507A">
      <w:pPr>
        <w:pStyle w:val="Normal1"/>
        <w:numPr>
          <w:ilvl w:val="0"/>
          <w:numId w:val="69"/>
        </w:numPr>
        <w:spacing w:after="160" w:line="259" w:lineRule="auto"/>
        <w:jc w:val="both"/>
        <w:rPr>
          <w:sz w:val="24"/>
          <w:szCs w:val="24"/>
        </w:rPr>
      </w:pPr>
      <w:r>
        <w:rPr>
          <w:b/>
          <w:sz w:val="24"/>
          <w:szCs w:val="24"/>
        </w:rPr>
        <w:t>Determinación de Responsabilidades</w:t>
      </w:r>
      <w:r>
        <w:rPr>
          <w:sz w:val="24"/>
          <w:szCs w:val="24"/>
        </w:rPr>
        <w:t>:</w:t>
      </w:r>
    </w:p>
    <w:p w14:paraId="1EC86390" w14:textId="77777777" w:rsidR="000C4D4F" w:rsidRDefault="00EB507A">
      <w:pPr>
        <w:pStyle w:val="Normal1"/>
        <w:numPr>
          <w:ilvl w:val="0"/>
          <w:numId w:val="78"/>
        </w:numPr>
        <w:spacing w:after="160" w:line="259" w:lineRule="auto"/>
        <w:jc w:val="both"/>
        <w:rPr>
          <w:rFonts w:ascii="Aptos" w:eastAsia="Aptos" w:hAnsi="Aptos" w:cs="Aptos"/>
          <w:color w:val="000000"/>
          <w:sz w:val="24"/>
          <w:szCs w:val="24"/>
        </w:rPr>
      </w:pPr>
      <w:r>
        <w:rPr>
          <w:color w:val="000000"/>
          <w:sz w:val="24"/>
          <w:szCs w:val="24"/>
        </w:rPr>
        <w:t xml:space="preserve">Si se acredita la falta, se aplicarán sanciones de acuerdo con el Reglamento Interno (tipificadas en este procedimiento), que pueden ir desde amonestaciones hasta la pérdida de calidad de apoderado. </w:t>
      </w:r>
    </w:p>
    <w:p w14:paraId="08A0423D" w14:textId="77777777" w:rsidR="000C4D4F" w:rsidRDefault="00EB507A">
      <w:pPr>
        <w:pStyle w:val="Normal1"/>
        <w:numPr>
          <w:ilvl w:val="0"/>
          <w:numId w:val="69"/>
        </w:numPr>
        <w:spacing w:after="160" w:line="259" w:lineRule="auto"/>
        <w:jc w:val="both"/>
        <w:rPr>
          <w:sz w:val="24"/>
          <w:szCs w:val="24"/>
        </w:rPr>
      </w:pPr>
      <w:r>
        <w:rPr>
          <w:b/>
          <w:sz w:val="24"/>
          <w:szCs w:val="24"/>
        </w:rPr>
        <w:t>Coordinación con Autoridades</w:t>
      </w:r>
      <w:r>
        <w:rPr>
          <w:sz w:val="24"/>
          <w:szCs w:val="24"/>
        </w:rPr>
        <w:t>:</w:t>
      </w:r>
    </w:p>
    <w:p w14:paraId="0719D71C" w14:textId="77777777" w:rsidR="000C4D4F" w:rsidRDefault="00EB507A">
      <w:pPr>
        <w:pStyle w:val="Normal1"/>
        <w:numPr>
          <w:ilvl w:val="0"/>
          <w:numId w:val="78"/>
        </w:numPr>
        <w:spacing w:after="160" w:line="259" w:lineRule="auto"/>
        <w:jc w:val="both"/>
        <w:rPr>
          <w:rFonts w:ascii="Aptos" w:eastAsia="Aptos" w:hAnsi="Aptos" w:cs="Aptos"/>
          <w:color w:val="000000"/>
          <w:sz w:val="24"/>
          <w:szCs w:val="24"/>
        </w:rPr>
      </w:pPr>
      <w:r>
        <w:rPr>
          <w:color w:val="000000"/>
          <w:sz w:val="24"/>
          <w:szCs w:val="24"/>
        </w:rPr>
        <w:t xml:space="preserve">Si la situación lo amerita, se informará a organismos competentes (tribunales u organismos de acompañamiento) </w:t>
      </w:r>
      <w:proofErr w:type="spellStart"/>
      <w:r>
        <w:rPr>
          <w:color w:val="000000"/>
          <w:sz w:val="24"/>
          <w:szCs w:val="24"/>
        </w:rPr>
        <w:t>asi</w:t>
      </w:r>
      <w:proofErr w:type="spellEnd"/>
      <w:r>
        <w:rPr>
          <w:color w:val="000000"/>
          <w:sz w:val="24"/>
          <w:szCs w:val="24"/>
        </w:rPr>
        <w:t xml:space="preserve"> también, podría el informarse a la Entidad Sostenedora e igualmente la derivación a la Superintendencia de Educación (si es requerido).</w:t>
      </w:r>
    </w:p>
    <w:p w14:paraId="055E0273" w14:textId="77777777" w:rsidR="000C4D4F" w:rsidRDefault="00EB507A">
      <w:pPr>
        <w:pStyle w:val="Normal1"/>
        <w:spacing w:after="160" w:line="259" w:lineRule="auto"/>
        <w:rPr>
          <w:sz w:val="24"/>
          <w:szCs w:val="24"/>
        </w:rPr>
      </w:pPr>
      <w:r>
        <w:rPr>
          <w:b/>
          <w:sz w:val="24"/>
          <w:szCs w:val="24"/>
        </w:rPr>
        <w:t>3.5. Seguimiento y Evaluación</w:t>
      </w:r>
    </w:p>
    <w:p w14:paraId="0290AEE0" w14:textId="77777777" w:rsidR="000C4D4F" w:rsidRDefault="00EB507A">
      <w:pPr>
        <w:pStyle w:val="Normal1"/>
        <w:numPr>
          <w:ilvl w:val="0"/>
          <w:numId w:val="70"/>
        </w:numPr>
        <w:spacing w:after="160" w:line="259" w:lineRule="auto"/>
        <w:rPr>
          <w:rFonts w:ascii="Aptos" w:eastAsia="Aptos" w:hAnsi="Aptos" w:cs="Aptos"/>
        </w:rPr>
      </w:pPr>
      <w:r>
        <w:rPr>
          <w:sz w:val="24"/>
          <w:szCs w:val="24"/>
        </w:rPr>
        <w:t>Se realizará un seguimiento de los casos resueltos para verificar la efectividad de las medidas.</w:t>
      </w:r>
    </w:p>
    <w:p w14:paraId="03918A97" w14:textId="77777777" w:rsidR="000C4D4F" w:rsidRDefault="00EB507A">
      <w:pPr>
        <w:pStyle w:val="Normal1"/>
        <w:numPr>
          <w:ilvl w:val="0"/>
          <w:numId w:val="70"/>
        </w:numPr>
        <w:spacing w:after="160" w:line="259" w:lineRule="auto"/>
        <w:rPr>
          <w:rFonts w:ascii="Aptos" w:eastAsia="Aptos" w:hAnsi="Aptos" w:cs="Aptos"/>
        </w:rPr>
      </w:pPr>
      <w:r>
        <w:rPr>
          <w:sz w:val="24"/>
          <w:szCs w:val="24"/>
        </w:rPr>
        <w:t>Se revisará periódicamente la aplicación del procedimiento y se actualizará conforme a nuevas normativas.</w:t>
      </w:r>
    </w:p>
    <w:p w14:paraId="017E73B7" w14:textId="77777777" w:rsidR="000C4D4F" w:rsidRDefault="000C4D4F">
      <w:pPr>
        <w:pStyle w:val="Normal1"/>
        <w:spacing w:after="160" w:line="259" w:lineRule="auto"/>
        <w:rPr>
          <w:rFonts w:ascii="Aptos" w:eastAsia="Aptos" w:hAnsi="Aptos" w:cs="Aptos"/>
        </w:rPr>
      </w:pPr>
    </w:p>
    <w:p w14:paraId="4A14FCB8" w14:textId="77777777" w:rsidR="001C4123" w:rsidRDefault="001C4123">
      <w:pPr>
        <w:pStyle w:val="Normal1"/>
        <w:spacing w:after="160" w:line="259" w:lineRule="auto"/>
        <w:rPr>
          <w:rFonts w:ascii="Aptos" w:eastAsia="Aptos" w:hAnsi="Aptos" w:cs="Aptos"/>
        </w:rPr>
      </w:pPr>
    </w:p>
    <w:p w14:paraId="268C35ED" w14:textId="77777777" w:rsidR="001C4123" w:rsidRDefault="001C4123">
      <w:pPr>
        <w:pStyle w:val="Normal1"/>
        <w:spacing w:after="160" w:line="259" w:lineRule="auto"/>
        <w:rPr>
          <w:rFonts w:ascii="Aptos" w:eastAsia="Aptos" w:hAnsi="Aptos" w:cs="Aptos"/>
        </w:rPr>
      </w:pPr>
    </w:p>
    <w:p w14:paraId="7B5713E6" w14:textId="77777777" w:rsidR="001C4123" w:rsidRDefault="001C4123">
      <w:pPr>
        <w:pStyle w:val="Normal1"/>
        <w:spacing w:after="160" w:line="259" w:lineRule="auto"/>
        <w:rPr>
          <w:rFonts w:ascii="Aptos" w:eastAsia="Aptos" w:hAnsi="Aptos" w:cs="Aptos"/>
        </w:rPr>
      </w:pPr>
    </w:p>
    <w:p w14:paraId="557F7E53" w14:textId="77777777" w:rsidR="001C4123" w:rsidRDefault="001C4123">
      <w:pPr>
        <w:pStyle w:val="Normal1"/>
        <w:spacing w:after="160" w:line="259" w:lineRule="auto"/>
        <w:rPr>
          <w:rFonts w:ascii="Aptos" w:eastAsia="Aptos" w:hAnsi="Aptos" w:cs="Aptos"/>
        </w:rPr>
      </w:pPr>
    </w:p>
    <w:p w14:paraId="78FEE1EE" w14:textId="77777777" w:rsidR="001C4123" w:rsidRDefault="001C4123">
      <w:pPr>
        <w:pStyle w:val="Normal1"/>
        <w:spacing w:after="160" w:line="259" w:lineRule="auto"/>
        <w:rPr>
          <w:rFonts w:ascii="Aptos" w:eastAsia="Aptos" w:hAnsi="Aptos" w:cs="Aptos"/>
        </w:rPr>
      </w:pPr>
    </w:p>
    <w:p w14:paraId="416E095E" w14:textId="77777777" w:rsidR="001C4123" w:rsidRDefault="001C4123">
      <w:pPr>
        <w:pStyle w:val="Normal1"/>
        <w:spacing w:after="160" w:line="259" w:lineRule="auto"/>
        <w:rPr>
          <w:rFonts w:ascii="Aptos" w:eastAsia="Aptos" w:hAnsi="Aptos" w:cs="Aptos"/>
        </w:rPr>
      </w:pPr>
    </w:p>
    <w:p w14:paraId="474BB666" w14:textId="77777777" w:rsidR="001C4123" w:rsidRDefault="001C4123">
      <w:pPr>
        <w:pStyle w:val="Normal1"/>
        <w:spacing w:after="160" w:line="259" w:lineRule="auto"/>
        <w:rPr>
          <w:rFonts w:ascii="Aptos" w:eastAsia="Aptos" w:hAnsi="Aptos" w:cs="Aptos"/>
        </w:rPr>
      </w:pPr>
    </w:p>
    <w:p w14:paraId="4D572AF0" w14:textId="77777777" w:rsidR="001C4123" w:rsidRDefault="001C4123">
      <w:pPr>
        <w:pStyle w:val="Normal1"/>
        <w:spacing w:after="160" w:line="259" w:lineRule="auto"/>
        <w:rPr>
          <w:rFonts w:ascii="Aptos" w:eastAsia="Aptos" w:hAnsi="Aptos" w:cs="Aptos"/>
        </w:rPr>
      </w:pPr>
    </w:p>
    <w:p w14:paraId="24EB5D96" w14:textId="77777777" w:rsidR="001C4123" w:rsidRDefault="001C4123">
      <w:pPr>
        <w:pStyle w:val="Normal1"/>
        <w:spacing w:after="160" w:line="259" w:lineRule="auto"/>
        <w:rPr>
          <w:rFonts w:ascii="Aptos" w:eastAsia="Aptos" w:hAnsi="Aptos" w:cs="Aptos"/>
        </w:rPr>
      </w:pPr>
    </w:p>
    <w:p w14:paraId="6B29E812" w14:textId="77777777" w:rsidR="000C4D4F" w:rsidRDefault="00EB507A">
      <w:pPr>
        <w:pStyle w:val="Normal1"/>
        <w:numPr>
          <w:ilvl w:val="0"/>
          <w:numId w:val="69"/>
        </w:numPr>
        <w:spacing w:after="160" w:line="259" w:lineRule="auto"/>
        <w:rPr>
          <w:b/>
          <w:color w:val="000000"/>
          <w:sz w:val="24"/>
          <w:szCs w:val="24"/>
        </w:rPr>
      </w:pPr>
      <w:r>
        <w:rPr>
          <w:b/>
          <w:color w:val="000000"/>
          <w:sz w:val="24"/>
          <w:szCs w:val="24"/>
        </w:rPr>
        <w:lastRenderedPageBreak/>
        <w:t>Tipificación de conductas y sanciones</w:t>
      </w:r>
    </w:p>
    <w:p w14:paraId="41B8D8C1" w14:textId="77777777" w:rsidR="000C4D4F" w:rsidRDefault="00EB507A">
      <w:pPr>
        <w:pStyle w:val="Normal1"/>
        <w:spacing w:after="160" w:line="259" w:lineRule="auto"/>
        <w:jc w:val="both"/>
        <w:rPr>
          <w:sz w:val="24"/>
          <w:szCs w:val="24"/>
        </w:rPr>
      </w:pPr>
      <w:r>
        <w:rPr>
          <w:sz w:val="24"/>
          <w:szCs w:val="24"/>
        </w:rPr>
        <w:t>En esta sección se describen las distintas conductas que contravienen la normativa interna del establecimiento educacional, clasificadas por nivel de gravedad, junto con las sanciones correspondientes a cada una.</w:t>
      </w:r>
    </w:p>
    <w:tbl>
      <w:tblPr>
        <w:tblStyle w:val="ab"/>
        <w:tblW w:w="91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2835"/>
        <w:gridCol w:w="5147"/>
      </w:tblGrid>
      <w:tr w:rsidR="000C4D4F" w14:paraId="698B9E4E" w14:textId="77777777">
        <w:trPr>
          <w:cantSplit/>
          <w:tblHeader/>
          <w:jc w:val="center"/>
        </w:trPr>
        <w:tc>
          <w:tcPr>
            <w:tcW w:w="1134" w:type="dxa"/>
            <w:shd w:val="clear" w:color="auto" w:fill="002060"/>
            <w:vAlign w:val="center"/>
          </w:tcPr>
          <w:p w14:paraId="6B6036E8" w14:textId="77777777" w:rsidR="000C4D4F" w:rsidRDefault="00EB507A">
            <w:pPr>
              <w:pStyle w:val="Normal1"/>
              <w:spacing w:after="160" w:line="259" w:lineRule="auto"/>
              <w:jc w:val="center"/>
              <w:rPr>
                <w:sz w:val="24"/>
                <w:szCs w:val="24"/>
              </w:rPr>
            </w:pPr>
            <w:r>
              <w:rPr>
                <w:b/>
                <w:sz w:val="24"/>
                <w:szCs w:val="24"/>
              </w:rPr>
              <w:t>Nivel de Falta</w:t>
            </w:r>
          </w:p>
        </w:tc>
        <w:tc>
          <w:tcPr>
            <w:tcW w:w="2835" w:type="dxa"/>
            <w:shd w:val="clear" w:color="auto" w:fill="002060"/>
            <w:vAlign w:val="center"/>
          </w:tcPr>
          <w:p w14:paraId="65275778" w14:textId="77777777" w:rsidR="000C4D4F" w:rsidRDefault="00EB507A">
            <w:pPr>
              <w:pStyle w:val="Normal1"/>
              <w:spacing w:after="160" w:line="259" w:lineRule="auto"/>
              <w:jc w:val="center"/>
              <w:rPr>
                <w:sz w:val="24"/>
                <w:szCs w:val="24"/>
              </w:rPr>
            </w:pPr>
            <w:proofErr w:type="spellStart"/>
            <w:r>
              <w:rPr>
                <w:b/>
                <w:sz w:val="24"/>
                <w:szCs w:val="24"/>
              </w:rPr>
              <w:t>Ejemplo</w:t>
            </w:r>
            <w:proofErr w:type="spellEnd"/>
            <w:r>
              <w:rPr>
                <w:b/>
                <w:sz w:val="24"/>
                <w:szCs w:val="24"/>
              </w:rPr>
              <w:t xml:space="preserve"> de </w:t>
            </w:r>
            <w:proofErr w:type="spellStart"/>
            <w:r>
              <w:rPr>
                <w:b/>
                <w:sz w:val="24"/>
                <w:szCs w:val="24"/>
              </w:rPr>
              <w:t>Conducta</w:t>
            </w:r>
            <w:proofErr w:type="spellEnd"/>
          </w:p>
        </w:tc>
        <w:tc>
          <w:tcPr>
            <w:tcW w:w="5147" w:type="dxa"/>
            <w:shd w:val="clear" w:color="auto" w:fill="002060"/>
            <w:vAlign w:val="center"/>
          </w:tcPr>
          <w:p w14:paraId="315373BB" w14:textId="77777777" w:rsidR="000C4D4F" w:rsidRDefault="00EB507A">
            <w:pPr>
              <w:pStyle w:val="Normal1"/>
              <w:spacing w:after="160" w:line="259" w:lineRule="auto"/>
              <w:jc w:val="center"/>
              <w:rPr>
                <w:sz w:val="24"/>
                <w:szCs w:val="24"/>
              </w:rPr>
            </w:pPr>
            <w:proofErr w:type="spellStart"/>
            <w:r>
              <w:rPr>
                <w:b/>
                <w:sz w:val="24"/>
                <w:szCs w:val="24"/>
              </w:rPr>
              <w:t>Sanción</w:t>
            </w:r>
            <w:proofErr w:type="spellEnd"/>
            <w:r>
              <w:rPr>
                <w:b/>
                <w:sz w:val="24"/>
                <w:szCs w:val="24"/>
              </w:rPr>
              <w:t xml:space="preserve"> </w:t>
            </w:r>
            <w:proofErr w:type="spellStart"/>
            <w:r>
              <w:rPr>
                <w:b/>
                <w:sz w:val="24"/>
                <w:szCs w:val="24"/>
              </w:rPr>
              <w:t>Aplicable</w:t>
            </w:r>
            <w:proofErr w:type="spellEnd"/>
          </w:p>
        </w:tc>
      </w:tr>
      <w:tr w:rsidR="000C4D4F" w14:paraId="4D9219C0" w14:textId="77777777">
        <w:trPr>
          <w:cantSplit/>
          <w:tblHeader/>
          <w:jc w:val="center"/>
        </w:trPr>
        <w:tc>
          <w:tcPr>
            <w:tcW w:w="1134" w:type="dxa"/>
            <w:vAlign w:val="center"/>
          </w:tcPr>
          <w:p w14:paraId="2C44FA38" w14:textId="77777777" w:rsidR="000C4D4F" w:rsidRDefault="00EB507A">
            <w:pPr>
              <w:pStyle w:val="Normal1"/>
              <w:spacing w:after="160" w:line="259" w:lineRule="auto"/>
              <w:rPr>
                <w:sz w:val="24"/>
                <w:szCs w:val="24"/>
              </w:rPr>
            </w:pPr>
            <w:r>
              <w:rPr>
                <w:b/>
                <w:sz w:val="24"/>
                <w:szCs w:val="24"/>
              </w:rPr>
              <w:t>Leve</w:t>
            </w:r>
          </w:p>
        </w:tc>
        <w:tc>
          <w:tcPr>
            <w:tcW w:w="2835" w:type="dxa"/>
            <w:vAlign w:val="center"/>
          </w:tcPr>
          <w:p w14:paraId="6D3FEEB0" w14:textId="77777777" w:rsidR="000C4D4F" w:rsidRPr="001C4123" w:rsidRDefault="00EB507A">
            <w:pPr>
              <w:pStyle w:val="Normal1"/>
              <w:spacing w:after="160" w:line="259" w:lineRule="auto"/>
              <w:rPr>
                <w:sz w:val="24"/>
                <w:szCs w:val="24"/>
                <w:lang w:val="es-CL"/>
              </w:rPr>
            </w:pPr>
            <w:r w:rsidRPr="001C4123">
              <w:rPr>
                <w:sz w:val="24"/>
                <w:szCs w:val="24"/>
                <w:lang w:val="es-CL"/>
              </w:rPr>
              <w:t>Falta de respeto verbal esporádica hacia el personal.</w:t>
            </w:r>
          </w:p>
        </w:tc>
        <w:tc>
          <w:tcPr>
            <w:tcW w:w="5147" w:type="dxa"/>
            <w:vAlign w:val="center"/>
          </w:tcPr>
          <w:p w14:paraId="48B4C68E" w14:textId="77777777" w:rsidR="000C4D4F" w:rsidRPr="001C4123" w:rsidRDefault="00EB507A">
            <w:pPr>
              <w:pStyle w:val="Normal1"/>
              <w:spacing w:after="160" w:line="259" w:lineRule="auto"/>
              <w:jc w:val="both"/>
              <w:rPr>
                <w:b/>
                <w:sz w:val="24"/>
                <w:szCs w:val="24"/>
                <w:lang w:val="es-CL"/>
              </w:rPr>
            </w:pPr>
            <w:r w:rsidRPr="001C4123">
              <w:rPr>
                <w:b/>
                <w:sz w:val="24"/>
                <w:szCs w:val="24"/>
                <w:lang w:val="es-CL"/>
              </w:rPr>
              <w:t>Amonestación verbal o escrita al apoderado.</w:t>
            </w:r>
          </w:p>
          <w:p w14:paraId="5A320FB9" w14:textId="77777777" w:rsidR="000C4D4F" w:rsidRPr="001C4123" w:rsidRDefault="00EB507A">
            <w:pPr>
              <w:pStyle w:val="Normal1"/>
              <w:numPr>
                <w:ilvl w:val="0"/>
                <w:numId w:val="64"/>
              </w:numPr>
              <w:spacing w:after="160" w:line="259" w:lineRule="auto"/>
              <w:jc w:val="both"/>
              <w:rPr>
                <w:rFonts w:ascii="Aptos" w:eastAsia="Aptos" w:hAnsi="Aptos" w:cs="Aptos"/>
                <w:color w:val="000000"/>
                <w:sz w:val="24"/>
                <w:szCs w:val="24"/>
                <w:lang w:val="es-CL"/>
              </w:rPr>
            </w:pPr>
            <w:r w:rsidRPr="001C4123">
              <w:rPr>
                <w:b/>
                <w:color w:val="000000"/>
                <w:sz w:val="24"/>
                <w:szCs w:val="24"/>
                <w:lang w:val="es-CL"/>
              </w:rPr>
              <w:t>Dejando registro de esta acción en carpeta del estudiante la que se encontrará disponible en inspectoría del E.E. (para resguardo de la información)</w:t>
            </w:r>
          </w:p>
        </w:tc>
      </w:tr>
      <w:tr w:rsidR="000C4D4F" w14:paraId="73331A81" w14:textId="77777777">
        <w:trPr>
          <w:cantSplit/>
          <w:tblHeader/>
          <w:jc w:val="center"/>
        </w:trPr>
        <w:tc>
          <w:tcPr>
            <w:tcW w:w="1134" w:type="dxa"/>
            <w:vAlign w:val="center"/>
          </w:tcPr>
          <w:p w14:paraId="78F2CA04" w14:textId="77777777" w:rsidR="000C4D4F" w:rsidRDefault="00EB507A">
            <w:pPr>
              <w:pStyle w:val="Normal1"/>
              <w:spacing w:after="160" w:line="259" w:lineRule="auto"/>
              <w:rPr>
                <w:sz w:val="24"/>
                <w:szCs w:val="24"/>
              </w:rPr>
            </w:pPr>
            <w:proofErr w:type="spellStart"/>
            <w:r>
              <w:rPr>
                <w:b/>
                <w:sz w:val="24"/>
                <w:szCs w:val="24"/>
              </w:rPr>
              <w:t>Moderada</w:t>
            </w:r>
            <w:proofErr w:type="spellEnd"/>
          </w:p>
        </w:tc>
        <w:tc>
          <w:tcPr>
            <w:tcW w:w="2835" w:type="dxa"/>
            <w:vAlign w:val="center"/>
          </w:tcPr>
          <w:p w14:paraId="153CF18B" w14:textId="77777777" w:rsidR="000C4D4F" w:rsidRPr="001C4123" w:rsidRDefault="00EB507A">
            <w:pPr>
              <w:pStyle w:val="Normal1"/>
              <w:spacing w:after="160" w:line="259" w:lineRule="auto"/>
              <w:jc w:val="center"/>
              <w:rPr>
                <w:sz w:val="24"/>
                <w:szCs w:val="24"/>
                <w:lang w:val="es-CL"/>
              </w:rPr>
            </w:pPr>
            <w:r w:rsidRPr="001C4123">
              <w:rPr>
                <w:sz w:val="24"/>
                <w:szCs w:val="24"/>
                <w:lang w:val="es-CL"/>
              </w:rPr>
              <w:t>Reiteración de conductas irrespetuosas o amenazas leves.</w:t>
            </w:r>
          </w:p>
        </w:tc>
        <w:tc>
          <w:tcPr>
            <w:tcW w:w="5147" w:type="dxa"/>
            <w:vAlign w:val="center"/>
          </w:tcPr>
          <w:p w14:paraId="5E0B1F29" w14:textId="77777777" w:rsidR="000C4D4F" w:rsidRPr="001C4123" w:rsidRDefault="00EB507A">
            <w:pPr>
              <w:pStyle w:val="Normal1"/>
              <w:spacing w:after="160" w:line="259" w:lineRule="auto"/>
              <w:jc w:val="both"/>
              <w:rPr>
                <w:b/>
                <w:sz w:val="24"/>
                <w:szCs w:val="24"/>
                <w:lang w:val="es-CL"/>
              </w:rPr>
            </w:pPr>
            <w:r w:rsidRPr="001C4123">
              <w:rPr>
                <w:b/>
                <w:sz w:val="24"/>
                <w:szCs w:val="24"/>
                <w:lang w:val="es-CL"/>
              </w:rPr>
              <w:t xml:space="preserve">Citación a reunión con </w:t>
            </w:r>
            <w:proofErr w:type="gramStart"/>
            <w:r w:rsidRPr="001C4123">
              <w:rPr>
                <w:b/>
                <w:sz w:val="24"/>
                <w:szCs w:val="24"/>
                <w:lang w:val="es-CL"/>
              </w:rPr>
              <w:t>Director</w:t>
            </w:r>
            <w:proofErr w:type="gramEnd"/>
            <w:r w:rsidRPr="001C4123">
              <w:rPr>
                <w:b/>
                <w:sz w:val="24"/>
                <w:szCs w:val="24"/>
                <w:lang w:val="es-CL"/>
              </w:rPr>
              <w:t xml:space="preserve"> y equipo psicosocial, además, se firmará un compromiso de conducta, el que establecerá plazos y acciones concretas, firmados por el E.E. y Apoderado. </w:t>
            </w:r>
          </w:p>
          <w:p w14:paraId="6BB7548A" w14:textId="77777777" w:rsidR="000C4D4F" w:rsidRPr="001C4123" w:rsidRDefault="00EB507A">
            <w:pPr>
              <w:pStyle w:val="Normal1"/>
              <w:numPr>
                <w:ilvl w:val="0"/>
                <w:numId w:val="63"/>
              </w:numPr>
              <w:spacing w:after="160" w:line="259" w:lineRule="auto"/>
              <w:jc w:val="both"/>
              <w:rPr>
                <w:rFonts w:ascii="Aptos" w:eastAsia="Aptos" w:hAnsi="Aptos" w:cs="Aptos"/>
                <w:color w:val="000000"/>
                <w:sz w:val="24"/>
                <w:szCs w:val="24"/>
                <w:lang w:val="es-CL"/>
              </w:rPr>
            </w:pPr>
            <w:r w:rsidRPr="001C4123">
              <w:rPr>
                <w:b/>
                <w:color w:val="000000"/>
                <w:sz w:val="24"/>
                <w:szCs w:val="24"/>
                <w:lang w:val="es-CL"/>
              </w:rPr>
              <w:t>Dejando registro de esta acción en carpeta del estudiante la que se encontrará disponible en inspectoría del E.E. (para resguardo de la información)</w:t>
            </w:r>
          </w:p>
        </w:tc>
      </w:tr>
      <w:tr w:rsidR="000C4D4F" w14:paraId="4412C205" w14:textId="77777777">
        <w:trPr>
          <w:cantSplit/>
          <w:tblHeader/>
          <w:jc w:val="center"/>
        </w:trPr>
        <w:tc>
          <w:tcPr>
            <w:tcW w:w="1134" w:type="dxa"/>
            <w:vAlign w:val="center"/>
          </w:tcPr>
          <w:p w14:paraId="0A8CC81E" w14:textId="77777777" w:rsidR="000C4D4F" w:rsidRDefault="00EB507A">
            <w:pPr>
              <w:pStyle w:val="Normal1"/>
              <w:spacing w:after="160" w:line="259" w:lineRule="auto"/>
              <w:rPr>
                <w:sz w:val="24"/>
                <w:szCs w:val="24"/>
              </w:rPr>
            </w:pPr>
            <w:r>
              <w:rPr>
                <w:b/>
                <w:sz w:val="24"/>
                <w:szCs w:val="24"/>
              </w:rPr>
              <w:t>Grave</w:t>
            </w:r>
          </w:p>
        </w:tc>
        <w:tc>
          <w:tcPr>
            <w:tcW w:w="2835" w:type="dxa"/>
            <w:vAlign w:val="center"/>
          </w:tcPr>
          <w:p w14:paraId="55E5E71C" w14:textId="77777777" w:rsidR="000C4D4F" w:rsidRPr="001C4123" w:rsidRDefault="00EB507A">
            <w:pPr>
              <w:pStyle w:val="Normal1"/>
              <w:spacing w:after="160" w:line="259" w:lineRule="auto"/>
              <w:rPr>
                <w:sz w:val="24"/>
                <w:szCs w:val="24"/>
                <w:lang w:val="es-CL"/>
              </w:rPr>
            </w:pPr>
            <w:r w:rsidRPr="001C4123">
              <w:rPr>
                <w:sz w:val="24"/>
                <w:szCs w:val="24"/>
                <w:lang w:val="es-CL"/>
              </w:rPr>
              <w:t>Insultos graves, amenazas directas, acoso persistente.</w:t>
            </w:r>
          </w:p>
        </w:tc>
        <w:tc>
          <w:tcPr>
            <w:tcW w:w="5147" w:type="dxa"/>
            <w:vAlign w:val="center"/>
          </w:tcPr>
          <w:p w14:paraId="6FE0108F" w14:textId="77777777" w:rsidR="000C4D4F" w:rsidRPr="001C4123" w:rsidRDefault="00EB507A">
            <w:pPr>
              <w:pStyle w:val="Normal1"/>
              <w:spacing w:after="160" w:line="259" w:lineRule="auto"/>
              <w:jc w:val="both"/>
              <w:rPr>
                <w:b/>
                <w:sz w:val="24"/>
                <w:szCs w:val="24"/>
                <w:lang w:val="es-CL"/>
              </w:rPr>
            </w:pPr>
            <w:r w:rsidRPr="001C4123">
              <w:rPr>
                <w:b/>
                <w:sz w:val="24"/>
                <w:szCs w:val="24"/>
                <w:lang w:val="es-CL"/>
              </w:rPr>
              <w:t xml:space="preserve">Restricción parcial del acceso al establecimiento, para el cumplimiento de esto se notificará la ejecución de un plan de seguimiento por parte del director del E.E. y el equipo psicosocial, en el cual se establecerán las formas de interacción entre el apoderado y los miembros de la comunidad educativa, además, de establecer el plazo de la medida. </w:t>
            </w:r>
          </w:p>
          <w:p w14:paraId="01E833AA" w14:textId="77777777" w:rsidR="000C4D4F" w:rsidRPr="001C4123" w:rsidRDefault="00EB507A">
            <w:pPr>
              <w:pStyle w:val="Normal1"/>
              <w:numPr>
                <w:ilvl w:val="0"/>
                <w:numId w:val="63"/>
              </w:numPr>
              <w:spacing w:after="160" w:line="259" w:lineRule="auto"/>
              <w:jc w:val="both"/>
              <w:rPr>
                <w:rFonts w:ascii="Aptos" w:eastAsia="Aptos" w:hAnsi="Aptos" w:cs="Aptos"/>
                <w:color w:val="000000"/>
                <w:sz w:val="24"/>
                <w:szCs w:val="24"/>
                <w:lang w:val="es-CL"/>
              </w:rPr>
            </w:pPr>
            <w:r w:rsidRPr="001C4123">
              <w:rPr>
                <w:b/>
                <w:color w:val="000000"/>
                <w:sz w:val="24"/>
                <w:szCs w:val="24"/>
                <w:lang w:val="es-CL"/>
              </w:rPr>
              <w:t>Dejando registro de esta acción en carpeta del estudiante la que se encontrará disponible en inspectoría del E.E. (para resguardo de la información)</w:t>
            </w:r>
          </w:p>
        </w:tc>
      </w:tr>
      <w:tr w:rsidR="000C4D4F" w14:paraId="01A96017" w14:textId="77777777">
        <w:trPr>
          <w:cantSplit/>
          <w:tblHeader/>
          <w:jc w:val="center"/>
        </w:trPr>
        <w:tc>
          <w:tcPr>
            <w:tcW w:w="1134" w:type="dxa"/>
            <w:vAlign w:val="center"/>
          </w:tcPr>
          <w:p w14:paraId="1EAA1BAD" w14:textId="77777777" w:rsidR="000C4D4F" w:rsidRDefault="00EB507A">
            <w:pPr>
              <w:pStyle w:val="Normal1"/>
              <w:spacing w:after="160" w:line="259" w:lineRule="auto"/>
              <w:rPr>
                <w:sz w:val="24"/>
                <w:szCs w:val="24"/>
              </w:rPr>
            </w:pPr>
            <w:r>
              <w:rPr>
                <w:b/>
                <w:sz w:val="24"/>
                <w:szCs w:val="24"/>
              </w:rPr>
              <w:t>Muy Grave</w:t>
            </w:r>
          </w:p>
        </w:tc>
        <w:tc>
          <w:tcPr>
            <w:tcW w:w="2835" w:type="dxa"/>
            <w:vAlign w:val="center"/>
          </w:tcPr>
          <w:p w14:paraId="7EF48EDD" w14:textId="77777777" w:rsidR="000C4D4F" w:rsidRPr="001C4123" w:rsidRDefault="00EB507A">
            <w:pPr>
              <w:pStyle w:val="Normal1"/>
              <w:spacing w:after="160" w:line="259" w:lineRule="auto"/>
              <w:rPr>
                <w:sz w:val="24"/>
                <w:szCs w:val="24"/>
                <w:lang w:val="es-CL"/>
              </w:rPr>
            </w:pPr>
            <w:r w:rsidRPr="001C4123">
              <w:rPr>
                <w:sz w:val="24"/>
                <w:szCs w:val="24"/>
                <w:lang w:val="es-CL"/>
              </w:rPr>
              <w:t>Agresión física, acoso sexual, violencia reiterada.</w:t>
            </w:r>
          </w:p>
        </w:tc>
        <w:tc>
          <w:tcPr>
            <w:tcW w:w="5147" w:type="dxa"/>
            <w:vAlign w:val="center"/>
          </w:tcPr>
          <w:p w14:paraId="0719BE62" w14:textId="77777777" w:rsidR="000C4D4F" w:rsidRPr="001C4123" w:rsidRDefault="00EB507A">
            <w:pPr>
              <w:pStyle w:val="Normal1"/>
              <w:spacing w:after="160" w:line="259" w:lineRule="auto"/>
              <w:rPr>
                <w:sz w:val="24"/>
                <w:szCs w:val="24"/>
                <w:lang w:val="es-CL"/>
              </w:rPr>
            </w:pPr>
            <w:r w:rsidRPr="001C4123">
              <w:rPr>
                <w:b/>
                <w:sz w:val="24"/>
                <w:szCs w:val="24"/>
                <w:lang w:val="es-CL"/>
              </w:rPr>
              <w:t xml:space="preserve">Prohibición de ingreso total a E.E. y/o pérdida calidad apoderado - denuncia a autoridades (si la situación es constitutiva de delito). </w:t>
            </w:r>
          </w:p>
        </w:tc>
      </w:tr>
    </w:tbl>
    <w:p w14:paraId="59D80575" w14:textId="77777777" w:rsidR="000C4D4F" w:rsidRDefault="000C4D4F">
      <w:pPr>
        <w:pStyle w:val="Normal1"/>
        <w:spacing w:after="160" w:line="259" w:lineRule="auto"/>
        <w:rPr>
          <w:sz w:val="24"/>
          <w:szCs w:val="24"/>
        </w:rPr>
      </w:pPr>
    </w:p>
    <w:p w14:paraId="4F562EB3" w14:textId="77777777" w:rsidR="000C4D4F" w:rsidRDefault="00EB507A">
      <w:pPr>
        <w:pStyle w:val="Normal1"/>
        <w:spacing w:after="160" w:line="259" w:lineRule="auto"/>
        <w:jc w:val="both"/>
        <w:rPr>
          <w:b/>
          <w:sz w:val="24"/>
          <w:szCs w:val="24"/>
        </w:rPr>
      </w:pPr>
      <w:r>
        <w:rPr>
          <w:rFonts w:ascii="Quattrocento Sans" w:eastAsia="Quattrocento Sans" w:hAnsi="Quattrocento Sans" w:cs="Quattrocento Sans"/>
          <w:sz w:val="24"/>
          <w:szCs w:val="24"/>
        </w:rPr>
        <w:t>📝</w:t>
      </w:r>
      <w:r>
        <w:rPr>
          <w:b/>
          <w:sz w:val="24"/>
          <w:szCs w:val="24"/>
        </w:rPr>
        <w:t>Nota:</w:t>
      </w:r>
    </w:p>
    <w:p w14:paraId="384A5C20" w14:textId="77777777" w:rsidR="000C4D4F" w:rsidRDefault="00EB507A">
      <w:pPr>
        <w:pStyle w:val="Normal1"/>
        <w:spacing w:after="160" w:line="259" w:lineRule="auto"/>
        <w:jc w:val="both"/>
        <w:rPr>
          <w:sz w:val="24"/>
          <w:szCs w:val="24"/>
        </w:rPr>
      </w:pPr>
      <w:r>
        <w:rPr>
          <w:sz w:val="24"/>
          <w:szCs w:val="24"/>
        </w:rPr>
        <w:t xml:space="preserve">Todo registro de entrevistas, citaciones, compromisos y medidas adoptadas en el marco de este procedimiento será </w:t>
      </w:r>
      <w:r>
        <w:rPr>
          <w:b/>
          <w:sz w:val="24"/>
          <w:szCs w:val="24"/>
        </w:rPr>
        <w:t>notificado por escrito al apoderado/a</w:t>
      </w:r>
      <w:r>
        <w:rPr>
          <w:sz w:val="24"/>
          <w:szCs w:val="24"/>
        </w:rPr>
        <w:t xml:space="preserve">, mediante </w:t>
      </w:r>
      <w:r>
        <w:rPr>
          <w:sz w:val="24"/>
          <w:szCs w:val="24"/>
        </w:rPr>
        <w:lastRenderedPageBreak/>
        <w:t>documento entregado en mano, correo electrónico institucional o medio formal establecido por el establecimiento educacional.</w:t>
      </w:r>
    </w:p>
    <w:p w14:paraId="17BCFBF6" w14:textId="77777777" w:rsidR="000C4D4F" w:rsidRDefault="00EB507A">
      <w:pPr>
        <w:pStyle w:val="Normal1"/>
        <w:spacing w:after="160" w:line="259" w:lineRule="auto"/>
        <w:jc w:val="both"/>
        <w:rPr>
          <w:sz w:val="24"/>
          <w:szCs w:val="24"/>
        </w:rPr>
      </w:pPr>
      <w:r>
        <w:rPr>
          <w:sz w:val="24"/>
          <w:szCs w:val="24"/>
        </w:rPr>
        <w:t xml:space="preserve">Asimismo, el/la apoderado/a contará con un </w:t>
      </w:r>
      <w:r>
        <w:rPr>
          <w:b/>
          <w:sz w:val="24"/>
          <w:szCs w:val="24"/>
        </w:rPr>
        <w:t>plazo de 5 días hábiles</w:t>
      </w:r>
      <w:r>
        <w:rPr>
          <w:sz w:val="24"/>
          <w:szCs w:val="24"/>
        </w:rPr>
        <w:t xml:space="preserve"> desde la fecha de notificación para </w:t>
      </w:r>
      <w:r>
        <w:rPr>
          <w:b/>
          <w:sz w:val="24"/>
          <w:szCs w:val="24"/>
        </w:rPr>
        <w:t>presentar apelación o descargos por escrito</w:t>
      </w:r>
      <w:r>
        <w:rPr>
          <w:sz w:val="24"/>
          <w:szCs w:val="24"/>
        </w:rPr>
        <w:t xml:space="preserve">, los cuales deberán ser dirigidos a la Dirección del establecimiento y serán evaluados por el equipo directivo y psicosocial en conjunto con el sostenedor, entregando de manera formal la determinación final. </w:t>
      </w:r>
    </w:p>
    <w:tbl>
      <w:tblPr>
        <w:tblStyle w:val="ac"/>
        <w:tblpPr w:leftFromText="141" w:rightFromText="141" w:vertAnchor="text" w:tblpY="27"/>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7"/>
        <w:gridCol w:w="1559"/>
        <w:gridCol w:w="4111"/>
      </w:tblGrid>
      <w:tr w:rsidR="000C4D4F" w14:paraId="1B758207" w14:textId="77777777">
        <w:trPr>
          <w:cantSplit/>
          <w:tblHeader/>
        </w:trPr>
        <w:tc>
          <w:tcPr>
            <w:tcW w:w="3687" w:type="dxa"/>
            <w:shd w:val="clear" w:color="auto" w:fill="002060"/>
          </w:tcPr>
          <w:p w14:paraId="481AD905" w14:textId="77777777" w:rsidR="000C4D4F" w:rsidRDefault="00EB507A">
            <w:pPr>
              <w:pStyle w:val="Normal1"/>
              <w:spacing w:after="160" w:line="278" w:lineRule="auto"/>
              <w:jc w:val="center"/>
              <w:rPr>
                <w:rFonts w:ascii="Aptos" w:eastAsia="Aptos" w:hAnsi="Aptos" w:cs="Aptos"/>
              </w:rPr>
            </w:pPr>
            <w:r>
              <w:rPr>
                <w:rFonts w:ascii="Aptos" w:eastAsia="Aptos" w:hAnsi="Aptos" w:cs="Aptos"/>
                <w:b/>
              </w:rPr>
              <w:t>ACCIÓN</w:t>
            </w:r>
          </w:p>
        </w:tc>
        <w:tc>
          <w:tcPr>
            <w:tcW w:w="1559" w:type="dxa"/>
            <w:shd w:val="clear" w:color="auto" w:fill="002060"/>
          </w:tcPr>
          <w:p w14:paraId="490467B0" w14:textId="77777777" w:rsidR="000C4D4F" w:rsidRDefault="00EB507A">
            <w:pPr>
              <w:pStyle w:val="Normal1"/>
              <w:spacing w:after="160" w:line="278" w:lineRule="auto"/>
              <w:jc w:val="center"/>
              <w:rPr>
                <w:rFonts w:ascii="Aptos" w:eastAsia="Aptos" w:hAnsi="Aptos" w:cs="Aptos"/>
                <w:b/>
              </w:rPr>
            </w:pPr>
            <w:r>
              <w:rPr>
                <w:rFonts w:ascii="Aptos" w:eastAsia="Aptos" w:hAnsi="Aptos" w:cs="Aptos"/>
                <w:b/>
              </w:rPr>
              <w:t>PLAZO</w:t>
            </w:r>
          </w:p>
          <w:p w14:paraId="490AA0BB" w14:textId="77777777" w:rsidR="000C4D4F" w:rsidRDefault="00EB507A">
            <w:pPr>
              <w:pStyle w:val="Normal1"/>
              <w:spacing w:after="160" w:line="278" w:lineRule="auto"/>
              <w:jc w:val="center"/>
              <w:rPr>
                <w:rFonts w:ascii="Aptos" w:eastAsia="Aptos" w:hAnsi="Aptos" w:cs="Aptos"/>
              </w:rPr>
            </w:pPr>
            <w:r>
              <w:rPr>
                <w:rFonts w:ascii="Aptos" w:eastAsia="Aptos" w:hAnsi="Aptos" w:cs="Aptos"/>
              </w:rPr>
              <w:t xml:space="preserve">Días </w:t>
            </w:r>
            <w:proofErr w:type="spellStart"/>
            <w:r>
              <w:rPr>
                <w:rFonts w:ascii="Aptos" w:eastAsia="Aptos" w:hAnsi="Aptos" w:cs="Aptos"/>
              </w:rPr>
              <w:t>hábiles</w:t>
            </w:r>
            <w:proofErr w:type="spellEnd"/>
          </w:p>
        </w:tc>
        <w:tc>
          <w:tcPr>
            <w:tcW w:w="4111" w:type="dxa"/>
            <w:shd w:val="clear" w:color="auto" w:fill="002060"/>
          </w:tcPr>
          <w:p w14:paraId="37C4FEF3" w14:textId="77777777" w:rsidR="000C4D4F" w:rsidRDefault="00EB507A">
            <w:pPr>
              <w:pStyle w:val="Normal1"/>
              <w:spacing w:after="160" w:line="278" w:lineRule="auto"/>
              <w:jc w:val="center"/>
              <w:rPr>
                <w:rFonts w:ascii="Aptos" w:eastAsia="Aptos" w:hAnsi="Aptos" w:cs="Aptos"/>
              </w:rPr>
            </w:pPr>
            <w:r>
              <w:rPr>
                <w:rFonts w:ascii="Aptos" w:eastAsia="Aptos" w:hAnsi="Aptos" w:cs="Aptos"/>
                <w:b/>
              </w:rPr>
              <w:t>RESPONSABLES</w:t>
            </w:r>
          </w:p>
        </w:tc>
      </w:tr>
      <w:tr w:rsidR="000C4D4F" w14:paraId="0DDAA0E3" w14:textId="77777777">
        <w:trPr>
          <w:cantSplit/>
          <w:tblHeader/>
        </w:trPr>
        <w:tc>
          <w:tcPr>
            <w:tcW w:w="3687" w:type="dxa"/>
          </w:tcPr>
          <w:p w14:paraId="060A008B" w14:textId="77777777" w:rsidR="000C4D4F" w:rsidRDefault="00EB507A">
            <w:pPr>
              <w:pStyle w:val="Normal1"/>
              <w:numPr>
                <w:ilvl w:val="0"/>
                <w:numId w:val="80"/>
              </w:numPr>
            </w:pPr>
            <w:proofErr w:type="spellStart"/>
            <w:r>
              <w:t>Recepción</w:t>
            </w:r>
            <w:proofErr w:type="spellEnd"/>
            <w:r>
              <w:t xml:space="preserve"> de la </w:t>
            </w:r>
            <w:proofErr w:type="spellStart"/>
            <w:r>
              <w:t>denuncia</w:t>
            </w:r>
            <w:proofErr w:type="spellEnd"/>
            <w:r>
              <w:t>.</w:t>
            </w:r>
          </w:p>
          <w:p w14:paraId="48C3783D" w14:textId="77777777" w:rsidR="000C4D4F" w:rsidRDefault="00EB507A">
            <w:pPr>
              <w:pStyle w:val="Normal1"/>
              <w:spacing w:after="160" w:line="278" w:lineRule="auto"/>
              <w:rPr>
                <w:rFonts w:ascii="Aptos" w:eastAsia="Aptos" w:hAnsi="Aptos" w:cs="Aptos"/>
              </w:rPr>
            </w:pPr>
            <w:proofErr w:type="spellStart"/>
            <w:r>
              <w:rPr>
                <w:rFonts w:ascii="Aptos" w:eastAsia="Aptos" w:hAnsi="Aptos" w:cs="Aptos"/>
                <w:b/>
              </w:rPr>
              <w:t>Presentación</w:t>
            </w:r>
            <w:proofErr w:type="spellEnd"/>
            <w:r>
              <w:rPr>
                <w:rFonts w:ascii="Aptos" w:eastAsia="Aptos" w:hAnsi="Aptos" w:cs="Aptos"/>
                <w:b/>
              </w:rPr>
              <w:t xml:space="preserve"> de </w:t>
            </w:r>
            <w:proofErr w:type="spellStart"/>
            <w:r>
              <w:rPr>
                <w:rFonts w:ascii="Aptos" w:eastAsia="Aptos" w:hAnsi="Aptos" w:cs="Aptos"/>
                <w:b/>
              </w:rPr>
              <w:t>reclamo</w:t>
            </w:r>
            <w:proofErr w:type="spellEnd"/>
          </w:p>
        </w:tc>
        <w:tc>
          <w:tcPr>
            <w:tcW w:w="1559" w:type="dxa"/>
            <w:vMerge w:val="restart"/>
          </w:tcPr>
          <w:p w14:paraId="0DE8884A" w14:textId="77777777" w:rsidR="000C4D4F" w:rsidRDefault="00EB507A">
            <w:pPr>
              <w:pStyle w:val="Normal1"/>
              <w:spacing w:after="160" w:line="278" w:lineRule="auto"/>
              <w:rPr>
                <w:rFonts w:ascii="Aptos" w:eastAsia="Aptos" w:hAnsi="Aptos" w:cs="Aptos"/>
              </w:rPr>
            </w:pPr>
            <w:r>
              <w:rPr>
                <w:rFonts w:ascii="Aptos" w:eastAsia="Aptos" w:hAnsi="Aptos" w:cs="Aptos"/>
              </w:rPr>
              <w:t xml:space="preserve"> día 1 </w:t>
            </w:r>
            <w:r>
              <w:rPr>
                <w:rFonts w:ascii="Aptos" w:eastAsia="Aptos" w:hAnsi="Aptos" w:cs="Aptos"/>
              </w:rPr>
              <w:tab/>
            </w:r>
          </w:p>
        </w:tc>
        <w:tc>
          <w:tcPr>
            <w:tcW w:w="4111" w:type="dxa"/>
          </w:tcPr>
          <w:p w14:paraId="2CC14757" w14:textId="77777777" w:rsidR="000C4D4F" w:rsidRPr="001C4123" w:rsidRDefault="00EB507A">
            <w:pPr>
              <w:pStyle w:val="Normal1"/>
              <w:spacing w:after="160" w:line="278" w:lineRule="auto"/>
              <w:rPr>
                <w:rFonts w:ascii="Aptos" w:eastAsia="Aptos" w:hAnsi="Aptos" w:cs="Aptos"/>
                <w:lang w:val="es-CL"/>
              </w:rPr>
            </w:pPr>
            <w:r w:rsidRPr="001C4123">
              <w:rPr>
                <w:rFonts w:ascii="Aptos" w:eastAsia="Aptos" w:hAnsi="Aptos" w:cs="Aptos"/>
                <w:b/>
                <w:lang w:val="es-CL"/>
              </w:rPr>
              <w:t>Inspector, profesor jefe o Encargado De convivencia escolar</w:t>
            </w:r>
          </w:p>
        </w:tc>
      </w:tr>
      <w:tr w:rsidR="000C4D4F" w14:paraId="1C19DE7B" w14:textId="77777777">
        <w:trPr>
          <w:cantSplit/>
          <w:tblHeader/>
        </w:trPr>
        <w:tc>
          <w:tcPr>
            <w:tcW w:w="3687" w:type="dxa"/>
          </w:tcPr>
          <w:p w14:paraId="175AD47F" w14:textId="77777777" w:rsidR="000C4D4F" w:rsidRDefault="00EB507A">
            <w:pPr>
              <w:pStyle w:val="Normal1"/>
              <w:numPr>
                <w:ilvl w:val="0"/>
                <w:numId w:val="81"/>
              </w:numPr>
              <w:spacing w:after="160" w:line="259" w:lineRule="auto"/>
              <w:rPr>
                <w:color w:val="000000"/>
              </w:rPr>
            </w:pPr>
            <w:proofErr w:type="spellStart"/>
            <w:r>
              <w:rPr>
                <w:color w:val="000000"/>
              </w:rPr>
              <w:t>Investigación</w:t>
            </w:r>
            <w:proofErr w:type="spellEnd"/>
            <w:r>
              <w:rPr>
                <w:color w:val="000000"/>
              </w:rPr>
              <w:t xml:space="preserve"> interna.</w:t>
            </w:r>
          </w:p>
          <w:p w14:paraId="1296D02D" w14:textId="77777777" w:rsidR="000C4D4F" w:rsidRPr="001C4123" w:rsidRDefault="00EB507A">
            <w:pPr>
              <w:pStyle w:val="Normal1"/>
              <w:spacing w:after="160" w:line="278" w:lineRule="auto"/>
              <w:rPr>
                <w:rFonts w:ascii="Aptos" w:eastAsia="Aptos" w:hAnsi="Aptos" w:cs="Aptos"/>
                <w:lang w:val="es-CL"/>
              </w:rPr>
            </w:pPr>
            <w:r w:rsidRPr="001C4123">
              <w:rPr>
                <w:rFonts w:ascii="Aptos" w:eastAsia="Aptos" w:hAnsi="Aptos" w:cs="Aptos"/>
                <w:b/>
                <w:lang w:val="es-CL"/>
              </w:rPr>
              <w:t>Se evalúa posibilidad de Derivación o denuncia</w:t>
            </w:r>
          </w:p>
        </w:tc>
        <w:tc>
          <w:tcPr>
            <w:tcW w:w="1559" w:type="dxa"/>
            <w:vMerge/>
          </w:tcPr>
          <w:p w14:paraId="3EBCFF20" w14:textId="77777777" w:rsidR="000C4D4F" w:rsidRPr="001C4123" w:rsidRDefault="000C4D4F">
            <w:pPr>
              <w:pStyle w:val="Normal1"/>
              <w:pBdr>
                <w:top w:val="nil"/>
                <w:left w:val="nil"/>
                <w:bottom w:val="nil"/>
                <w:right w:val="nil"/>
                <w:between w:val="nil"/>
              </w:pBdr>
              <w:rPr>
                <w:rFonts w:ascii="Aptos" w:eastAsia="Aptos" w:hAnsi="Aptos" w:cs="Aptos"/>
                <w:lang w:val="es-CL"/>
              </w:rPr>
            </w:pPr>
          </w:p>
        </w:tc>
        <w:tc>
          <w:tcPr>
            <w:tcW w:w="4111" w:type="dxa"/>
          </w:tcPr>
          <w:p w14:paraId="739451FA" w14:textId="77777777" w:rsidR="000C4D4F" w:rsidRPr="001C4123" w:rsidRDefault="00EB507A">
            <w:pPr>
              <w:pStyle w:val="Normal1"/>
              <w:spacing w:after="160" w:line="278" w:lineRule="auto"/>
              <w:rPr>
                <w:rFonts w:ascii="Aptos" w:eastAsia="Aptos" w:hAnsi="Aptos" w:cs="Aptos"/>
                <w:lang w:val="es-CL"/>
              </w:rPr>
            </w:pPr>
            <w:r w:rsidRPr="001C4123">
              <w:rPr>
                <w:rFonts w:ascii="Aptos" w:eastAsia="Aptos" w:hAnsi="Aptos" w:cs="Aptos"/>
                <w:b/>
                <w:lang w:val="es-CL"/>
              </w:rPr>
              <w:t>Equipo psicosocial o encargado De convivencia escolar</w:t>
            </w:r>
          </w:p>
        </w:tc>
      </w:tr>
      <w:tr w:rsidR="000C4D4F" w14:paraId="7FEDF6D9" w14:textId="77777777">
        <w:trPr>
          <w:cantSplit/>
          <w:tblHeader/>
        </w:trPr>
        <w:tc>
          <w:tcPr>
            <w:tcW w:w="3687" w:type="dxa"/>
          </w:tcPr>
          <w:p w14:paraId="2778D580" w14:textId="77777777" w:rsidR="000C4D4F" w:rsidRPr="001C4123" w:rsidRDefault="00EB507A">
            <w:pPr>
              <w:pStyle w:val="Normal1"/>
              <w:numPr>
                <w:ilvl w:val="0"/>
                <w:numId w:val="81"/>
              </w:numPr>
              <w:rPr>
                <w:lang w:val="es-CL"/>
              </w:rPr>
            </w:pPr>
            <w:r w:rsidRPr="001C4123">
              <w:rPr>
                <w:lang w:val="es-CL"/>
              </w:rPr>
              <w:t>Notificación al apoderado y derecho a descargos.</w:t>
            </w:r>
          </w:p>
          <w:p w14:paraId="61A3478B" w14:textId="77777777" w:rsidR="000C4D4F" w:rsidRPr="001C4123" w:rsidRDefault="000C4D4F">
            <w:pPr>
              <w:pStyle w:val="Normal1"/>
              <w:spacing w:after="160" w:line="259" w:lineRule="auto"/>
              <w:ind w:left="720"/>
              <w:rPr>
                <w:color w:val="000000"/>
                <w:lang w:val="es-CL"/>
              </w:rPr>
            </w:pPr>
          </w:p>
        </w:tc>
        <w:tc>
          <w:tcPr>
            <w:tcW w:w="1559" w:type="dxa"/>
          </w:tcPr>
          <w:p w14:paraId="4FFC9A9A" w14:textId="77777777" w:rsidR="000C4D4F" w:rsidRDefault="00EB507A">
            <w:pPr>
              <w:pStyle w:val="Normal1"/>
              <w:spacing w:after="160" w:line="278" w:lineRule="auto"/>
              <w:rPr>
                <w:rFonts w:ascii="Aptos" w:eastAsia="Aptos" w:hAnsi="Aptos" w:cs="Aptos"/>
              </w:rPr>
            </w:pPr>
            <w:r>
              <w:rPr>
                <w:rFonts w:ascii="Aptos" w:eastAsia="Aptos" w:hAnsi="Aptos" w:cs="Aptos"/>
              </w:rPr>
              <w:t xml:space="preserve">3 días </w:t>
            </w:r>
          </w:p>
        </w:tc>
        <w:tc>
          <w:tcPr>
            <w:tcW w:w="4111" w:type="dxa"/>
          </w:tcPr>
          <w:p w14:paraId="28C3F07F" w14:textId="77777777" w:rsidR="000C4D4F" w:rsidRPr="001C4123" w:rsidRDefault="00EB507A">
            <w:pPr>
              <w:pStyle w:val="Normal1"/>
              <w:spacing w:after="160" w:line="278" w:lineRule="auto"/>
              <w:rPr>
                <w:rFonts w:ascii="Aptos" w:eastAsia="Aptos" w:hAnsi="Aptos" w:cs="Aptos"/>
                <w:b/>
                <w:lang w:val="es-CL"/>
              </w:rPr>
            </w:pPr>
            <w:r w:rsidRPr="001C4123">
              <w:rPr>
                <w:rFonts w:ascii="Aptos" w:eastAsia="Aptos" w:hAnsi="Aptos" w:cs="Aptos"/>
                <w:b/>
                <w:lang w:val="es-CL"/>
              </w:rPr>
              <w:t>Inspector o director o encargado De convivencia escolar</w:t>
            </w:r>
          </w:p>
        </w:tc>
      </w:tr>
      <w:tr w:rsidR="000C4D4F" w14:paraId="32D946D4" w14:textId="77777777">
        <w:trPr>
          <w:cantSplit/>
          <w:tblHeader/>
        </w:trPr>
        <w:tc>
          <w:tcPr>
            <w:tcW w:w="3687" w:type="dxa"/>
          </w:tcPr>
          <w:p w14:paraId="6723E44E" w14:textId="77777777" w:rsidR="000C4D4F" w:rsidRPr="001C4123" w:rsidRDefault="00EB507A">
            <w:pPr>
              <w:pStyle w:val="Normal1"/>
              <w:numPr>
                <w:ilvl w:val="0"/>
                <w:numId w:val="81"/>
              </w:numPr>
              <w:rPr>
                <w:lang w:val="es-CL"/>
              </w:rPr>
            </w:pPr>
            <w:r w:rsidRPr="001C4123">
              <w:rPr>
                <w:lang w:val="es-CL"/>
              </w:rPr>
              <w:t>Aplicación de sanción según la gravedad del caso.</w:t>
            </w:r>
          </w:p>
          <w:p w14:paraId="66FA7FBE" w14:textId="77777777" w:rsidR="000C4D4F" w:rsidRDefault="00EB507A">
            <w:pPr>
              <w:pStyle w:val="Normal1"/>
              <w:spacing w:after="160" w:line="259" w:lineRule="auto"/>
              <w:ind w:left="720"/>
            </w:pPr>
            <w:proofErr w:type="spellStart"/>
            <w:r>
              <w:rPr>
                <w:rFonts w:ascii="Aptos" w:eastAsia="Aptos" w:hAnsi="Aptos" w:cs="Aptos"/>
              </w:rPr>
              <w:t>Indagación</w:t>
            </w:r>
            <w:proofErr w:type="spellEnd"/>
            <w:r>
              <w:rPr>
                <w:rFonts w:ascii="Aptos" w:eastAsia="Aptos" w:hAnsi="Aptos" w:cs="Aptos"/>
              </w:rPr>
              <w:t xml:space="preserve"> e </w:t>
            </w:r>
            <w:proofErr w:type="spellStart"/>
            <w:r>
              <w:rPr>
                <w:rFonts w:ascii="Aptos" w:eastAsia="Aptos" w:hAnsi="Aptos" w:cs="Aptos"/>
              </w:rPr>
              <w:t>informe</w:t>
            </w:r>
            <w:proofErr w:type="spellEnd"/>
            <w:r>
              <w:rPr>
                <w:rFonts w:ascii="Aptos" w:eastAsia="Aptos" w:hAnsi="Aptos" w:cs="Aptos"/>
              </w:rPr>
              <w:t xml:space="preserve"> </w:t>
            </w:r>
            <w:proofErr w:type="spellStart"/>
            <w:r>
              <w:rPr>
                <w:rFonts w:ascii="Aptos" w:eastAsia="Aptos" w:hAnsi="Aptos" w:cs="Aptos"/>
              </w:rPr>
              <w:t>preliminar</w:t>
            </w:r>
            <w:proofErr w:type="spellEnd"/>
            <w:r>
              <w:rPr>
                <w:rFonts w:ascii="Aptos" w:eastAsia="Aptos" w:hAnsi="Aptos" w:cs="Aptos"/>
              </w:rPr>
              <w:t>.         </w:t>
            </w:r>
          </w:p>
        </w:tc>
        <w:tc>
          <w:tcPr>
            <w:tcW w:w="1559" w:type="dxa"/>
          </w:tcPr>
          <w:p w14:paraId="33037C15" w14:textId="77777777" w:rsidR="000C4D4F" w:rsidRDefault="00EB507A">
            <w:pPr>
              <w:pStyle w:val="Normal1"/>
              <w:spacing w:after="160" w:line="278" w:lineRule="auto"/>
              <w:rPr>
                <w:rFonts w:ascii="Aptos" w:eastAsia="Aptos" w:hAnsi="Aptos" w:cs="Aptos"/>
              </w:rPr>
            </w:pPr>
            <w:r>
              <w:rPr>
                <w:rFonts w:ascii="Aptos" w:eastAsia="Aptos" w:hAnsi="Aptos" w:cs="Aptos"/>
              </w:rPr>
              <w:t xml:space="preserve">5 días </w:t>
            </w:r>
          </w:p>
        </w:tc>
        <w:tc>
          <w:tcPr>
            <w:tcW w:w="4111" w:type="dxa"/>
          </w:tcPr>
          <w:p w14:paraId="27BC063A" w14:textId="77777777" w:rsidR="000C4D4F" w:rsidRDefault="00EB507A">
            <w:pPr>
              <w:pStyle w:val="Normal1"/>
              <w:spacing w:after="160" w:line="278" w:lineRule="auto"/>
              <w:rPr>
                <w:rFonts w:ascii="Aptos" w:eastAsia="Aptos" w:hAnsi="Aptos" w:cs="Aptos"/>
                <w:b/>
              </w:rPr>
            </w:pPr>
            <w:r>
              <w:rPr>
                <w:rFonts w:ascii="Aptos" w:eastAsia="Aptos" w:hAnsi="Aptos" w:cs="Aptos"/>
                <w:b/>
              </w:rPr>
              <w:t xml:space="preserve">Inspector o director </w:t>
            </w:r>
          </w:p>
          <w:p w14:paraId="73479551" w14:textId="77777777" w:rsidR="000C4D4F" w:rsidRDefault="000C4D4F">
            <w:pPr>
              <w:pStyle w:val="Normal1"/>
              <w:spacing w:after="160" w:line="278" w:lineRule="auto"/>
              <w:rPr>
                <w:rFonts w:ascii="Aptos" w:eastAsia="Aptos" w:hAnsi="Aptos" w:cs="Aptos"/>
                <w:b/>
              </w:rPr>
            </w:pPr>
          </w:p>
          <w:p w14:paraId="1C3831C0" w14:textId="77777777" w:rsidR="000C4D4F" w:rsidRDefault="000C4D4F">
            <w:pPr>
              <w:pStyle w:val="Normal1"/>
              <w:spacing w:after="160" w:line="278" w:lineRule="auto"/>
              <w:rPr>
                <w:rFonts w:ascii="Aptos" w:eastAsia="Aptos" w:hAnsi="Aptos" w:cs="Aptos"/>
                <w:b/>
              </w:rPr>
            </w:pPr>
          </w:p>
        </w:tc>
      </w:tr>
      <w:tr w:rsidR="000C4D4F" w14:paraId="51EC3D8C" w14:textId="77777777">
        <w:trPr>
          <w:cantSplit/>
          <w:tblHeader/>
        </w:trPr>
        <w:tc>
          <w:tcPr>
            <w:tcW w:w="3687" w:type="dxa"/>
          </w:tcPr>
          <w:p w14:paraId="547EEFB5" w14:textId="77777777" w:rsidR="000C4D4F" w:rsidRPr="001C4123" w:rsidRDefault="00EB507A">
            <w:pPr>
              <w:pStyle w:val="Normal1"/>
              <w:numPr>
                <w:ilvl w:val="0"/>
                <w:numId w:val="81"/>
              </w:numPr>
              <w:rPr>
                <w:lang w:val="es-CL"/>
              </w:rPr>
            </w:pPr>
            <w:r w:rsidRPr="001C4123">
              <w:rPr>
                <w:lang w:val="es-CL"/>
              </w:rPr>
              <w:t>Seguimiento del caso y medidas preventivas adicionales.</w:t>
            </w:r>
          </w:p>
          <w:p w14:paraId="24BED18A" w14:textId="77777777" w:rsidR="000C4D4F" w:rsidRPr="001C4123" w:rsidRDefault="00EB507A">
            <w:pPr>
              <w:pStyle w:val="Normal1"/>
              <w:spacing w:after="160" w:line="259" w:lineRule="auto"/>
              <w:ind w:left="720"/>
              <w:rPr>
                <w:lang w:val="es-CL"/>
              </w:rPr>
            </w:pPr>
            <w:r w:rsidRPr="001C4123">
              <w:rPr>
                <w:rFonts w:ascii="Aptos" w:eastAsia="Aptos" w:hAnsi="Aptos" w:cs="Aptos"/>
                <w:lang w:val="es-CL"/>
              </w:rPr>
              <w:t>informe final y plan de trabajo</w:t>
            </w:r>
          </w:p>
        </w:tc>
        <w:tc>
          <w:tcPr>
            <w:tcW w:w="1559" w:type="dxa"/>
          </w:tcPr>
          <w:p w14:paraId="47796C5B" w14:textId="77777777" w:rsidR="000C4D4F" w:rsidRDefault="00EB507A">
            <w:pPr>
              <w:pStyle w:val="Normal1"/>
              <w:spacing w:after="160" w:line="278" w:lineRule="auto"/>
              <w:rPr>
                <w:rFonts w:ascii="Aptos" w:eastAsia="Aptos" w:hAnsi="Aptos" w:cs="Aptos"/>
              </w:rPr>
            </w:pPr>
            <w:r>
              <w:rPr>
                <w:rFonts w:ascii="Aptos" w:eastAsia="Aptos" w:hAnsi="Aptos" w:cs="Aptos"/>
              </w:rPr>
              <w:t>Día 10 (</w:t>
            </w:r>
            <w:proofErr w:type="spellStart"/>
            <w:r>
              <w:rPr>
                <w:rFonts w:ascii="Aptos" w:eastAsia="Aptos" w:hAnsi="Aptos" w:cs="Aptos"/>
              </w:rPr>
              <w:t>hábil</w:t>
            </w:r>
            <w:proofErr w:type="spellEnd"/>
            <w:r>
              <w:rPr>
                <w:rFonts w:ascii="Aptos" w:eastAsia="Aptos" w:hAnsi="Aptos" w:cs="Aptos"/>
              </w:rPr>
              <w:t xml:space="preserve">) </w:t>
            </w:r>
          </w:p>
        </w:tc>
        <w:tc>
          <w:tcPr>
            <w:tcW w:w="4111" w:type="dxa"/>
          </w:tcPr>
          <w:p w14:paraId="183EB501" w14:textId="77777777" w:rsidR="000C4D4F" w:rsidRPr="001C4123" w:rsidRDefault="00EB507A">
            <w:pPr>
              <w:pStyle w:val="Normal1"/>
              <w:spacing w:after="160" w:line="278" w:lineRule="auto"/>
              <w:rPr>
                <w:rFonts w:ascii="Aptos" w:eastAsia="Aptos" w:hAnsi="Aptos" w:cs="Aptos"/>
                <w:b/>
                <w:lang w:val="es-CL"/>
              </w:rPr>
            </w:pPr>
            <w:r w:rsidRPr="001C4123">
              <w:rPr>
                <w:rFonts w:ascii="Aptos" w:eastAsia="Aptos" w:hAnsi="Aptos" w:cs="Aptos"/>
                <w:b/>
                <w:lang w:val="es-CL"/>
              </w:rPr>
              <w:t>Encargado De convivencia escolar - Equipo psicosocial</w:t>
            </w:r>
          </w:p>
          <w:p w14:paraId="38B2A7F4" w14:textId="77777777" w:rsidR="000C4D4F" w:rsidRPr="001C4123" w:rsidRDefault="000C4D4F">
            <w:pPr>
              <w:pStyle w:val="Normal1"/>
              <w:spacing w:after="160" w:line="278" w:lineRule="auto"/>
              <w:rPr>
                <w:rFonts w:ascii="Aptos" w:eastAsia="Aptos" w:hAnsi="Aptos" w:cs="Aptos"/>
                <w:b/>
                <w:lang w:val="es-CL"/>
              </w:rPr>
            </w:pPr>
          </w:p>
          <w:p w14:paraId="38E20525" w14:textId="77777777" w:rsidR="000C4D4F" w:rsidRPr="001C4123" w:rsidRDefault="000C4D4F">
            <w:pPr>
              <w:pStyle w:val="Normal1"/>
              <w:spacing w:after="160" w:line="278" w:lineRule="auto"/>
              <w:rPr>
                <w:rFonts w:ascii="Aptos" w:eastAsia="Aptos" w:hAnsi="Aptos" w:cs="Aptos"/>
                <w:b/>
                <w:lang w:val="es-CL"/>
              </w:rPr>
            </w:pPr>
          </w:p>
        </w:tc>
      </w:tr>
      <w:tr w:rsidR="000C4D4F" w14:paraId="2523435E" w14:textId="77777777">
        <w:trPr>
          <w:cantSplit/>
          <w:tblHeader/>
        </w:trPr>
        <w:tc>
          <w:tcPr>
            <w:tcW w:w="3687" w:type="dxa"/>
          </w:tcPr>
          <w:p w14:paraId="6F020D48" w14:textId="77777777" w:rsidR="000C4D4F" w:rsidRDefault="00EB507A">
            <w:pPr>
              <w:pStyle w:val="Normal1"/>
              <w:spacing w:after="160" w:line="259" w:lineRule="auto"/>
              <w:ind w:left="720" w:hanging="360"/>
            </w:pPr>
            <w:r>
              <w:t xml:space="preserve">6.   </w:t>
            </w:r>
            <w:proofErr w:type="spellStart"/>
            <w:r>
              <w:t>Apelación</w:t>
            </w:r>
            <w:proofErr w:type="spellEnd"/>
            <w:r>
              <w:t xml:space="preserve"> </w:t>
            </w:r>
          </w:p>
        </w:tc>
        <w:tc>
          <w:tcPr>
            <w:tcW w:w="1559" w:type="dxa"/>
          </w:tcPr>
          <w:p w14:paraId="3CC472CD" w14:textId="77777777" w:rsidR="000C4D4F" w:rsidRDefault="00EB507A">
            <w:pPr>
              <w:pStyle w:val="Normal1"/>
              <w:spacing w:after="160" w:line="278" w:lineRule="auto"/>
              <w:rPr>
                <w:rFonts w:ascii="Aptos" w:eastAsia="Aptos" w:hAnsi="Aptos" w:cs="Aptos"/>
              </w:rPr>
            </w:pPr>
            <w:r>
              <w:rPr>
                <w:rFonts w:ascii="Aptos" w:eastAsia="Aptos" w:hAnsi="Aptos" w:cs="Aptos"/>
              </w:rPr>
              <w:t xml:space="preserve">5 días </w:t>
            </w:r>
          </w:p>
          <w:p w14:paraId="5774EED3" w14:textId="77777777" w:rsidR="000C4D4F" w:rsidRDefault="00EB507A">
            <w:pPr>
              <w:pStyle w:val="Normal1"/>
              <w:spacing w:after="160" w:line="278" w:lineRule="auto"/>
              <w:rPr>
                <w:rFonts w:ascii="Aptos" w:eastAsia="Aptos" w:hAnsi="Aptos" w:cs="Aptos"/>
              </w:rPr>
            </w:pPr>
            <w:r>
              <w:rPr>
                <w:rFonts w:ascii="Aptos" w:eastAsia="Aptos" w:hAnsi="Aptos" w:cs="Aptos"/>
              </w:rPr>
              <w:t>(</w:t>
            </w:r>
            <w:proofErr w:type="spellStart"/>
            <w:r>
              <w:rPr>
                <w:rFonts w:ascii="Aptos" w:eastAsia="Aptos" w:hAnsi="Aptos" w:cs="Aptos"/>
              </w:rPr>
              <w:t>Hábiles</w:t>
            </w:r>
            <w:proofErr w:type="spellEnd"/>
            <w:r>
              <w:rPr>
                <w:rFonts w:ascii="Aptos" w:eastAsia="Aptos" w:hAnsi="Aptos" w:cs="Aptos"/>
              </w:rPr>
              <w:t>)</w:t>
            </w:r>
          </w:p>
        </w:tc>
        <w:tc>
          <w:tcPr>
            <w:tcW w:w="4111" w:type="dxa"/>
          </w:tcPr>
          <w:p w14:paraId="3BFAF203" w14:textId="77777777" w:rsidR="000C4D4F" w:rsidRDefault="00EB507A">
            <w:pPr>
              <w:pStyle w:val="Normal1"/>
              <w:spacing w:after="160" w:line="278" w:lineRule="auto"/>
              <w:rPr>
                <w:rFonts w:ascii="Aptos" w:eastAsia="Aptos" w:hAnsi="Aptos" w:cs="Aptos"/>
                <w:b/>
              </w:rPr>
            </w:pPr>
            <w:proofErr w:type="spellStart"/>
            <w:r>
              <w:rPr>
                <w:rFonts w:ascii="Aptos" w:eastAsia="Aptos" w:hAnsi="Aptos" w:cs="Aptos"/>
                <w:b/>
              </w:rPr>
              <w:t>apoderado</w:t>
            </w:r>
            <w:proofErr w:type="spellEnd"/>
            <w:r>
              <w:rPr>
                <w:rFonts w:ascii="Aptos" w:eastAsia="Aptos" w:hAnsi="Aptos" w:cs="Aptos"/>
                <w:b/>
              </w:rPr>
              <w:t>/a</w:t>
            </w:r>
          </w:p>
        </w:tc>
      </w:tr>
      <w:tr w:rsidR="000C4D4F" w14:paraId="0E399042" w14:textId="77777777">
        <w:trPr>
          <w:cantSplit/>
          <w:tblHeader/>
        </w:trPr>
        <w:tc>
          <w:tcPr>
            <w:tcW w:w="3687" w:type="dxa"/>
          </w:tcPr>
          <w:p w14:paraId="54DC44AA" w14:textId="77777777" w:rsidR="000C4D4F" w:rsidRDefault="00EB507A">
            <w:pPr>
              <w:pStyle w:val="Normal1"/>
              <w:spacing w:after="160" w:line="259" w:lineRule="auto"/>
              <w:ind w:left="720" w:hanging="360"/>
            </w:pPr>
            <w:r>
              <w:t xml:space="preserve">7. </w:t>
            </w:r>
            <w:proofErr w:type="spellStart"/>
            <w:r>
              <w:t>Reconsideración</w:t>
            </w:r>
            <w:proofErr w:type="spellEnd"/>
            <w:r>
              <w:t xml:space="preserve"> e </w:t>
            </w:r>
            <w:proofErr w:type="spellStart"/>
            <w:r>
              <w:t>informe</w:t>
            </w:r>
            <w:proofErr w:type="spellEnd"/>
            <w:r>
              <w:t xml:space="preserve"> final.</w:t>
            </w:r>
          </w:p>
        </w:tc>
        <w:tc>
          <w:tcPr>
            <w:tcW w:w="1559" w:type="dxa"/>
          </w:tcPr>
          <w:p w14:paraId="21430D98" w14:textId="77777777" w:rsidR="000C4D4F" w:rsidRDefault="00EB507A">
            <w:pPr>
              <w:pStyle w:val="Normal1"/>
              <w:spacing w:after="160" w:line="278" w:lineRule="auto"/>
              <w:rPr>
                <w:rFonts w:ascii="Aptos" w:eastAsia="Aptos" w:hAnsi="Aptos" w:cs="Aptos"/>
              </w:rPr>
            </w:pPr>
            <w:r>
              <w:rPr>
                <w:rFonts w:ascii="Aptos" w:eastAsia="Aptos" w:hAnsi="Aptos" w:cs="Aptos"/>
              </w:rPr>
              <w:t xml:space="preserve">5 días </w:t>
            </w:r>
            <w:proofErr w:type="spellStart"/>
            <w:r>
              <w:rPr>
                <w:rFonts w:ascii="Aptos" w:eastAsia="Aptos" w:hAnsi="Aptos" w:cs="Aptos"/>
              </w:rPr>
              <w:t>hábiles</w:t>
            </w:r>
            <w:proofErr w:type="spellEnd"/>
            <w:r>
              <w:rPr>
                <w:rFonts w:ascii="Aptos" w:eastAsia="Aptos" w:hAnsi="Aptos" w:cs="Aptos"/>
              </w:rPr>
              <w:t xml:space="preserve"> </w:t>
            </w:r>
          </w:p>
        </w:tc>
        <w:tc>
          <w:tcPr>
            <w:tcW w:w="4111" w:type="dxa"/>
          </w:tcPr>
          <w:p w14:paraId="246D3FE9" w14:textId="77777777" w:rsidR="000C4D4F" w:rsidRPr="001C4123" w:rsidRDefault="00EB507A">
            <w:pPr>
              <w:pStyle w:val="Normal1"/>
              <w:spacing w:after="160" w:line="278" w:lineRule="auto"/>
              <w:rPr>
                <w:rFonts w:ascii="Aptos" w:eastAsia="Aptos" w:hAnsi="Aptos" w:cs="Aptos"/>
                <w:b/>
                <w:lang w:val="es-CL"/>
              </w:rPr>
            </w:pPr>
            <w:r w:rsidRPr="001C4123">
              <w:rPr>
                <w:rFonts w:ascii="Aptos" w:eastAsia="Aptos" w:hAnsi="Aptos" w:cs="Aptos"/>
                <w:b/>
                <w:lang w:val="es-CL"/>
              </w:rPr>
              <w:t>Director o encargado de convivencia escolar.</w:t>
            </w:r>
          </w:p>
        </w:tc>
      </w:tr>
    </w:tbl>
    <w:p w14:paraId="515FF9CF" w14:textId="77777777" w:rsidR="000C4D4F" w:rsidRDefault="000C4D4F">
      <w:pPr>
        <w:pStyle w:val="Normal1"/>
        <w:spacing w:after="160" w:line="259" w:lineRule="auto"/>
        <w:ind w:firstLine="708"/>
        <w:jc w:val="both"/>
        <w:rPr>
          <w:b/>
          <w:sz w:val="24"/>
          <w:szCs w:val="24"/>
        </w:rPr>
      </w:pPr>
    </w:p>
    <w:p w14:paraId="69FF5F20" w14:textId="77777777" w:rsidR="000C4D4F" w:rsidRDefault="00EB507A">
      <w:pPr>
        <w:pStyle w:val="Normal1"/>
        <w:spacing w:after="160" w:line="259" w:lineRule="auto"/>
        <w:jc w:val="both"/>
        <w:rPr>
          <w:b/>
          <w:sz w:val="24"/>
          <w:szCs w:val="24"/>
        </w:rPr>
      </w:pPr>
      <w:r>
        <w:rPr>
          <w:rFonts w:ascii="Quattrocento Sans" w:eastAsia="Quattrocento Sans" w:hAnsi="Quattrocento Sans" w:cs="Quattrocento Sans"/>
          <w:b/>
          <w:sz w:val="24"/>
          <w:szCs w:val="24"/>
        </w:rPr>
        <w:t>⚠️</w:t>
      </w:r>
      <w:r>
        <w:rPr>
          <w:b/>
          <w:sz w:val="24"/>
          <w:szCs w:val="24"/>
        </w:rPr>
        <w:t xml:space="preserve"> Importante: La aplicación de este procedimiento NO constituye una afectación al estudiante.</w:t>
      </w:r>
      <w:r>
        <w:rPr>
          <w:b/>
          <w:sz w:val="24"/>
          <w:szCs w:val="24"/>
        </w:rPr>
        <w:br/>
        <w:t>Toda medida adoptada frente a una falta cometida por el apoderado o apoderada será dirigida exclusivamente a su persona, sin comprometer en ningún caso los derechos, la permanencia ni el bienestar del estudiante en el establecimiento educacional.</w:t>
      </w:r>
    </w:p>
    <w:p w14:paraId="04F1422B" w14:textId="77777777" w:rsidR="000C4D4F" w:rsidRDefault="000C4D4F">
      <w:pPr>
        <w:pStyle w:val="Normal1"/>
        <w:spacing w:after="160" w:line="259" w:lineRule="auto"/>
        <w:ind w:firstLine="708"/>
        <w:jc w:val="both"/>
        <w:rPr>
          <w:sz w:val="24"/>
          <w:szCs w:val="24"/>
        </w:rPr>
      </w:pPr>
    </w:p>
    <w:p w14:paraId="3684228B" w14:textId="77777777" w:rsidR="000C4D4F" w:rsidRDefault="00EB507A">
      <w:pPr>
        <w:pStyle w:val="Normal1"/>
        <w:spacing w:after="160" w:line="259" w:lineRule="auto"/>
        <w:ind w:firstLine="720"/>
        <w:jc w:val="both"/>
        <w:rPr>
          <w:sz w:val="24"/>
          <w:szCs w:val="24"/>
        </w:rPr>
      </w:pPr>
      <w:r>
        <w:rPr>
          <w:sz w:val="24"/>
          <w:szCs w:val="24"/>
        </w:rPr>
        <w:lastRenderedPageBreak/>
        <w:t>Conforme a los principios de equidad, no discriminación y protección del interés superior del niño, niña y adolescente - consagrados en la Convención sobre los Derechos del Niño y en la Ley N°21.430 sobre Garantías y Protección Integral de la Niñez y Adolescencia-, se establece de manera clara que:</w:t>
      </w:r>
    </w:p>
    <w:p w14:paraId="062E0DCF" w14:textId="77777777" w:rsidR="000C4D4F" w:rsidRDefault="00EB507A">
      <w:pPr>
        <w:pStyle w:val="Normal1"/>
        <w:numPr>
          <w:ilvl w:val="0"/>
          <w:numId w:val="65"/>
        </w:numPr>
        <w:spacing w:after="0" w:line="259" w:lineRule="auto"/>
        <w:jc w:val="both"/>
        <w:rPr>
          <w:rFonts w:ascii="Aptos" w:eastAsia="Aptos" w:hAnsi="Aptos" w:cs="Aptos"/>
          <w:color w:val="000000"/>
          <w:sz w:val="24"/>
          <w:szCs w:val="24"/>
        </w:rPr>
      </w:pPr>
      <w:r>
        <w:rPr>
          <w:color w:val="000000"/>
          <w:sz w:val="24"/>
          <w:szCs w:val="24"/>
        </w:rPr>
        <w:t>En ningún caso las faltas cometidas por el apoderado o apoderada repercutirán en el estudiante, ni afectarán su derecho a la educación, permanencia, participación o desarrollo integral dentro del establecimiento educacional.</w:t>
      </w:r>
    </w:p>
    <w:p w14:paraId="2FD47379" w14:textId="77777777" w:rsidR="000C4D4F" w:rsidRDefault="000C4D4F">
      <w:pPr>
        <w:pStyle w:val="Normal1"/>
        <w:spacing w:after="0" w:line="259" w:lineRule="auto"/>
        <w:ind w:left="720"/>
        <w:jc w:val="both"/>
        <w:rPr>
          <w:color w:val="000000"/>
          <w:sz w:val="24"/>
          <w:szCs w:val="24"/>
        </w:rPr>
      </w:pPr>
    </w:p>
    <w:p w14:paraId="045EC86B" w14:textId="77777777" w:rsidR="000C4D4F" w:rsidRDefault="00EB507A">
      <w:pPr>
        <w:pStyle w:val="Normal1"/>
        <w:numPr>
          <w:ilvl w:val="0"/>
          <w:numId w:val="65"/>
        </w:numPr>
        <w:spacing w:after="160" w:line="259" w:lineRule="auto"/>
        <w:jc w:val="both"/>
        <w:rPr>
          <w:rFonts w:ascii="Aptos" w:eastAsia="Aptos" w:hAnsi="Aptos" w:cs="Aptos"/>
          <w:color w:val="000000"/>
          <w:sz w:val="24"/>
          <w:szCs w:val="24"/>
        </w:rPr>
      </w:pPr>
      <w:r>
        <w:rPr>
          <w:color w:val="000000"/>
          <w:sz w:val="24"/>
          <w:szCs w:val="24"/>
        </w:rPr>
        <w:t>Las medidas adoptadas frente a conductas inadecuadas por parte del adulto responsable estarán dirigidas exclusivamente a su persona, sin comprometer el bienestar ni la trayectoria educativa del alumno o alumna bajo su tutela.</w:t>
      </w:r>
    </w:p>
    <w:p w14:paraId="0C947D98"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37A2E592" w14:textId="77777777" w:rsidR="000C4D4F" w:rsidRDefault="00EB507A">
      <w:pPr>
        <w:pStyle w:val="Normal1"/>
        <w:numPr>
          <w:ilvl w:val="1"/>
          <w:numId w:val="128"/>
        </w:numPr>
        <w:pBdr>
          <w:top w:val="nil"/>
          <w:left w:val="nil"/>
          <w:bottom w:val="nil"/>
          <w:right w:val="nil"/>
          <w:between w:val="nil"/>
        </w:pBdr>
        <w:tabs>
          <w:tab w:val="left" w:pos="5508"/>
        </w:tabs>
        <w:spacing w:after="0"/>
        <w:jc w:val="center"/>
        <w:rPr>
          <w:b/>
          <w:color w:val="000000"/>
          <w:sz w:val="28"/>
          <w:szCs w:val="28"/>
        </w:rPr>
      </w:pPr>
      <w:r>
        <w:rPr>
          <w:b/>
          <w:color w:val="000000"/>
          <w:sz w:val="28"/>
          <w:szCs w:val="28"/>
        </w:rPr>
        <w:t>PROTOCOLO DE ACTUACION PARA ABORDAR SITUACIONES RELACIONADAS A DROGAS Y ALCOHOL EN EL ESTABLECIMIENTO.</w:t>
      </w:r>
    </w:p>
    <w:p w14:paraId="7F4DD219"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678214E5"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b/>
          <w:color w:val="000000"/>
          <w:sz w:val="24"/>
          <w:szCs w:val="24"/>
        </w:rPr>
        <w:t xml:space="preserve">DROGAS ILEGALES: </w:t>
      </w:r>
      <w:r>
        <w:rPr>
          <w:color w:val="000000"/>
          <w:sz w:val="24"/>
          <w:szCs w:val="24"/>
        </w:rPr>
        <w:t>No está permitido el consumo, venta, ni posesión de cualquier tipo de sustancia considerada como droga en la Ley de la República 19.366, dentro del Establecimiento y, fuera de él, en aquellas actividades que sean organizadas o auspiciadas por éste.</w:t>
      </w:r>
    </w:p>
    <w:p w14:paraId="0468934D"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3AE798FC"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b/>
          <w:color w:val="000000"/>
          <w:sz w:val="24"/>
          <w:szCs w:val="24"/>
        </w:rPr>
        <w:t xml:space="preserve">PSICOFÁRMACOS: </w:t>
      </w:r>
      <w:r>
        <w:rPr>
          <w:color w:val="000000"/>
          <w:sz w:val="24"/>
          <w:szCs w:val="24"/>
        </w:rPr>
        <w:t>No está permitido el consumo, venta, ni posesión de psicofármacos dentro del Establecimiento ni fuera de él, en aquellas actividades que sean organizadas o auspiciadas por éste, exceptuando a las personas que, por tratamiento médico controlado (con receta), tengan que ingerir alguna sustancia de este tipo en el Establecimiento para su salud. Esta situación se debe informar AL Profesor jefe quien informará y entregará evidencia médica del uso a la Encargado de Convivencia Escolar o a al director(a) del establecimiento.</w:t>
      </w:r>
    </w:p>
    <w:p w14:paraId="61E4D53C"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22D548E6"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b/>
          <w:color w:val="000000"/>
          <w:sz w:val="24"/>
          <w:szCs w:val="24"/>
        </w:rPr>
        <w:t>ALCOHOL:</w:t>
      </w:r>
      <w:r>
        <w:rPr>
          <w:color w:val="000000"/>
          <w:sz w:val="24"/>
          <w:szCs w:val="24"/>
        </w:rPr>
        <w:t xml:space="preserve"> No está permitido el consumo, venta, ni posesión de alcohol dentro del Establecimiento, así como el ingreso al Establecimiento de </w:t>
      </w:r>
      <w:proofErr w:type="gramStart"/>
      <w:r>
        <w:rPr>
          <w:color w:val="000000"/>
          <w:sz w:val="24"/>
          <w:szCs w:val="24"/>
        </w:rPr>
        <w:t>alumnos y alumnas</w:t>
      </w:r>
      <w:proofErr w:type="gramEnd"/>
      <w:r>
        <w:rPr>
          <w:color w:val="000000"/>
          <w:sz w:val="24"/>
          <w:szCs w:val="24"/>
        </w:rPr>
        <w:t xml:space="preserve"> bajo la influencia del alcohol.</w:t>
      </w:r>
    </w:p>
    <w:p w14:paraId="6B5A5AD2"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045B1E22"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b/>
          <w:color w:val="000000"/>
          <w:sz w:val="24"/>
          <w:szCs w:val="24"/>
        </w:rPr>
        <w:lastRenderedPageBreak/>
        <w:t>TABACO:</w:t>
      </w:r>
      <w:r>
        <w:rPr>
          <w:color w:val="000000"/>
          <w:sz w:val="24"/>
          <w:szCs w:val="24"/>
        </w:rPr>
        <w:t xml:space="preserve"> No está permitido el consumo, venta, ni posesión de tabaco en el Establecimiento, bajo ninguna condición y en ninguna actividad, según lo establecido por la ley N°19.419.</w:t>
      </w:r>
    </w:p>
    <w:p w14:paraId="369FAAEF" w14:textId="77777777" w:rsidR="000C4D4F" w:rsidRDefault="000C4D4F">
      <w:pPr>
        <w:pStyle w:val="Normal1"/>
        <w:pBdr>
          <w:top w:val="nil"/>
          <w:left w:val="nil"/>
          <w:bottom w:val="nil"/>
          <w:right w:val="nil"/>
          <w:between w:val="nil"/>
        </w:pBdr>
        <w:tabs>
          <w:tab w:val="left" w:pos="5508"/>
        </w:tabs>
        <w:jc w:val="both"/>
        <w:rPr>
          <w:color w:val="000000"/>
          <w:sz w:val="24"/>
          <w:szCs w:val="24"/>
        </w:rPr>
      </w:pPr>
    </w:p>
    <w:p w14:paraId="266D6F96" w14:textId="77777777" w:rsidR="000C4D4F" w:rsidRDefault="00EB507A">
      <w:pPr>
        <w:pStyle w:val="Normal1"/>
        <w:tabs>
          <w:tab w:val="left" w:pos="547"/>
        </w:tabs>
        <w:spacing w:after="0" w:line="496" w:lineRule="auto"/>
        <w:ind w:left="28" w:right="-91" w:firstLine="67"/>
        <w:rPr>
          <w:b/>
          <w:sz w:val="24"/>
          <w:szCs w:val="24"/>
        </w:rPr>
      </w:pPr>
      <w:r>
        <w:rPr>
          <w:b/>
          <w:sz w:val="24"/>
          <w:szCs w:val="24"/>
        </w:rPr>
        <w:t>DROGAS ILEGALES: MARIHUANA, U OTRA:</w:t>
      </w:r>
    </w:p>
    <w:p w14:paraId="4F5EA263" w14:textId="77777777" w:rsidR="000C4D4F" w:rsidRDefault="00EB507A">
      <w:pPr>
        <w:pStyle w:val="Normal1"/>
        <w:tabs>
          <w:tab w:val="left" w:pos="547"/>
        </w:tabs>
        <w:spacing w:line="360" w:lineRule="auto"/>
        <w:ind w:right="-91"/>
        <w:jc w:val="both"/>
        <w:rPr>
          <w:sz w:val="24"/>
          <w:szCs w:val="24"/>
        </w:rPr>
      </w:pPr>
      <w:r>
        <w:rPr>
          <w:sz w:val="24"/>
          <w:szCs w:val="24"/>
        </w:rPr>
        <w:t>1.- La venta o distribución de drogas dentro de la escuela amerita la expulsión del estudiante.</w:t>
      </w:r>
    </w:p>
    <w:p w14:paraId="7C888215" w14:textId="77777777" w:rsidR="000C4D4F" w:rsidRDefault="00EB507A">
      <w:pPr>
        <w:pStyle w:val="Normal1"/>
        <w:tabs>
          <w:tab w:val="left" w:pos="547"/>
        </w:tabs>
        <w:spacing w:line="360" w:lineRule="auto"/>
        <w:ind w:right="-91"/>
        <w:jc w:val="both"/>
        <w:rPr>
          <w:sz w:val="24"/>
          <w:szCs w:val="24"/>
        </w:rPr>
      </w:pPr>
      <w:r>
        <w:rPr>
          <w:sz w:val="24"/>
          <w:szCs w:val="24"/>
        </w:rPr>
        <w:t>2.- En el caso de que se detecte a un estudiante consumiendo droga o en posesión de ella se informará a los padres.</w:t>
      </w:r>
    </w:p>
    <w:p w14:paraId="1BF362D5" w14:textId="77777777" w:rsidR="000C4D4F" w:rsidRDefault="00EB507A">
      <w:pPr>
        <w:pStyle w:val="Normal1"/>
        <w:tabs>
          <w:tab w:val="left" w:pos="547"/>
        </w:tabs>
        <w:spacing w:line="360" w:lineRule="auto"/>
        <w:ind w:right="-91"/>
        <w:jc w:val="both"/>
        <w:rPr>
          <w:sz w:val="24"/>
          <w:szCs w:val="24"/>
        </w:rPr>
      </w:pPr>
      <w:r>
        <w:rPr>
          <w:sz w:val="24"/>
          <w:szCs w:val="24"/>
        </w:rPr>
        <w:t>3.-Luego, se le apoyará en conversación con el profesor jefe, Encargado de Convivencia y psicólogo, quienes determinarán los pasos más adecuados a seguir.</w:t>
      </w:r>
    </w:p>
    <w:p w14:paraId="63233AF3" w14:textId="77777777" w:rsidR="000C4D4F" w:rsidRDefault="00EB507A">
      <w:pPr>
        <w:pStyle w:val="Normal1"/>
        <w:tabs>
          <w:tab w:val="left" w:pos="547"/>
        </w:tabs>
        <w:spacing w:line="360" w:lineRule="auto"/>
        <w:ind w:right="-91"/>
        <w:jc w:val="both"/>
        <w:rPr>
          <w:sz w:val="24"/>
          <w:szCs w:val="24"/>
        </w:rPr>
      </w:pPr>
      <w:r>
        <w:rPr>
          <w:sz w:val="24"/>
          <w:szCs w:val="24"/>
        </w:rPr>
        <w:t>4.-Ante una reincidencia, se citará al apoderado a la Dirección con el Coordinador de Convivencia, psicólogo y el profesor jefe quienes, en un trabajo en conjunto con la familia, analizarán las causas y motivaciones del consumo y lo derivarán a diagnóstico de un profesional externo quien determinará el tratamiento necesario.</w:t>
      </w:r>
    </w:p>
    <w:p w14:paraId="5999779C" w14:textId="77777777" w:rsidR="000C4D4F" w:rsidRDefault="00EB507A">
      <w:pPr>
        <w:pStyle w:val="Normal1"/>
        <w:tabs>
          <w:tab w:val="left" w:pos="547"/>
        </w:tabs>
        <w:spacing w:line="360" w:lineRule="auto"/>
        <w:ind w:right="-91"/>
        <w:jc w:val="both"/>
        <w:rPr>
          <w:sz w:val="24"/>
          <w:szCs w:val="24"/>
        </w:rPr>
      </w:pPr>
      <w:r>
        <w:rPr>
          <w:sz w:val="24"/>
          <w:szCs w:val="24"/>
        </w:rPr>
        <w:t>5.-Tanto la atención profesional como su seguimiento y tratamiento deberán ser informados por el apoderado al Encargado de Convivencia.</w:t>
      </w:r>
    </w:p>
    <w:p w14:paraId="6F8E74C2"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6.-En caso de no requerir atención externa ni de un tratamiento, el sicólogo se hará cargo del seguimiento por medio de entrevistas personales, por un período de 2 meses, al cabo de los cuales se reevaluará su conducta, aplicando las sanciones estipuladas en el Reglamento de Convivencia.</w:t>
      </w:r>
    </w:p>
    <w:p w14:paraId="4722358E"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066D64D4"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7.- Si durante el tratamiento hay una reincidencia, el Equipo Directivo, en conjunto con el profesor jefe y sicólogo tomarán las medidas y/o sanciones que estimen conveniente.</w:t>
      </w:r>
    </w:p>
    <w:p w14:paraId="2DC1BD22"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7C8189F4"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 xml:space="preserve">8.-Si se requiere un tratamiento y hay oposición a realizarlo por parte del apoderado, se dará inicio al proceso de cancelación de matrícula y/o expulsión. </w:t>
      </w:r>
    </w:p>
    <w:p w14:paraId="10965639"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7276707E" w14:textId="77777777" w:rsidR="000C4D4F" w:rsidRDefault="00EB507A">
      <w:pPr>
        <w:pStyle w:val="Normal1"/>
        <w:pBdr>
          <w:top w:val="nil"/>
          <w:left w:val="nil"/>
          <w:bottom w:val="nil"/>
          <w:right w:val="nil"/>
          <w:between w:val="nil"/>
        </w:pBdr>
        <w:tabs>
          <w:tab w:val="left" w:pos="5508"/>
        </w:tabs>
        <w:spacing w:after="0"/>
        <w:jc w:val="both"/>
        <w:rPr>
          <w:b/>
          <w:i/>
          <w:color w:val="000000"/>
          <w:sz w:val="24"/>
          <w:szCs w:val="24"/>
        </w:rPr>
      </w:pPr>
      <w:r>
        <w:rPr>
          <w:b/>
          <w:i/>
          <w:color w:val="000000"/>
          <w:sz w:val="24"/>
          <w:szCs w:val="24"/>
        </w:rPr>
        <w:lastRenderedPageBreak/>
        <w:t xml:space="preserve">Cuando existan antecedentes que hagan presumir la existencia de un delito o se tenga conocimiento de hachos constitutivos de delito que afectaren a los estudiantes o que hubieren tenido lugar al interior del establecimiento, el director del establecimiento o quien lo subrogue, deberá realizar la denuncia respectiva, en la Fiscalía, PDI o Comisaría de Carabineros de Chile, dentro de las 24 horas de conocido el hecho, según establece el Artículo </w:t>
      </w:r>
      <w:proofErr w:type="spellStart"/>
      <w:r>
        <w:rPr>
          <w:b/>
          <w:i/>
          <w:color w:val="000000"/>
          <w:sz w:val="24"/>
          <w:szCs w:val="24"/>
        </w:rPr>
        <w:t>N°</w:t>
      </w:r>
      <w:proofErr w:type="spellEnd"/>
      <w:r>
        <w:rPr>
          <w:b/>
          <w:i/>
          <w:color w:val="000000"/>
          <w:sz w:val="24"/>
          <w:szCs w:val="24"/>
        </w:rPr>
        <w:t xml:space="preserve"> 175, letra e) del Código Procesal Penal.</w:t>
      </w:r>
    </w:p>
    <w:p w14:paraId="44C67CEC" w14:textId="77777777" w:rsidR="000C4D4F" w:rsidRDefault="00EB507A">
      <w:pPr>
        <w:pStyle w:val="Normal1"/>
        <w:pBdr>
          <w:top w:val="nil"/>
          <w:left w:val="nil"/>
          <w:bottom w:val="nil"/>
          <w:right w:val="nil"/>
          <w:between w:val="nil"/>
        </w:pBdr>
        <w:tabs>
          <w:tab w:val="left" w:pos="5508"/>
        </w:tabs>
        <w:spacing w:after="0"/>
        <w:jc w:val="both"/>
        <w:rPr>
          <w:b/>
          <w:i/>
          <w:color w:val="000000"/>
          <w:sz w:val="24"/>
          <w:szCs w:val="24"/>
        </w:rPr>
      </w:pPr>
      <w:r>
        <w:rPr>
          <w:b/>
          <w:i/>
          <w:color w:val="000000"/>
          <w:sz w:val="24"/>
          <w:szCs w:val="24"/>
        </w:rPr>
        <w:t>Consideraciones sobre medidas a tomar ante la presencia de sustancias, se sugiere retener “la sustancia”, sin manipularla y esperar la actuación policial.</w:t>
      </w:r>
    </w:p>
    <w:p w14:paraId="0DB339FC"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2FC440A1" w14:textId="77777777" w:rsidR="000C4D4F" w:rsidRDefault="00EB507A">
      <w:pPr>
        <w:pStyle w:val="Normal1"/>
        <w:pBdr>
          <w:top w:val="nil"/>
          <w:left w:val="nil"/>
          <w:bottom w:val="nil"/>
          <w:right w:val="nil"/>
          <w:between w:val="nil"/>
        </w:pBdr>
        <w:tabs>
          <w:tab w:val="left" w:pos="5508"/>
        </w:tabs>
        <w:spacing w:after="0"/>
        <w:jc w:val="both"/>
        <w:rPr>
          <w:b/>
          <w:color w:val="000000"/>
          <w:sz w:val="24"/>
          <w:szCs w:val="24"/>
        </w:rPr>
      </w:pPr>
      <w:r>
        <w:rPr>
          <w:b/>
          <w:color w:val="000000"/>
          <w:sz w:val="24"/>
          <w:szCs w:val="24"/>
        </w:rPr>
        <w:t xml:space="preserve">PSICOFARMACOS: </w:t>
      </w:r>
    </w:p>
    <w:p w14:paraId="16F0304A"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17794B85"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1.- En caso de venta o distribución: La venta o distribución de psicofármacos dentro de la escuela amerita la expulsión del estudiante y la denuncia penal correspondiente.</w:t>
      </w:r>
    </w:p>
    <w:p w14:paraId="2352EF7B"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3FBA0412"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2.-En caso de consumo: En el caso de que se detecte a un estudiante consumiendo psicofármacos o bajo su influencia, sin prescripción médica, se informará a los padres.</w:t>
      </w:r>
    </w:p>
    <w:p w14:paraId="5E3AFDD4"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18289F4F"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697465C0"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3.- Luego, se le apoyará en conversación con el profesor jefe y el sicólogo, quienes determinarán los pasos más adecuados a seguir.</w:t>
      </w:r>
    </w:p>
    <w:p w14:paraId="31705E9A"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3EEA0A58"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4.-Si durante este proceso él o la estudiante no evolucionan positivamente, se exigirá al apoderado tratamiento con especialista.</w:t>
      </w:r>
    </w:p>
    <w:p w14:paraId="339BA7FD"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75885C77"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5.-Estas acciones quedarán registradas en la Hoja de Vida del estudiante, resguardando adecuadamente, su privacidad.</w:t>
      </w:r>
    </w:p>
    <w:p w14:paraId="0B502CFB"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1DDA5474"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6.- Tanto la atención profesional como su seguimiento y tratamiento son de responsabilidad absoluta del apoderado, quien deberá mantener informado del proceso al Encargado de Convivencia.</w:t>
      </w:r>
    </w:p>
    <w:p w14:paraId="5BE6B39D"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3C858732"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7.-Si durante el tratamiento hay una reincidencia, el Equipo Directivo, en conjunto con el profesor jefe y sicólogo tomarán las medidas y/o sanciones que estimen conveniente.</w:t>
      </w:r>
    </w:p>
    <w:p w14:paraId="69A057FD"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475C620C"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 xml:space="preserve">8.-Si hay oposición a realizar el tratamiento por parte del apoderado, se dará inicio al proceso de cancelación de matrícula y/o expulsión. </w:t>
      </w:r>
    </w:p>
    <w:p w14:paraId="3E2A37BB"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74A8E4CF" w14:textId="77777777" w:rsidR="000C4D4F" w:rsidRDefault="00EB507A">
      <w:pPr>
        <w:pStyle w:val="Normal1"/>
        <w:pBdr>
          <w:top w:val="nil"/>
          <w:left w:val="nil"/>
          <w:bottom w:val="nil"/>
          <w:right w:val="nil"/>
          <w:between w:val="nil"/>
        </w:pBdr>
        <w:tabs>
          <w:tab w:val="left" w:pos="5508"/>
        </w:tabs>
        <w:spacing w:after="0"/>
        <w:jc w:val="both"/>
        <w:rPr>
          <w:b/>
          <w:color w:val="000000"/>
          <w:sz w:val="24"/>
          <w:szCs w:val="24"/>
        </w:rPr>
      </w:pPr>
      <w:r>
        <w:rPr>
          <w:b/>
          <w:color w:val="000000"/>
          <w:sz w:val="24"/>
          <w:szCs w:val="24"/>
        </w:rPr>
        <w:t>ALCOHOL</w:t>
      </w:r>
    </w:p>
    <w:p w14:paraId="0E5EDE46" w14:textId="77777777" w:rsidR="000C4D4F" w:rsidRDefault="000C4D4F">
      <w:pPr>
        <w:pStyle w:val="Normal1"/>
        <w:pBdr>
          <w:top w:val="nil"/>
          <w:left w:val="nil"/>
          <w:bottom w:val="nil"/>
          <w:right w:val="nil"/>
          <w:between w:val="nil"/>
        </w:pBdr>
        <w:tabs>
          <w:tab w:val="left" w:pos="5508"/>
        </w:tabs>
        <w:spacing w:after="0"/>
        <w:jc w:val="both"/>
        <w:rPr>
          <w:b/>
          <w:color w:val="000000"/>
          <w:sz w:val="24"/>
          <w:szCs w:val="24"/>
        </w:rPr>
      </w:pPr>
    </w:p>
    <w:p w14:paraId="6881EDAE"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 xml:space="preserve">1.- Venta o distribución de alcohol: La venta de alcohol dentro de la escuela, se dará inicio al proceso de cancelación de matrícula y/o expulsión. </w:t>
      </w:r>
    </w:p>
    <w:p w14:paraId="5B882CA3"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12254FCB"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2.-Consumo de alcohol: En el caso de que se detecte a un estudiante consumiendo alcohol en la escuela o en sus alrededores, portándolo o bajo su influencia, se informará a los padres.</w:t>
      </w:r>
    </w:p>
    <w:p w14:paraId="3C72EBC6"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1FCBDA48"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3.- En el caso que el alumno ingrese al establecimiento en estado de ebriedad se informará a los padres quienes lo retirarán del establecimiento. De lo contrario será la Dirección de la escuela la encargada de llevarlo de retorno a su hogar y entregarlo a sus padres.</w:t>
      </w:r>
    </w:p>
    <w:p w14:paraId="6A81BD57"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0E49B3DC"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3C85BF10"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4.- Luego, se le apoyará en conversación con el profesor jefe, el Encargado de Convivencia y el sicólogo, quienes determinarán los pasos más adecuados a seguir.</w:t>
      </w:r>
    </w:p>
    <w:p w14:paraId="71FF8EDE"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7418D47B"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5.- Estas acciones quedarán registradas en la Hoja de Vida del estudiante, resguardando adecuadamente, su privacidad.</w:t>
      </w:r>
    </w:p>
    <w:p w14:paraId="779C5A02"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4435EB26"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6.- Si la conducta es una reincidencia, el director, Encargado de convivencia, profesor jefe y sicólogo tomarán las medidas y/o sanciones que estimen conveniente.</w:t>
      </w:r>
    </w:p>
    <w:p w14:paraId="638AE459" w14:textId="77777777" w:rsidR="000C4D4F" w:rsidRDefault="000C4D4F">
      <w:pPr>
        <w:pStyle w:val="Normal1"/>
        <w:pBdr>
          <w:top w:val="nil"/>
          <w:left w:val="nil"/>
          <w:bottom w:val="nil"/>
          <w:right w:val="nil"/>
          <w:between w:val="nil"/>
        </w:pBdr>
        <w:tabs>
          <w:tab w:val="left" w:pos="5508"/>
        </w:tabs>
        <w:spacing w:after="0" w:line="360" w:lineRule="auto"/>
        <w:jc w:val="both"/>
        <w:rPr>
          <w:color w:val="000000"/>
          <w:sz w:val="24"/>
          <w:szCs w:val="24"/>
        </w:rPr>
      </w:pPr>
    </w:p>
    <w:p w14:paraId="6267187A" w14:textId="77777777" w:rsidR="000C4D4F" w:rsidRDefault="00EB507A">
      <w:pPr>
        <w:pStyle w:val="Normal1"/>
        <w:pBdr>
          <w:top w:val="nil"/>
          <w:left w:val="nil"/>
          <w:bottom w:val="nil"/>
          <w:right w:val="nil"/>
          <w:between w:val="nil"/>
        </w:pBdr>
        <w:tabs>
          <w:tab w:val="left" w:pos="5508"/>
        </w:tabs>
        <w:spacing w:after="0"/>
        <w:jc w:val="both"/>
        <w:rPr>
          <w:b/>
          <w:color w:val="000000"/>
          <w:sz w:val="24"/>
          <w:szCs w:val="24"/>
        </w:rPr>
      </w:pPr>
      <w:r>
        <w:rPr>
          <w:b/>
          <w:color w:val="000000"/>
          <w:sz w:val="24"/>
          <w:szCs w:val="24"/>
        </w:rPr>
        <w:t>EL TABACO:</w:t>
      </w:r>
    </w:p>
    <w:p w14:paraId="2822DA9C"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5C2967CA" w14:textId="77777777" w:rsidR="000C4D4F" w:rsidRDefault="00EB507A">
      <w:pPr>
        <w:pStyle w:val="Normal1"/>
        <w:pBdr>
          <w:top w:val="nil"/>
          <w:left w:val="nil"/>
          <w:bottom w:val="nil"/>
          <w:right w:val="nil"/>
          <w:between w:val="nil"/>
        </w:pBdr>
        <w:tabs>
          <w:tab w:val="left" w:pos="5508"/>
        </w:tabs>
        <w:spacing w:after="0" w:line="480" w:lineRule="auto"/>
        <w:jc w:val="both"/>
        <w:rPr>
          <w:color w:val="000000"/>
          <w:sz w:val="24"/>
          <w:szCs w:val="24"/>
        </w:rPr>
      </w:pPr>
      <w:r>
        <w:rPr>
          <w:color w:val="000000"/>
          <w:sz w:val="24"/>
          <w:szCs w:val="24"/>
        </w:rPr>
        <w:t xml:space="preserve">Este Protocolo de Convivencia establece como falta de carácter Gravísima el hecho de detectar a un estudiante fumando, portando, distribuyendo o vendiendo tabaco, dentro de la escuela. Conforme al artículo 10 de la Ley </w:t>
      </w:r>
      <w:proofErr w:type="spellStart"/>
      <w:r>
        <w:rPr>
          <w:color w:val="000000"/>
          <w:sz w:val="24"/>
          <w:szCs w:val="24"/>
        </w:rPr>
        <w:t>N°</w:t>
      </w:r>
      <w:proofErr w:type="spellEnd"/>
      <w:r>
        <w:rPr>
          <w:color w:val="000000"/>
          <w:sz w:val="24"/>
          <w:szCs w:val="24"/>
        </w:rPr>
        <w:t xml:space="preserve"> 19.419.</w:t>
      </w:r>
    </w:p>
    <w:p w14:paraId="3B7F9769"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28E0679F" w14:textId="77777777" w:rsidR="000C4D4F" w:rsidRDefault="00EB507A">
      <w:pPr>
        <w:pStyle w:val="Normal1"/>
        <w:pBdr>
          <w:top w:val="nil"/>
          <w:left w:val="nil"/>
          <w:bottom w:val="nil"/>
          <w:right w:val="nil"/>
          <w:between w:val="nil"/>
        </w:pBdr>
        <w:tabs>
          <w:tab w:val="left" w:pos="5508"/>
        </w:tabs>
        <w:spacing w:after="0" w:line="360" w:lineRule="auto"/>
        <w:jc w:val="both"/>
        <w:rPr>
          <w:color w:val="000000"/>
          <w:sz w:val="24"/>
          <w:szCs w:val="24"/>
        </w:rPr>
      </w:pPr>
      <w:r>
        <w:rPr>
          <w:color w:val="000000"/>
          <w:sz w:val="24"/>
          <w:szCs w:val="24"/>
        </w:rPr>
        <w:t>1.- La sanción para esta falta es “Condicionalidad de matrícula por un semestre”, evaluándose al término de este período dicha condición. En el caso de no existir reincidencia, se levantará la condicionalidad. En caso contrario se caducará la matrícula para el año siguiente. Todo este procedimiento será informado por el Encargado de Convivencia al apoderado, en entrevista personal.</w:t>
      </w:r>
    </w:p>
    <w:p w14:paraId="43F3F562" w14:textId="77777777" w:rsidR="000C4D4F" w:rsidRDefault="000C4D4F">
      <w:pPr>
        <w:pStyle w:val="Normal1"/>
        <w:pBdr>
          <w:top w:val="nil"/>
          <w:left w:val="nil"/>
          <w:bottom w:val="nil"/>
          <w:right w:val="nil"/>
          <w:between w:val="nil"/>
        </w:pBdr>
        <w:tabs>
          <w:tab w:val="left" w:pos="5508"/>
        </w:tabs>
        <w:spacing w:after="0"/>
        <w:jc w:val="both"/>
        <w:rPr>
          <w:b/>
          <w:i/>
          <w:color w:val="000000"/>
          <w:sz w:val="24"/>
          <w:szCs w:val="24"/>
        </w:rPr>
      </w:pPr>
    </w:p>
    <w:p w14:paraId="01199A68" w14:textId="77777777" w:rsidR="000C4D4F" w:rsidRDefault="00EB507A">
      <w:pPr>
        <w:pStyle w:val="Normal1"/>
        <w:pBdr>
          <w:top w:val="nil"/>
          <w:left w:val="nil"/>
          <w:bottom w:val="nil"/>
          <w:right w:val="nil"/>
          <w:between w:val="nil"/>
        </w:pBdr>
        <w:tabs>
          <w:tab w:val="left" w:pos="5508"/>
        </w:tabs>
        <w:spacing w:after="0"/>
        <w:jc w:val="both"/>
        <w:rPr>
          <w:b/>
          <w:i/>
          <w:color w:val="000000"/>
          <w:sz w:val="24"/>
          <w:szCs w:val="24"/>
        </w:rPr>
      </w:pPr>
      <w:r>
        <w:rPr>
          <w:b/>
          <w:i/>
          <w:color w:val="000000"/>
          <w:sz w:val="24"/>
          <w:szCs w:val="24"/>
        </w:rPr>
        <w:t>Todas las situaciones descritas anteriormente son de confidencialidad de las personas y/o autoridades que analizarán los casos, y las personas involucradas velarán porque se cumpla con esta disposición, a menos que la seguridad del estudiante amerite quebrantar este acuerdo de confidencialidad.</w:t>
      </w:r>
    </w:p>
    <w:p w14:paraId="4E45272D" w14:textId="77777777" w:rsidR="000C4D4F" w:rsidRDefault="000C4D4F">
      <w:pPr>
        <w:pStyle w:val="Normal1"/>
        <w:pBdr>
          <w:top w:val="nil"/>
          <w:left w:val="nil"/>
          <w:bottom w:val="nil"/>
          <w:right w:val="nil"/>
          <w:between w:val="nil"/>
        </w:pBdr>
        <w:tabs>
          <w:tab w:val="left" w:pos="5508"/>
        </w:tabs>
        <w:spacing w:after="0"/>
        <w:jc w:val="both"/>
        <w:rPr>
          <w:b/>
          <w:i/>
          <w:color w:val="000000"/>
          <w:sz w:val="24"/>
          <w:szCs w:val="24"/>
        </w:rPr>
      </w:pPr>
    </w:p>
    <w:p w14:paraId="4DFCC74F"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7576FE75" w14:textId="77777777" w:rsidR="000C4D4F" w:rsidRDefault="000C4D4F">
      <w:pPr>
        <w:pStyle w:val="Normal1"/>
        <w:pBdr>
          <w:top w:val="nil"/>
          <w:left w:val="nil"/>
          <w:bottom w:val="nil"/>
          <w:right w:val="nil"/>
          <w:between w:val="nil"/>
        </w:pBdr>
        <w:tabs>
          <w:tab w:val="left" w:pos="5508"/>
        </w:tabs>
        <w:spacing w:after="0"/>
        <w:jc w:val="both"/>
        <w:rPr>
          <w:color w:val="000000"/>
          <w:sz w:val="24"/>
          <w:szCs w:val="24"/>
        </w:rPr>
      </w:pPr>
    </w:p>
    <w:p w14:paraId="710CC9C2" w14:textId="77777777" w:rsidR="000C4D4F" w:rsidRDefault="00EB507A">
      <w:pPr>
        <w:pStyle w:val="Normal1"/>
        <w:numPr>
          <w:ilvl w:val="1"/>
          <w:numId w:val="128"/>
        </w:numPr>
        <w:pBdr>
          <w:top w:val="nil"/>
          <w:left w:val="nil"/>
          <w:bottom w:val="nil"/>
          <w:right w:val="nil"/>
          <w:between w:val="nil"/>
        </w:pBdr>
        <w:spacing w:line="360" w:lineRule="auto"/>
        <w:rPr>
          <w:b/>
          <w:color w:val="000000"/>
          <w:sz w:val="24"/>
          <w:szCs w:val="24"/>
        </w:rPr>
      </w:pPr>
      <w:r>
        <w:rPr>
          <w:b/>
          <w:color w:val="000000"/>
          <w:sz w:val="24"/>
          <w:szCs w:val="24"/>
        </w:rPr>
        <w:t>PROTOCOLO DE PREVENCIÓN Y ACCIÓN ANTE LOS ACCIDENTES ESCOLARES</w:t>
      </w:r>
    </w:p>
    <w:p w14:paraId="12A5100A" w14:textId="77777777" w:rsidR="000C4D4F" w:rsidRDefault="00EB507A">
      <w:pPr>
        <w:pStyle w:val="Normal1"/>
        <w:spacing w:line="360" w:lineRule="auto"/>
        <w:rPr>
          <w:b/>
          <w:sz w:val="24"/>
          <w:szCs w:val="24"/>
        </w:rPr>
      </w:pPr>
      <w:r>
        <w:rPr>
          <w:b/>
          <w:sz w:val="24"/>
          <w:szCs w:val="24"/>
        </w:rPr>
        <w:t>OBJETIVO FUNDAMENTAL:</w:t>
      </w:r>
    </w:p>
    <w:p w14:paraId="61650D26" w14:textId="77777777" w:rsidR="000C4D4F" w:rsidRDefault="00EB507A">
      <w:pPr>
        <w:pStyle w:val="Normal1"/>
        <w:pBdr>
          <w:top w:val="nil"/>
          <w:left w:val="nil"/>
          <w:bottom w:val="nil"/>
          <w:right w:val="nil"/>
          <w:between w:val="nil"/>
        </w:pBdr>
        <w:spacing w:line="360" w:lineRule="auto"/>
        <w:ind w:left="720"/>
        <w:rPr>
          <w:color w:val="000000"/>
          <w:sz w:val="24"/>
          <w:szCs w:val="24"/>
        </w:rPr>
      </w:pPr>
      <w:r>
        <w:rPr>
          <w:color w:val="000000"/>
          <w:sz w:val="24"/>
          <w:szCs w:val="24"/>
        </w:rPr>
        <w:t xml:space="preserve">Potenciar y promover una cultura escolar de constante </w:t>
      </w:r>
      <w:proofErr w:type="gramStart"/>
      <w:r>
        <w:rPr>
          <w:color w:val="000000"/>
          <w:sz w:val="24"/>
          <w:szCs w:val="24"/>
        </w:rPr>
        <w:t>prevención,  protección</w:t>
      </w:r>
      <w:proofErr w:type="gramEnd"/>
      <w:r>
        <w:rPr>
          <w:color w:val="000000"/>
          <w:sz w:val="24"/>
          <w:szCs w:val="24"/>
        </w:rPr>
        <w:t>, detección y acción en situaciones de Accidentes Escolares.</w:t>
      </w:r>
    </w:p>
    <w:p w14:paraId="7CB64983" w14:textId="77777777" w:rsidR="000C4D4F" w:rsidRDefault="00EB507A">
      <w:pPr>
        <w:pStyle w:val="Normal1"/>
        <w:spacing w:line="360" w:lineRule="auto"/>
        <w:rPr>
          <w:b/>
          <w:sz w:val="24"/>
          <w:szCs w:val="24"/>
        </w:rPr>
      </w:pPr>
      <w:r>
        <w:rPr>
          <w:b/>
          <w:sz w:val="24"/>
          <w:szCs w:val="24"/>
        </w:rPr>
        <w:t>OBJETIVOS ESPECÍFICOS</w:t>
      </w:r>
    </w:p>
    <w:p w14:paraId="782F1734"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Sensibilizar y Comprometer a todos los actores de la comunidad educativa (directivos, docentes, alumnos, profesionales y asistentes de la educación, padres y apoderados) en la protección frente a Accidentes Escolares.</w:t>
      </w:r>
    </w:p>
    <w:p w14:paraId="419A2665"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Asumir la responsabilidad que le atañe a cada uno de los miembros de la comunidad educativa en la prevención de Accidente Escolares: directivos, docentes, profesionales y asistentes de la educación, padres y apoderados.</w:t>
      </w:r>
    </w:p>
    <w:p w14:paraId="51BFB7F3"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Establecer un Protocolo de Acción frente a situaciones de Accidente Escolares</w:t>
      </w:r>
    </w:p>
    <w:p w14:paraId="4300B527" w14:textId="77777777" w:rsidR="000C4D4F" w:rsidRDefault="000C4D4F">
      <w:pPr>
        <w:pStyle w:val="Normal1"/>
        <w:pBdr>
          <w:top w:val="nil"/>
          <w:left w:val="nil"/>
          <w:bottom w:val="nil"/>
          <w:right w:val="nil"/>
          <w:between w:val="nil"/>
        </w:pBdr>
        <w:spacing w:after="0" w:line="360" w:lineRule="auto"/>
        <w:rPr>
          <w:color w:val="000000"/>
          <w:sz w:val="24"/>
          <w:szCs w:val="24"/>
        </w:rPr>
      </w:pPr>
    </w:p>
    <w:p w14:paraId="0D3264C6" w14:textId="77777777" w:rsidR="000C4D4F" w:rsidRDefault="00EB507A">
      <w:pPr>
        <w:pStyle w:val="Normal1"/>
        <w:pBdr>
          <w:top w:val="nil"/>
          <w:left w:val="nil"/>
          <w:bottom w:val="nil"/>
          <w:right w:val="nil"/>
          <w:between w:val="nil"/>
        </w:pBdr>
        <w:spacing w:line="360" w:lineRule="auto"/>
        <w:ind w:left="1080"/>
        <w:rPr>
          <w:b/>
          <w:color w:val="000000"/>
          <w:sz w:val="24"/>
          <w:szCs w:val="24"/>
        </w:rPr>
      </w:pPr>
      <w:r>
        <w:rPr>
          <w:b/>
          <w:color w:val="000000"/>
          <w:sz w:val="24"/>
          <w:szCs w:val="24"/>
        </w:rPr>
        <w:t>A DEFINICIÓN DE ACCIDENTES ESCOLARES</w:t>
      </w:r>
    </w:p>
    <w:p w14:paraId="6150BDF8" w14:textId="77777777" w:rsidR="000C4D4F" w:rsidRDefault="00EB507A">
      <w:pPr>
        <w:pStyle w:val="Normal1"/>
        <w:spacing w:line="360" w:lineRule="auto"/>
        <w:ind w:firstLine="360"/>
        <w:jc w:val="both"/>
        <w:rPr>
          <w:sz w:val="24"/>
          <w:szCs w:val="24"/>
        </w:rPr>
      </w:pPr>
      <w:r>
        <w:rPr>
          <w:sz w:val="24"/>
          <w:szCs w:val="24"/>
        </w:rPr>
        <w:t xml:space="preserve">Un accidente escolar es toda lesión que un estudiante pueda sufrir a causa o en el desarrollo de actividades escolares que, por su gravedad, traigan como consecuencia incapacidad o daño. Dentro de esta categoría se considera también los accidentes que </w:t>
      </w:r>
      <w:r>
        <w:rPr>
          <w:sz w:val="24"/>
          <w:szCs w:val="24"/>
        </w:rPr>
        <w:lastRenderedPageBreak/>
        <w:t xml:space="preserve">puedan sufrir los estudiantes en el trayecto desde y hasta sus establecimientos educacionales. </w:t>
      </w:r>
    </w:p>
    <w:p w14:paraId="7194BC37" w14:textId="77777777" w:rsidR="000C4D4F" w:rsidRDefault="00EB507A">
      <w:pPr>
        <w:pStyle w:val="Normal1"/>
        <w:spacing w:line="360" w:lineRule="auto"/>
        <w:ind w:firstLine="360"/>
        <w:jc w:val="both"/>
        <w:rPr>
          <w:sz w:val="24"/>
          <w:szCs w:val="24"/>
        </w:rPr>
      </w:pPr>
      <w:r>
        <w:rPr>
          <w:sz w:val="24"/>
          <w:szCs w:val="24"/>
        </w:rPr>
        <w:t xml:space="preserve">En caso de accidente escolar todos los/as estudiantes, tanto de la educación parvulario, básica, Media, están afectos al Seguro Escolar desde el instante en que se matriculen en nuestra escuela. </w:t>
      </w:r>
    </w:p>
    <w:p w14:paraId="7205841C" w14:textId="77777777" w:rsidR="000C4D4F" w:rsidRDefault="00EB507A">
      <w:pPr>
        <w:pStyle w:val="Normal1"/>
        <w:spacing w:line="360" w:lineRule="auto"/>
        <w:ind w:left="720"/>
        <w:rPr>
          <w:b/>
          <w:sz w:val="24"/>
          <w:szCs w:val="24"/>
        </w:rPr>
      </w:pPr>
      <w:r>
        <w:rPr>
          <w:b/>
          <w:sz w:val="24"/>
          <w:szCs w:val="24"/>
        </w:rPr>
        <w:t>B ENFOQUE PADRES Y APODERADOS</w:t>
      </w:r>
    </w:p>
    <w:p w14:paraId="58AA295F" w14:textId="77777777" w:rsidR="000C4D4F" w:rsidRDefault="00EB507A">
      <w:pPr>
        <w:pStyle w:val="Normal1"/>
        <w:spacing w:line="360" w:lineRule="auto"/>
        <w:rPr>
          <w:b/>
          <w:i/>
          <w:sz w:val="24"/>
          <w:szCs w:val="24"/>
        </w:rPr>
      </w:pPr>
      <w:r>
        <w:rPr>
          <w:b/>
          <w:i/>
          <w:sz w:val="24"/>
          <w:szCs w:val="24"/>
        </w:rPr>
        <w:t>¿Cómo podemos evitar accidentes en la escuela?</w:t>
      </w:r>
    </w:p>
    <w:p w14:paraId="1301FD74" w14:textId="77777777" w:rsidR="000C4D4F" w:rsidRDefault="00EB507A">
      <w:pPr>
        <w:pStyle w:val="Normal1"/>
        <w:spacing w:line="360" w:lineRule="auto"/>
        <w:ind w:firstLine="708"/>
        <w:rPr>
          <w:sz w:val="24"/>
          <w:szCs w:val="24"/>
        </w:rPr>
      </w:pPr>
      <w:r>
        <w:rPr>
          <w:sz w:val="24"/>
          <w:szCs w:val="24"/>
        </w:rPr>
        <w:t xml:space="preserve">Cuando los padres matriculan a su hijo(a) en un establecimiento educacional, lo hacen con la convicción que es un lugar donde existe un ambiente cómodo y por sobre todo seguro. </w:t>
      </w:r>
    </w:p>
    <w:p w14:paraId="4E64F9BF" w14:textId="77777777" w:rsidR="000C4D4F" w:rsidRDefault="00EB507A">
      <w:pPr>
        <w:pStyle w:val="Normal1"/>
        <w:spacing w:line="360" w:lineRule="auto"/>
        <w:ind w:firstLine="708"/>
        <w:rPr>
          <w:sz w:val="24"/>
          <w:szCs w:val="24"/>
        </w:rPr>
      </w:pPr>
      <w:r>
        <w:rPr>
          <w:sz w:val="24"/>
          <w:szCs w:val="24"/>
        </w:rPr>
        <w:t xml:space="preserve">Pero también, los niños(as) y jóvenes deben aprender en forma paulatina, a evitar situaciones y conductas de riesgo. </w:t>
      </w:r>
    </w:p>
    <w:p w14:paraId="12CDED7B" w14:textId="77777777" w:rsidR="000C4D4F" w:rsidRDefault="00EB507A">
      <w:pPr>
        <w:pStyle w:val="Normal1"/>
        <w:spacing w:line="360" w:lineRule="auto"/>
        <w:ind w:firstLine="708"/>
        <w:jc w:val="both"/>
        <w:rPr>
          <w:sz w:val="24"/>
          <w:szCs w:val="24"/>
        </w:rPr>
      </w:pPr>
      <w:r>
        <w:rPr>
          <w:sz w:val="24"/>
          <w:szCs w:val="24"/>
        </w:rPr>
        <w:t xml:space="preserve">A </w:t>
      </w:r>
      <w:proofErr w:type="gramStart"/>
      <w:r>
        <w:rPr>
          <w:sz w:val="24"/>
          <w:szCs w:val="24"/>
        </w:rPr>
        <w:t>continuación</w:t>
      </w:r>
      <w:proofErr w:type="gramEnd"/>
      <w:r>
        <w:rPr>
          <w:sz w:val="24"/>
          <w:szCs w:val="24"/>
        </w:rPr>
        <w:t xml:space="preserve"> se detallan una serie de recomendaciones que los padres y apoderadas pueden transmitirles a sus hijos o alumnos para evitar accidentes escolares, por ejemplo: </w:t>
      </w:r>
    </w:p>
    <w:p w14:paraId="011C3A0A" w14:textId="77777777" w:rsidR="000C4D4F" w:rsidRDefault="00EB507A">
      <w:pPr>
        <w:pStyle w:val="Normal1"/>
        <w:numPr>
          <w:ilvl w:val="0"/>
          <w:numId w:val="173"/>
        </w:numPr>
        <w:pBdr>
          <w:top w:val="nil"/>
          <w:left w:val="nil"/>
          <w:bottom w:val="nil"/>
          <w:right w:val="nil"/>
          <w:between w:val="nil"/>
        </w:pBdr>
        <w:spacing w:after="0" w:line="360" w:lineRule="auto"/>
        <w:jc w:val="both"/>
        <w:rPr>
          <w:color w:val="000000"/>
          <w:sz w:val="24"/>
          <w:szCs w:val="24"/>
        </w:rPr>
      </w:pPr>
      <w:r>
        <w:rPr>
          <w:color w:val="000000"/>
          <w:sz w:val="24"/>
          <w:szCs w:val="24"/>
        </w:rPr>
        <w:t xml:space="preserve">No quitar la silla al compañero(a) cuando éste se va a sentar, una caída así puede provocar lesiones en la columna. </w:t>
      </w:r>
    </w:p>
    <w:p w14:paraId="32EB4782" w14:textId="77777777" w:rsidR="000C4D4F" w:rsidRDefault="00EB507A">
      <w:pPr>
        <w:pStyle w:val="Normal1"/>
        <w:numPr>
          <w:ilvl w:val="0"/>
          <w:numId w:val="173"/>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Evitar balancearte en la silla. </w:t>
      </w:r>
    </w:p>
    <w:p w14:paraId="072310B6" w14:textId="77777777" w:rsidR="000C4D4F" w:rsidRDefault="00EB507A">
      <w:pPr>
        <w:pStyle w:val="Normal1"/>
        <w:numPr>
          <w:ilvl w:val="0"/>
          <w:numId w:val="173"/>
        </w:numPr>
        <w:pBdr>
          <w:top w:val="nil"/>
          <w:left w:val="nil"/>
          <w:bottom w:val="nil"/>
          <w:right w:val="nil"/>
          <w:between w:val="nil"/>
        </w:pBdr>
        <w:spacing w:after="0" w:line="360" w:lineRule="auto"/>
        <w:jc w:val="both"/>
        <w:rPr>
          <w:color w:val="000000"/>
          <w:sz w:val="24"/>
          <w:szCs w:val="24"/>
        </w:rPr>
      </w:pPr>
      <w:r>
        <w:rPr>
          <w:color w:val="000000"/>
          <w:sz w:val="24"/>
          <w:szCs w:val="24"/>
        </w:rPr>
        <w:t xml:space="preserve">Nunca usar tijeras de puntas afiladas ni cuchillos cartoneros para trabajar en clases de arte o tecnología. </w:t>
      </w:r>
    </w:p>
    <w:p w14:paraId="6744C3DC" w14:textId="77777777" w:rsidR="000C4D4F" w:rsidRDefault="00EB507A">
      <w:pPr>
        <w:pStyle w:val="Normal1"/>
        <w:numPr>
          <w:ilvl w:val="0"/>
          <w:numId w:val="173"/>
        </w:numPr>
        <w:pBdr>
          <w:top w:val="nil"/>
          <w:left w:val="nil"/>
          <w:bottom w:val="nil"/>
          <w:right w:val="nil"/>
          <w:between w:val="nil"/>
        </w:pBdr>
        <w:spacing w:after="0" w:line="360" w:lineRule="auto"/>
        <w:jc w:val="both"/>
        <w:rPr>
          <w:color w:val="000000"/>
          <w:sz w:val="24"/>
          <w:szCs w:val="24"/>
        </w:rPr>
      </w:pPr>
      <w:r>
        <w:rPr>
          <w:color w:val="000000"/>
          <w:sz w:val="24"/>
          <w:szCs w:val="24"/>
        </w:rPr>
        <w:t xml:space="preserve">Sacar punta a los lápices solo con sacapuntas. No uses nunca otro objeto cortante. </w:t>
      </w:r>
    </w:p>
    <w:p w14:paraId="541AB7C8" w14:textId="77777777" w:rsidR="000C4D4F" w:rsidRDefault="00EB507A">
      <w:pPr>
        <w:pStyle w:val="Normal1"/>
        <w:numPr>
          <w:ilvl w:val="0"/>
          <w:numId w:val="173"/>
        </w:numPr>
        <w:pBdr>
          <w:top w:val="nil"/>
          <w:left w:val="nil"/>
          <w:bottom w:val="nil"/>
          <w:right w:val="nil"/>
          <w:between w:val="nil"/>
        </w:pBdr>
        <w:spacing w:after="0" w:line="360" w:lineRule="auto"/>
        <w:jc w:val="both"/>
        <w:rPr>
          <w:color w:val="000000"/>
          <w:sz w:val="24"/>
          <w:szCs w:val="24"/>
        </w:rPr>
      </w:pPr>
      <w:r>
        <w:rPr>
          <w:color w:val="000000"/>
          <w:sz w:val="24"/>
          <w:szCs w:val="24"/>
        </w:rPr>
        <w:t xml:space="preserve">No lanzar objetos ni aún en los patios durante el recreo. </w:t>
      </w:r>
    </w:p>
    <w:p w14:paraId="2009688C" w14:textId="77777777" w:rsidR="000C4D4F" w:rsidRDefault="00EB507A">
      <w:pPr>
        <w:pStyle w:val="Normal1"/>
        <w:numPr>
          <w:ilvl w:val="0"/>
          <w:numId w:val="173"/>
        </w:numPr>
        <w:pBdr>
          <w:top w:val="nil"/>
          <w:left w:val="nil"/>
          <w:bottom w:val="nil"/>
          <w:right w:val="nil"/>
          <w:between w:val="nil"/>
        </w:pBdr>
        <w:spacing w:after="0" w:line="360" w:lineRule="auto"/>
        <w:jc w:val="both"/>
        <w:rPr>
          <w:color w:val="000000"/>
          <w:sz w:val="24"/>
          <w:szCs w:val="24"/>
        </w:rPr>
      </w:pPr>
      <w:r>
        <w:rPr>
          <w:color w:val="000000"/>
          <w:sz w:val="24"/>
          <w:szCs w:val="24"/>
        </w:rPr>
        <w:t>No realizar juegos que pongan en peligro la seguridad y la de tus compañeros(as), por ejemplo: escalar muros o árboles, subir a los techos para ir a buscar una pelota, hacer torres humanas, etc.</w:t>
      </w:r>
    </w:p>
    <w:p w14:paraId="23FC8420" w14:textId="77777777" w:rsidR="000C4D4F" w:rsidRDefault="00EB507A">
      <w:pPr>
        <w:pStyle w:val="Normal1"/>
        <w:spacing w:line="360" w:lineRule="auto"/>
        <w:rPr>
          <w:b/>
          <w:i/>
          <w:sz w:val="24"/>
          <w:szCs w:val="24"/>
        </w:rPr>
      </w:pPr>
      <w:r>
        <w:rPr>
          <w:b/>
          <w:i/>
          <w:sz w:val="24"/>
          <w:szCs w:val="24"/>
        </w:rPr>
        <w:t xml:space="preserve">¿Cómo comportarse en el transporte público? </w:t>
      </w:r>
    </w:p>
    <w:p w14:paraId="29657B1F" w14:textId="77777777" w:rsidR="000C4D4F" w:rsidRDefault="00EB507A">
      <w:pPr>
        <w:pStyle w:val="Normal1"/>
        <w:numPr>
          <w:ilvl w:val="0"/>
          <w:numId w:val="172"/>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Espera el bus sin bajarte de la acera. </w:t>
      </w:r>
    </w:p>
    <w:p w14:paraId="35311048" w14:textId="77777777" w:rsidR="000C4D4F" w:rsidRDefault="00EB507A">
      <w:pPr>
        <w:pStyle w:val="Normal1"/>
        <w:numPr>
          <w:ilvl w:val="0"/>
          <w:numId w:val="172"/>
        </w:numPr>
        <w:pBdr>
          <w:top w:val="nil"/>
          <w:left w:val="nil"/>
          <w:bottom w:val="nil"/>
          <w:right w:val="nil"/>
          <w:between w:val="nil"/>
        </w:pBdr>
        <w:spacing w:after="0" w:line="360" w:lineRule="auto"/>
        <w:jc w:val="both"/>
        <w:rPr>
          <w:color w:val="000000"/>
          <w:sz w:val="24"/>
          <w:szCs w:val="24"/>
        </w:rPr>
      </w:pPr>
      <w:r>
        <w:rPr>
          <w:color w:val="000000"/>
          <w:sz w:val="24"/>
          <w:szCs w:val="24"/>
        </w:rPr>
        <w:lastRenderedPageBreak/>
        <w:t xml:space="preserve">Evita bajar y/o subir al bus hasta que se haya detenido completamente. </w:t>
      </w:r>
    </w:p>
    <w:p w14:paraId="364A6097" w14:textId="77777777" w:rsidR="000C4D4F" w:rsidRDefault="00EB507A">
      <w:pPr>
        <w:pStyle w:val="Normal1"/>
        <w:numPr>
          <w:ilvl w:val="0"/>
          <w:numId w:val="172"/>
        </w:numPr>
        <w:pBdr>
          <w:top w:val="nil"/>
          <w:left w:val="nil"/>
          <w:bottom w:val="nil"/>
          <w:right w:val="nil"/>
          <w:between w:val="nil"/>
        </w:pBdr>
        <w:spacing w:after="0" w:line="360" w:lineRule="auto"/>
        <w:jc w:val="both"/>
        <w:rPr>
          <w:color w:val="000000"/>
          <w:sz w:val="24"/>
          <w:szCs w:val="24"/>
        </w:rPr>
      </w:pPr>
      <w:r>
        <w:rPr>
          <w:color w:val="000000"/>
          <w:sz w:val="24"/>
          <w:szCs w:val="24"/>
        </w:rPr>
        <w:t xml:space="preserve">Si viajas de pie, tómate fuertemente de los pasamanos, evitando caídas en caso </w:t>
      </w:r>
      <w:proofErr w:type="gramStart"/>
      <w:r>
        <w:rPr>
          <w:color w:val="000000"/>
          <w:sz w:val="24"/>
          <w:szCs w:val="24"/>
        </w:rPr>
        <w:t>de  frenadas</w:t>
      </w:r>
      <w:proofErr w:type="gramEnd"/>
      <w:r>
        <w:rPr>
          <w:color w:val="000000"/>
          <w:sz w:val="24"/>
          <w:szCs w:val="24"/>
        </w:rPr>
        <w:t xml:space="preserve"> bruscas. </w:t>
      </w:r>
    </w:p>
    <w:p w14:paraId="5E6850CD" w14:textId="77777777" w:rsidR="000C4D4F" w:rsidRDefault="00EB507A">
      <w:pPr>
        <w:pStyle w:val="Normal1"/>
        <w:numPr>
          <w:ilvl w:val="0"/>
          <w:numId w:val="172"/>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Evita viajar cerca de las puertas del bus. </w:t>
      </w:r>
    </w:p>
    <w:p w14:paraId="62F0C168" w14:textId="77777777" w:rsidR="000C4D4F" w:rsidRDefault="00EB507A">
      <w:pPr>
        <w:pStyle w:val="Normal1"/>
        <w:numPr>
          <w:ilvl w:val="0"/>
          <w:numId w:val="172"/>
        </w:numPr>
        <w:pBdr>
          <w:top w:val="nil"/>
          <w:left w:val="nil"/>
          <w:bottom w:val="nil"/>
          <w:right w:val="nil"/>
          <w:between w:val="nil"/>
        </w:pBdr>
        <w:spacing w:after="0" w:line="360" w:lineRule="auto"/>
        <w:jc w:val="both"/>
        <w:rPr>
          <w:color w:val="000000"/>
          <w:sz w:val="24"/>
          <w:szCs w:val="24"/>
        </w:rPr>
      </w:pPr>
      <w:r>
        <w:rPr>
          <w:color w:val="000000"/>
          <w:sz w:val="24"/>
          <w:szCs w:val="24"/>
        </w:rPr>
        <w:t xml:space="preserve">Nunca cruces por delante ni por detrás del bus, sólo hazlo cuando éste se haya ido, por un cruce peatonal y te hayas asegurado </w:t>
      </w:r>
      <w:proofErr w:type="gramStart"/>
      <w:r>
        <w:rPr>
          <w:color w:val="000000"/>
          <w:sz w:val="24"/>
          <w:szCs w:val="24"/>
        </w:rPr>
        <w:t>que</w:t>
      </w:r>
      <w:proofErr w:type="gramEnd"/>
      <w:r>
        <w:rPr>
          <w:color w:val="000000"/>
          <w:sz w:val="24"/>
          <w:szCs w:val="24"/>
        </w:rPr>
        <w:t xml:space="preserve"> no vienen otros vehículos.</w:t>
      </w:r>
    </w:p>
    <w:p w14:paraId="49389310" w14:textId="77777777" w:rsidR="000C4D4F" w:rsidRDefault="00EB507A">
      <w:pPr>
        <w:pStyle w:val="Normal1"/>
        <w:numPr>
          <w:ilvl w:val="0"/>
          <w:numId w:val="172"/>
        </w:numPr>
        <w:pBdr>
          <w:top w:val="nil"/>
          <w:left w:val="nil"/>
          <w:bottom w:val="nil"/>
          <w:right w:val="nil"/>
          <w:between w:val="nil"/>
        </w:pBdr>
        <w:spacing w:after="0" w:line="360" w:lineRule="auto"/>
        <w:jc w:val="both"/>
        <w:rPr>
          <w:color w:val="000000"/>
          <w:sz w:val="24"/>
          <w:szCs w:val="24"/>
        </w:rPr>
      </w:pPr>
      <w:r>
        <w:rPr>
          <w:color w:val="000000"/>
          <w:sz w:val="24"/>
          <w:szCs w:val="24"/>
        </w:rPr>
        <w:t xml:space="preserve">Ceder el asiento a quien lo necesita, ancianos, mujeres embarazadas y discapacitados. </w:t>
      </w:r>
    </w:p>
    <w:p w14:paraId="1A6EB650" w14:textId="77777777" w:rsidR="000C4D4F" w:rsidRDefault="00EB507A">
      <w:pPr>
        <w:pStyle w:val="Normal1"/>
        <w:numPr>
          <w:ilvl w:val="0"/>
          <w:numId w:val="172"/>
        </w:numPr>
        <w:pBdr>
          <w:top w:val="nil"/>
          <w:left w:val="nil"/>
          <w:bottom w:val="nil"/>
          <w:right w:val="nil"/>
          <w:between w:val="nil"/>
        </w:pBdr>
        <w:spacing w:after="0" w:line="360" w:lineRule="auto"/>
        <w:jc w:val="both"/>
        <w:rPr>
          <w:color w:val="000000"/>
          <w:sz w:val="24"/>
          <w:szCs w:val="24"/>
        </w:rPr>
      </w:pPr>
      <w:r>
        <w:rPr>
          <w:color w:val="000000"/>
          <w:sz w:val="24"/>
          <w:szCs w:val="24"/>
        </w:rPr>
        <w:t>Evitar colocar la mochila en la espalda cuando permaneces en el bus, ubícala de preferencia en el piso cerca de ti.</w:t>
      </w:r>
    </w:p>
    <w:p w14:paraId="2454EB50" w14:textId="77777777" w:rsidR="000C4D4F" w:rsidRDefault="00EB507A">
      <w:pPr>
        <w:pStyle w:val="Normal1"/>
        <w:spacing w:line="360" w:lineRule="auto"/>
        <w:rPr>
          <w:b/>
          <w:i/>
          <w:sz w:val="24"/>
          <w:szCs w:val="24"/>
        </w:rPr>
      </w:pPr>
      <w:r>
        <w:rPr>
          <w:b/>
          <w:i/>
          <w:sz w:val="24"/>
          <w:szCs w:val="24"/>
        </w:rPr>
        <w:t xml:space="preserve">¿Y…si viaja en un transporte escolar? </w:t>
      </w:r>
    </w:p>
    <w:p w14:paraId="68D42424" w14:textId="77777777" w:rsidR="000C4D4F" w:rsidRDefault="000C4D4F">
      <w:pPr>
        <w:pStyle w:val="Normal1"/>
        <w:spacing w:line="360" w:lineRule="auto"/>
        <w:rPr>
          <w:b/>
          <w:i/>
          <w:sz w:val="24"/>
          <w:szCs w:val="24"/>
        </w:rPr>
      </w:pPr>
    </w:p>
    <w:p w14:paraId="2D7B6F3E" w14:textId="77777777" w:rsidR="000C4D4F" w:rsidRDefault="00EB507A">
      <w:pPr>
        <w:pStyle w:val="Normal1"/>
        <w:numPr>
          <w:ilvl w:val="0"/>
          <w:numId w:val="17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Procurar ser puntual y estar listo para cuando pasen a buscar y así evitas que todos lleguen atrasados. </w:t>
      </w:r>
    </w:p>
    <w:p w14:paraId="73676228" w14:textId="77777777" w:rsidR="000C4D4F" w:rsidRDefault="00EB507A">
      <w:pPr>
        <w:pStyle w:val="Normal1"/>
        <w:numPr>
          <w:ilvl w:val="0"/>
          <w:numId w:val="17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Evitar gritar y lanzar objetos al interior del transporte para no distraer al conductor(a). </w:t>
      </w:r>
    </w:p>
    <w:p w14:paraId="602D810E" w14:textId="77777777" w:rsidR="000C4D4F" w:rsidRDefault="00EB507A">
      <w:pPr>
        <w:pStyle w:val="Normal1"/>
        <w:numPr>
          <w:ilvl w:val="0"/>
          <w:numId w:val="17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No sacar la cabeza ni las manos por las ventanas, tampoco lances objetos hacia la calle. </w:t>
      </w:r>
    </w:p>
    <w:p w14:paraId="4CBCDEE9" w14:textId="77777777" w:rsidR="000C4D4F" w:rsidRDefault="00EB507A">
      <w:pPr>
        <w:pStyle w:val="Normal1"/>
        <w:numPr>
          <w:ilvl w:val="0"/>
          <w:numId w:val="17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Subir y bajar del vehículo siempre por el lado de la acera. </w:t>
      </w:r>
    </w:p>
    <w:p w14:paraId="04C06EE9" w14:textId="77777777" w:rsidR="000C4D4F" w:rsidRDefault="00EB507A">
      <w:pPr>
        <w:pStyle w:val="Normal1"/>
        <w:numPr>
          <w:ilvl w:val="0"/>
          <w:numId w:val="17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Nunca apoyarse en las puertas del vehículo ni juegues con las manillas. </w:t>
      </w:r>
    </w:p>
    <w:p w14:paraId="656B8116" w14:textId="77777777" w:rsidR="000C4D4F" w:rsidRDefault="00EB507A">
      <w:pPr>
        <w:pStyle w:val="Normal1"/>
        <w:numPr>
          <w:ilvl w:val="0"/>
          <w:numId w:val="174"/>
        </w:numPr>
        <w:pBdr>
          <w:top w:val="nil"/>
          <w:left w:val="nil"/>
          <w:bottom w:val="nil"/>
          <w:right w:val="nil"/>
          <w:between w:val="nil"/>
        </w:pBdr>
        <w:spacing w:after="0" w:line="360" w:lineRule="auto"/>
        <w:jc w:val="both"/>
        <w:rPr>
          <w:color w:val="000000"/>
          <w:sz w:val="24"/>
          <w:szCs w:val="24"/>
        </w:rPr>
      </w:pPr>
      <w:r>
        <w:rPr>
          <w:color w:val="000000"/>
          <w:sz w:val="24"/>
          <w:szCs w:val="24"/>
        </w:rPr>
        <w:t>Tratar con respeto al conductor del transporte y a tus compañeros de viaje.</w:t>
      </w:r>
    </w:p>
    <w:p w14:paraId="68441BC8" w14:textId="77777777" w:rsidR="000C4D4F" w:rsidRDefault="000C4D4F">
      <w:pPr>
        <w:pStyle w:val="Normal1"/>
        <w:spacing w:after="0" w:line="360" w:lineRule="auto"/>
        <w:jc w:val="both"/>
        <w:rPr>
          <w:sz w:val="24"/>
          <w:szCs w:val="24"/>
        </w:rPr>
      </w:pPr>
    </w:p>
    <w:p w14:paraId="17EAABFD" w14:textId="77777777" w:rsidR="000C4D4F" w:rsidRDefault="00EB507A">
      <w:pPr>
        <w:pStyle w:val="Normal1"/>
        <w:spacing w:line="360" w:lineRule="auto"/>
        <w:ind w:left="720"/>
        <w:jc w:val="center"/>
        <w:rPr>
          <w:b/>
          <w:sz w:val="24"/>
          <w:szCs w:val="24"/>
        </w:rPr>
      </w:pPr>
      <w:r>
        <w:rPr>
          <w:b/>
          <w:sz w:val="24"/>
          <w:szCs w:val="24"/>
        </w:rPr>
        <w:t>C PROTOCOLO DE ACCIÓN FRENTE A UN ACCIDENTE ESCOLAR</w:t>
      </w:r>
    </w:p>
    <w:p w14:paraId="20D4C4B5" w14:textId="77777777" w:rsidR="000C4D4F" w:rsidRDefault="00EB507A">
      <w:pPr>
        <w:pStyle w:val="Normal1"/>
        <w:shd w:val="clear" w:color="auto" w:fill="FFFFFF"/>
        <w:spacing w:after="390" w:line="360" w:lineRule="auto"/>
        <w:ind w:firstLine="360"/>
        <w:rPr>
          <w:color w:val="373737"/>
          <w:sz w:val="24"/>
          <w:szCs w:val="24"/>
        </w:rPr>
      </w:pPr>
      <w:r>
        <w:rPr>
          <w:color w:val="373737"/>
          <w:sz w:val="24"/>
          <w:szCs w:val="24"/>
        </w:rPr>
        <w:t>Se entiende por protocolo de acción todo el procedimiento realizado por la escuela al momento de que se presenta algún accidente de un alumno/a de esta institución. Este protocolo se detalla de la siguiente manera:</w:t>
      </w:r>
    </w:p>
    <w:p w14:paraId="1D8B0549" w14:textId="77777777" w:rsidR="000C4D4F" w:rsidRDefault="00EB507A">
      <w:pPr>
        <w:pStyle w:val="Normal1"/>
        <w:shd w:val="clear" w:color="auto" w:fill="FFFFFF"/>
        <w:spacing w:after="390" w:line="360" w:lineRule="auto"/>
        <w:rPr>
          <w:color w:val="373737"/>
          <w:sz w:val="24"/>
          <w:szCs w:val="24"/>
        </w:rPr>
      </w:pPr>
      <w:r>
        <w:rPr>
          <w:color w:val="373737"/>
          <w:sz w:val="24"/>
          <w:szCs w:val="24"/>
        </w:rPr>
        <w:t>Al momento de producirse el accidente:</w:t>
      </w:r>
    </w:p>
    <w:p w14:paraId="79567777"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jc w:val="both"/>
        <w:rPr>
          <w:color w:val="373737"/>
          <w:sz w:val="24"/>
          <w:szCs w:val="24"/>
        </w:rPr>
      </w:pPr>
      <w:r>
        <w:rPr>
          <w:color w:val="373737"/>
          <w:sz w:val="24"/>
          <w:szCs w:val="24"/>
        </w:rPr>
        <w:t>En primera instancia el alumno/a, compañero/a, o adulto en el lugar informa en inspectoría</w:t>
      </w:r>
    </w:p>
    <w:p w14:paraId="0532080B"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jc w:val="both"/>
        <w:rPr>
          <w:color w:val="373737"/>
          <w:sz w:val="24"/>
          <w:szCs w:val="24"/>
        </w:rPr>
      </w:pPr>
      <w:r>
        <w:rPr>
          <w:color w:val="373737"/>
          <w:sz w:val="24"/>
          <w:szCs w:val="24"/>
        </w:rPr>
        <w:lastRenderedPageBreak/>
        <w:t xml:space="preserve">Recoger antecedentes de la ficha individual del estudiante para detectar información de número de teléfonos de apoderados y datos de salud registrados (alergias, previsión, convenio de salud o seguro privado)  </w:t>
      </w:r>
    </w:p>
    <w:p w14:paraId="6B6B528E"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jc w:val="both"/>
        <w:rPr>
          <w:color w:val="373737"/>
          <w:sz w:val="24"/>
          <w:szCs w:val="24"/>
        </w:rPr>
      </w:pPr>
      <w:r>
        <w:rPr>
          <w:color w:val="373737"/>
          <w:sz w:val="24"/>
          <w:szCs w:val="24"/>
        </w:rPr>
        <w:t xml:space="preserve">El encargado de verificar que este protocolo se realice correctamente será el inspector o encargado de convivencia escolar ante su ausencia, además será el encargado de designar al funcionario que acompañe durante el traslado en ambulancia al estudiante en caso de ser derivado a un centro de asistencia, hospital base de Osorno o el que registre en su ficha si tuviera algún convenio o seguro privado comprometido.  </w:t>
      </w:r>
    </w:p>
    <w:p w14:paraId="0F4AF325"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jc w:val="both"/>
        <w:rPr>
          <w:color w:val="373737"/>
          <w:sz w:val="24"/>
          <w:szCs w:val="24"/>
        </w:rPr>
      </w:pPr>
      <w:r>
        <w:rPr>
          <w:color w:val="373737"/>
          <w:sz w:val="24"/>
          <w:szCs w:val="24"/>
        </w:rPr>
        <w:t xml:space="preserve">El funcionario designado para acompañar al estudiante durante el traslado en ambulancia, lo hará hasta la llegada de los apoderados, posterior a eso deberá volver al establecimiento. </w:t>
      </w:r>
    </w:p>
    <w:p w14:paraId="495E9919"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jc w:val="both"/>
        <w:rPr>
          <w:color w:val="373737"/>
          <w:sz w:val="24"/>
          <w:szCs w:val="24"/>
        </w:rPr>
      </w:pPr>
      <w:r>
        <w:rPr>
          <w:color w:val="373737"/>
          <w:sz w:val="24"/>
          <w:szCs w:val="24"/>
        </w:rPr>
        <w:t>Seguidamente es revisado por Inspector General, para evaluar la gravedad del accidente.</w:t>
      </w:r>
    </w:p>
    <w:p w14:paraId="4D2438EF"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jc w:val="both"/>
        <w:rPr>
          <w:color w:val="373737"/>
          <w:sz w:val="24"/>
          <w:szCs w:val="24"/>
        </w:rPr>
      </w:pPr>
      <w:r>
        <w:rPr>
          <w:color w:val="373737"/>
          <w:sz w:val="24"/>
          <w:szCs w:val="24"/>
        </w:rPr>
        <w:t xml:space="preserve">Una vez evaluada la gravedad del accidente se determina de la siguiente manera: </w:t>
      </w:r>
    </w:p>
    <w:p w14:paraId="01A91566"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ind w:left="1418" w:hanging="284"/>
        <w:jc w:val="both"/>
        <w:rPr>
          <w:color w:val="373737"/>
          <w:sz w:val="24"/>
          <w:szCs w:val="24"/>
        </w:rPr>
      </w:pPr>
      <w:r>
        <w:rPr>
          <w:color w:val="373737"/>
          <w:sz w:val="24"/>
          <w:szCs w:val="24"/>
        </w:rPr>
        <w:t>Si es leve, se trata en la escuela y se le informa al apoderado.</w:t>
      </w:r>
    </w:p>
    <w:p w14:paraId="4EA6A519"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ind w:left="1418" w:hanging="284"/>
        <w:jc w:val="both"/>
        <w:rPr>
          <w:color w:val="373737"/>
          <w:sz w:val="24"/>
          <w:szCs w:val="24"/>
        </w:rPr>
      </w:pPr>
      <w:r>
        <w:rPr>
          <w:color w:val="373737"/>
          <w:sz w:val="24"/>
          <w:szCs w:val="24"/>
        </w:rPr>
        <w:t>Si es grave se llama al apoderado y si lo amerita se solicita el traslado en ambulancia de lo contrario se espera al apoderado que procede al traslado del accidentado al hospital o su centro asistencial de preferencia.</w:t>
      </w:r>
    </w:p>
    <w:p w14:paraId="6A188F04"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jc w:val="both"/>
        <w:rPr>
          <w:color w:val="373737"/>
          <w:sz w:val="24"/>
          <w:szCs w:val="24"/>
        </w:rPr>
      </w:pPr>
      <w:r>
        <w:rPr>
          <w:color w:val="373737"/>
          <w:sz w:val="24"/>
          <w:szCs w:val="24"/>
        </w:rPr>
        <w:t xml:space="preserve">Todo este procedimiento, </w:t>
      </w:r>
      <w:r>
        <w:rPr>
          <w:b/>
          <w:color w:val="373737"/>
          <w:sz w:val="24"/>
          <w:szCs w:val="24"/>
        </w:rPr>
        <w:t xml:space="preserve">evaluado como accidente leve o grave, </w:t>
      </w:r>
      <w:r>
        <w:rPr>
          <w:color w:val="373737"/>
          <w:sz w:val="24"/>
          <w:szCs w:val="24"/>
        </w:rPr>
        <w:t>debe ser registrado en la </w:t>
      </w:r>
      <w:r>
        <w:rPr>
          <w:b/>
          <w:color w:val="373737"/>
          <w:sz w:val="24"/>
          <w:szCs w:val="24"/>
        </w:rPr>
        <w:t>declaración individual de accidente escolar, </w:t>
      </w:r>
      <w:r>
        <w:rPr>
          <w:color w:val="373737"/>
          <w:sz w:val="24"/>
          <w:szCs w:val="24"/>
        </w:rPr>
        <w:t>entregado por el estado.</w:t>
      </w:r>
    </w:p>
    <w:p w14:paraId="4B337713"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jc w:val="both"/>
        <w:rPr>
          <w:color w:val="373737"/>
          <w:sz w:val="24"/>
          <w:szCs w:val="24"/>
        </w:rPr>
      </w:pPr>
      <w:r>
        <w:rPr>
          <w:color w:val="373737"/>
          <w:sz w:val="24"/>
          <w:szCs w:val="24"/>
        </w:rPr>
        <w:t xml:space="preserve">En caso de ser accidentes con riesgo vital se realizará la llamada a la ambulancia de salud pública y al apoderado, para gestionar la atención en el hospital base de Osorno, teniendo la libertad el apoderado de trasladarlo de recinto de asistencia médica posterior a la evaluación y sugerencias realizadas por personal médico del hospital </w:t>
      </w:r>
    </w:p>
    <w:p w14:paraId="106BFFF4" w14:textId="77777777" w:rsidR="000C4D4F" w:rsidRDefault="00EB507A">
      <w:pPr>
        <w:pStyle w:val="Normal1"/>
        <w:numPr>
          <w:ilvl w:val="0"/>
          <w:numId w:val="175"/>
        </w:numPr>
        <w:pBdr>
          <w:top w:val="nil"/>
          <w:left w:val="nil"/>
          <w:bottom w:val="nil"/>
          <w:right w:val="nil"/>
          <w:between w:val="nil"/>
        </w:pBdr>
        <w:shd w:val="clear" w:color="auto" w:fill="FFFFFF"/>
        <w:spacing w:after="0" w:line="360" w:lineRule="auto"/>
        <w:jc w:val="both"/>
        <w:rPr>
          <w:color w:val="373737"/>
          <w:sz w:val="24"/>
          <w:szCs w:val="24"/>
        </w:rPr>
      </w:pPr>
      <w:r>
        <w:rPr>
          <w:color w:val="373737"/>
          <w:sz w:val="24"/>
          <w:szCs w:val="24"/>
        </w:rPr>
        <w:t>Cuando se termina el proceso de atención del alumno el apoderado informa a la escuela del diagnóstico del alumno /a y hace entrega de la copia del documento de la declaración individual de accidente escolar en inspectoría.</w:t>
      </w:r>
    </w:p>
    <w:p w14:paraId="56103B7C" w14:textId="77777777" w:rsidR="000C4D4F" w:rsidRDefault="00EB507A">
      <w:pPr>
        <w:pStyle w:val="Normal1"/>
        <w:numPr>
          <w:ilvl w:val="1"/>
          <w:numId w:val="128"/>
        </w:numPr>
        <w:pBdr>
          <w:top w:val="nil"/>
          <w:left w:val="nil"/>
          <w:bottom w:val="nil"/>
          <w:right w:val="nil"/>
          <w:between w:val="nil"/>
        </w:pBdr>
        <w:tabs>
          <w:tab w:val="left" w:pos="0"/>
          <w:tab w:val="left" w:pos="5508"/>
        </w:tabs>
        <w:spacing w:after="0"/>
        <w:jc w:val="center"/>
        <w:rPr>
          <w:b/>
          <w:color w:val="000000"/>
          <w:sz w:val="24"/>
          <w:szCs w:val="24"/>
        </w:rPr>
      </w:pPr>
      <w:r>
        <w:rPr>
          <w:b/>
          <w:color w:val="000000"/>
          <w:sz w:val="24"/>
          <w:szCs w:val="24"/>
        </w:rPr>
        <w:lastRenderedPageBreak/>
        <w:t xml:space="preserve">PROTOCOLO CONDICIÓN DE EMBARAZO Y MATERNIDAD LEY </w:t>
      </w:r>
      <w:proofErr w:type="spellStart"/>
      <w:r>
        <w:rPr>
          <w:b/>
          <w:color w:val="000000"/>
          <w:sz w:val="24"/>
          <w:szCs w:val="24"/>
        </w:rPr>
        <w:t>N°</w:t>
      </w:r>
      <w:proofErr w:type="spellEnd"/>
      <w:r>
        <w:rPr>
          <w:b/>
          <w:color w:val="000000"/>
          <w:sz w:val="24"/>
          <w:szCs w:val="24"/>
        </w:rPr>
        <w:t xml:space="preserve"> 20.370</w:t>
      </w:r>
    </w:p>
    <w:p w14:paraId="47C6E528"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34520999"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El propósito de este documento es entregar criterios a las y los adultos de la comunidad educativa, para la construcción de un protocolo de actuación frente a la situación de embarazo, maternidad y paternidad en que puedan encontrarse algunos estudiantes en el sistema escolar, incluyendo a aquellos/as estudiantes en situaciones y/o condiciones distintas (estudiantes NEE).</w:t>
      </w:r>
    </w:p>
    <w:p w14:paraId="4A46F2CC"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1EDD4923"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Contar con orientaciones claras permitirá a directivos, madres, padres y/o figuras parentales significativas, docentes y asistentes de la educación, actuar de modo coherente con su rol formativo y fortalecerá la permanencia y progreso en los aprendizajes de estos estudiantes en el sistema escolar.</w:t>
      </w:r>
    </w:p>
    <w:p w14:paraId="2A4B9311"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3055B45D"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Este protocolo contiene información sobre la normativa y los planteamientos del Ministerio de Educación en torno a las y los estudiantes en situación de embarazo, maternidad y paternidad que se encuentran en establecimientos educativos incluidas escuelas especiales. Además, encontrarán información sobre las redes de apoyo a las que pueden acceder en estos casos.</w:t>
      </w:r>
    </w:p>
    <w:p w14:paraId="62F52EAC"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730C62FC"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Todas las indicaciones contenidas en este documento se fundamentan en el deber que tienen los centros educativos de asegurar el derecho a la educación, brindando las facilidades que correspondan para la permanencia del o la joven en el sistema escolar, evitando así la deserción de la o las alumnas embarazadas y/o madres y padres adolescentes. Estas observaciones se fundamentan en el respeto y valoración de la vida y en los derechos de todas las personas, lo que no implica premiar o fomentar el embarazo adolescente.</w:t>
      </w:r>
    </w:p>
    <w:p w14:paraId="3D3E49F8"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19A882A4"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PROCEDIMIENTO ANTE SITUACIÓN DE EMBARAZO ADOLESCENTE.</w:t>
      </w:r>
    </w:p>
    <w:p w14:paraId="70A8955B"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0E76C4B7"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1.- TOMA DE CONOCIMIENTO:</w:t>
      </w:r>
    </w:p>
    <w:p w14:paraId="7D654F4F"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La estudiante comunica su condición de maternidad o de embarazo en el establecimiento, idealmente a su profesor jefe, si no a cualquier docente, directivo o </w:t>
      </w:r>
      <w:r>
        <w:rPr>
          <w:color w:val="000000"/>
          <w:sz w:val="24"/>
          <w:szCs w:val="24"/>
        </w:rPr>
        <w:lastRenderedPageBreak/>
        <w:t xml:space="preserve">funcionario quién debe acoger, orientar y respetar con discreción la información. Esta persona debe informar inmediatamente al profesor a cargo de la jefatura de curso. En esta etapa se debe establecer un vínculo de confianza inicial favoreciendo el proceso de apoyo a la alumna, evitando la deserción escolar y procurando su protección. Una vez comunicada la condición de maternidad de la alumna, la información debe ser llevada a las autoridades directivas por medio del profesor jefe y el orientador de ciclo. </w:t>
      </w:r>
    </w:p>
    <w:p w14:paraId="32A077B2"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511CB404"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 xml:space="preserve"> 2.- ENTREVISTAS INVOLUCRADOS:</w:t>
      </w:r>
    </w:p>
    <w:p w14:paraId="5532DAD0"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1B0143D8"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En conocimiento por parte de la autoridad directiva y de la alumna en condición de embarazo. El orientador y el profesor jefe deben citar a la alumna a entrevista, en la cual se debe acoger y pueda tomar conocimiento tanto de sus derechos como sus deberes, mostrando en todo momento que la escuela apoyará en el proceso En esta instancia, a través de agenda, deben citar los apoderados de la alumna. </w:t>
      </w:r>
    </w:p>
    <w:p w14:paraId="1A9466A0"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4A31C198"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Con posterioridad se informa a Inspectoría General y a Equipo Psicosocial de la Escuela. En entrevista con apoderado se deben registrar aspectos tales como la situación familiar y la reacción de los padres frente a la condición de embarazo.</w:t>
      </w:r>
    </w:p>
    <w:p w14:paraId="71DCCA45"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También se debe dar a conocer el protocolo de acción que se implementará para que la alumna continúe con sus actividades y no pierda su año escolar. También se deben recopilar antecedentes de la estudiante embarazada tales como estado de salud de la alumna, meses de embarazo, fecha posible del parto y certificados médicos que acrediten su condición.</w:t>
      </w:r>
    </w:p>
    <w:p w14:paraId="3E48A20B"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037D45E9"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El apoderado/a firma los compromisos (Anexo 1) para que la estudiante continúe asistiendo a la </w:t>
      </w:r>
      <w:proofErr w:type="gramStart"/>
      <w:r>
        <w:rPr>
          <w:color w:val="000000"/>
          <w:sz w:val="24"/>
          <w:szCs w:val="24"/>
        </w:rPr>
        <w:t>escuela  los</w:t>
      </w:r>
      <w:proofErr w:type="gramEnd"/>
      <w:r>
        <w:rPr>
          <w:color w:val="000000"/>
          <w:sz w:val="24"/>
          <w:szCs w:val="24"/>
        </w:rPr>
        <w:t xml:space="preserve"> que en conjunto con la entrevista se archivan en la carpeta de antecedentes de la estudiante por parte del Profesor Jefe y el Orientador de ciclo.</w:t>
      </w:r>
    </w:p>
    <w:p w14:paraId="77EF9AD0"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3E130CFB"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3.- PLAN ACADÉMICO:</w:t>
      </w:r>
    </w:p>
    <w:p w14:paraId="7BE5D6EA"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El Departamento de Orientación, la jefa de Unidad Técnica Pedagógica, el Profesor </w:t>
      </w:r>
      <w:proofErr w:type="gramStart"/>
      <w:r>
        <w:rPr>
          <w:color w:val="000000"/>
          <w:sz w:val="24"/>
          <w:szCs w:val="24"/>
        </w:rPr>
        <w:t>Jefe</w:t>
      </w:r>
      <w:proofErr w:type="gramEnd"/>
      <w:r>
        <w:rPr>
          <w:color w:val="000000"/>
          <w:sz w:val="24"/>
          <w:szCs w:val="24"/>
        </w:rPr>
        <w:t xml:space="preserve"> e (Inspectoría General) analizara la información recogida y generan un plan de acción.</w:t>
      </w:r>
    </w:p>
    <w:p w14:paraId="3B72D821"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La jefa de unidad Técnica pedagógica elabora una programación del trabajo escolar, así como de los procesos evaluativos para la alumna embarazada que le permita </w:t>
      </w:r>
      <w:r>
        <w:rPr>
          <w:color w:val="000000"/>
          <w:sz w:val="24"/>
          <w:szCs w:val="24"/>
        </w:rPr>
        <w:lastRenderedPageBreak/>
        <w:t>desenvolverse de manera normal en la escuela y al mismo tiempo pueda cumplir con los cuidados y controles de su condición de embarazo.</w:t>
      </w:r>
    </w:p>
    <w:p w14:paraId="3FDA2D0D"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Esta programación de trabajo escolar, así como de los procesos evaluativos para la estudiante en condición de embarazo, son coordinadas en conjunto con la psicopedagoga del establecimiento (evaluación diferenciada) entre el profesor jefe y los distintos profesores de asignatura del establecimiento.</w:t>
      </w:r>
    </w:p>
    <w:p w14:paraId="2FFF1501"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67D59390"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4.- SEGUIMIENTO:</w:t>
      </w:r>
    </w:p>
    <w:p w14:paraId="078AF11B"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El profesor jefe será el tutor de la alumna, encargándose de que las medidas especiales en cuanto a la asistencia a clases y las evaluaciones sean cumplidas en base a lo establecido por los directivos del establecimiento y según este protocolo. Se deben contemplar en este proceso entrevistas de seguimiento tanto con la alumna, como con su apoderado.</w:t>
      </w:r>
    </w:p>
    <w:p w14:paraId="78503A99"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Cabe señalar la importancia de registrar en la carpeta de la alumna todos los antecedentes que se recopilen desde el inicio hasta el fin de la aplicación de este protocolo. El Monitoreo del proceso a través del tiempo por parte del Profesor </w:t>
      </w:r>
      <w:proofErr w:type="gramStart"/>
      <w:r>
        <w:rPr>
          <w:color w:val="000000"/>
          <w:sz w:val="24"/>
          <w:szCs w:val="24"/>
        </w:rPr>
        <w:t>Jefe</w:t>
      </w:r>
      <w:proofErr w:type="gramEnd"/>
      <w:r>
        <w:rPr>
          <w:color w:val="000000"/>
          <w:sz w:val="24"/>
          <w:szCs w:val="24"/>
        </w:rPr>
        <w:t>, apoyado por el Departamento de Orientación.</w:t>
      </w:r>
    </w:p>
    <w:p w14:paraId="38E4FCB7"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43BFB925"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2D2E90EA"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5.- INFORME CIERRE:</w:t>
      </w:r>
    </w:p>
    <w:p w14:paraId="6E7A3DFE"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El Profesor </w:t>
      </w:r>
      <w:proofErr w:type="gramStart"/>
      <w:r>
        <w:rPr>
          <w:color w:val="000000"/>
          <w:sz w:val="24"/>
          <w:szCs w:val="24"/>
        </w:rPr>
        <w:t>Jefe</w:t>
      </w:r>
      <w:proofErr w:type="gramEnd"/>
      <w:r>
        <w:rPr>
          <w:color w:val="000000"/>
          <w:sz w:val="24"/>
          <w:szCs w:val="24"/>
        </w:rPr>
        <w:t xml:space="preserve"> (tutor), debe elaborar un informe final cuando se haya cumplido el periodo establecido y ajustado a las leyes para apoyar a la alumna durante su embarazo y posterior maternidad. Este informe se entrega a las autoridades directivas, al Orientador y al apoderado, dejando una copia en la carpeta de antecedentes de la alumna.</w:t>
      </w:r>
    </w:p>
    <w:p w14:paraId="62A92312"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0DB355AA"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33EA125B"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35CEFE5B"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6100C5F8"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75B79DEC"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203256FB"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463F928E"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0FE63458"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0D72D6E2" w14:textId="77777777" w:rsidR="000C4D4F" w:rsidRDefault="000C4D4F">
      <w:pPr>
        <w:pStyle w:val="Normal1"/>
        <w:pBdr>
          <w:top w:val="nil"/>
          <w:left w:val="nil"/>
          <w:bottom w:val="nil"/>
          <w:right w:val="nil"/>
          <w:between w:val="nil"/>
        </w:pBdr>
        <w:tabs>
          <w:tab w:val="left" w:pos="5508"/>
        </w:tabs>
        <w:spacing w:after="0"/>
        <w:jc w:val="center"/>
        <w:rPr>
          <w:b/>
          <w:color w:val="000000"/>
          <w:sz w:val="24"/>
          <w:szCs w:val="24"/>
        </w:rPr>
      </w:pPr>
    </w:p>
    <w:p w14:paraId="09AA5773" w14:textId="77777777" w:rsidR="000C4D4F" w:rsidRDefault="00EB507A">
      <w:pPr>
        <w:pStyle w:val="Normal1"/>
        <w:pBdr>
          <w:top w:val="nil"/>
          <w:left w:val="nil"/>
          <w:bottom w:val="nil"/>
          <w:right w:val="nil"/>
          <w:between w:val="nil"/>
        </w:pBdr>
        <w:tabs>
          <w:tab w:val="left" w:pos="5508"/>
        </w:tabs>
        <w:spacing w:after="0"/>
        <w:jc w:val="center"/>
        <w:rPr>
          <w:b/>
          <w:color w:val="000000"/>
          <w:sz w:val="24"/>
          <w:szCs w:val="24"/>
        </w:rPr>
      </w:pPr>
      <w:r>
        <w:rPr>
          <w:b/>
          <w:color w:val="000000"/>
          <w:sz w:val="24"/>
          <w:szCs w:val="24"/>
        </w:rPr>
        <w:lastRenderedPageBreak/>
        <w:t>7 PROTOCOLO DE SALIDAS PEDAGOGICAS Y GIRAS DE ESTUDIO</w:t>
      </w:r>
    </w:p>
    <w:p w14:paraId="66E984DB" w14:textId="77777777" w:rsidR="000C4D4F" w:rsidRDefault="000C4D4F">
      <w:pPr>
        <w:pStyle w:val="Normal1"/>
        <w:pBdr>
          <w:top w:val="nil"/>
          <w:left w:val="nil"/>
          <w:bottom w:val="nil"/>
          <w:right w:val="nil"/>
          <w:between w:val="nil"/>
        </w:pBdr>
        <w:tabs>
          <w:tab w:val="left" w:pos="5508"/>
        </w:tabs>
        <w:rPr>
          <w:b/>
          <w:color w:val="000000"/>
          <w:sz w:val="24"/>
          <w:szCs w:val="24"/>
        </w:rPr>
      </w:pPr>
    </w:p>
    <w:p w14:paraId="279ABA99" w14:textId="77777777" w:rsidR="000C4D4F" w:rsidRDefault="00EB507A">
      <w:pPr>
        <w:pStyle w:val="Normal1"/>
        <w:jc w:val="both"/>
        <w:rPr>
          <w:rFonts w:ascii="Arial" w:eastAsia="Arial" w:hAnsi="Arial" w:cs="Arial"/>
          <w:b/>
          <w:sz w:val="20"/>
          <w:szCs w:val="20"/>
        </w:rPr>
      </w:pPr>
      <w:r>
        <w:rPr>
          <w:rFonts w:ascii="Arial" w:eastAsia="Arial" w:hAnsi="Arial" w:cs="Arial"/>
          <w:b/>
          <w:sz w:val="20"/>
          <w:szCs w:val="20"/>
        </w:rPr>
        <w:t>INTRODUCCIÓN:</w:t>
      </w:r>
    </w:p>
    <w:p w14:paraId="75F54EC7" w14:textId="77777777" w:rsidR="000C4D4F" w:rsidRDefault="00EB507A">
      <w:pPr>
        <w:pStyle w:val="Normal1"/>
        <w:spacing w:line="360" w:lineRule="auto"/>
        <w:jc w:val="both"/>
        <w:rPr>
          <w:sz w:val="24"/>
          <w:szCs w:val="24"/>
        </w:rPr>
      </w:pPr>
      <w:r>
        <w:rPr>
          <w:b/>
          <w:color w:val="000000"/>
        </w:rPr>
        <w:br/>
      </w:r>
      <w:r>
        <w:rPr>
          <w:sz w:val="24"/>
          <w:szCs w:val="24"/>
        </w:rPr>
        <w:t xml:space="preserve">         El presente documento tiene por objetivo establecer los procedimientos necesarios para cumplir con los requerimientos solicitados por la Superintendencia de Educación, en caso de realizar actividades que impliquen el desplazamiento de estudiantes con profesores fuera del establecimiento educacional, es decir, que la actividad se desarrolle dentro o fuera de la jurisdicción comunal, provincial y/o regional.</w:t>
      </w:r>
    </w:p>
    <w:p w14:paraId="5EDC2845" w14:textId="77777777" w:rsidR="000C4D4F" w:rsidRDefault="00EB507A">
      <w:pPr>
        <w:pStyle w:val="Normal1"/>
        <w:spacing w:after="160" w:line="360" w:lineRule="auto"/>
        <w:ind w:left="-142" w:firstLine="709"/>
        <w:jc w:val="both"/>
        <w:rPr>
          <w:sz w:val="24"/>
          <w:szCs w:val="24"/>
        </w:rPr>
      </w:pPr>
      <w:r>
        <w:rPr>
          <w:sz w:val="24"/>
          <w:szCs w:val="24"/>
        </w:rPr>
        <w:t>Las salidas a terrenos son consideradas como CAMBIO DE ACTIVIDAD, la cual es una medida administrativa y pedagógica, aplicable en situaciones en que las clases regulares son reemplazadas por actividades que complementan o refuerzan los objetivos curriculares, tales como actos culturales, sociales y deportivos, entre otros.</w:t>
      </w:r>
    </w:p>
    <w:p w14:paraId="3F01C232" w14:textId="77777777" w:rsidR="000C4D4F" w:rsidRDefault="00EB507A">
      <w:pPr>
        <w:pStyle w:val="Normal1"/>
        <w:spacing w:after="160" w:line="259" w:lineRule="auto"/>
        <w:ind w:left="-142"/>
        <w:rPr>
          <w:rFonts w:ascii="Arial" w:eastAsia="Arial" w:hAnsi="Arial" w:cs="Arial"/>
          <w:sz w:val="20"/>
          <w:szCs w:val="20"/>
        </w:rPr>
      </w:pPr>
      <w:r>
        <w:rPr>
          <w:rFonts w:ascii="Arial" w:eastAsia="Arial" w:hAnsi="Arial" w:cs="Arial"/>
          <w:b/>
          <w:sz w:val="20"/>
          <w:szCs w:val="20"/>
        </w:rPr>
        <w:t>PROCEDIMIENTO:</w:t>
      </w:r>
    </w:p>
    <w:p w14:paraId="4183DDEB" w14:textId="77777777" w:rsidR="000C4D4F" w:rsidRDefault="00EB507A">
      <w:pPr>
        <w:pStyle w:val="Normal1"/>
        <w:spacing w:after="160" w:line="360" w:lineRule="auto"/>
        <w:ind w:left="-142" w:firstLine="709"/>
        <w:jc w:val="both"/>
        <w:rPr>
          <w:sz w:val="24"/>
          <w:szCs w:val="24"/>
        </w:rPr>
      </w:pPr>
      <w:r>
        <w:rPr>
          <w:sz w:val="24"/>
          <w:szCs w:val="24"/>
        </w:rPr>
        <w:t xml:space="preserve">Las autorizaciones de actividades de carácter pedagógico, deportivo o cultural, que requieren salidas de estudiantes desde el establecimiento educacional, y dentro de la comuna, serán autorizadas por el DIRECTOR(a) y quedarán registradas en el libro de salidas, contemplando la nómina de estudiantes, docentes responsables, horario de salida y regreso y autorización de los padres y/o apoderados.  </w:t>
      </w:r>
    </w:p>
    <w:p w14:paraId="7AE54D78" w14:textId="77777777" w:rsidR="000C4D4F" w:rsidRDefault="000C4D4F">
      <w:pPr>
        <w:pStyle w:val="Normal1"/>
        <w:spacing w:after="160" w:line="360" w:lineRule="auto"/>
        <w:ind w:left="-142" w:firstLine="709"/>
        <w:jc w:val="both"/>
        <w:rPr>
          <w:sz w:val="24"/>
          <w:szCs w:val="24"/>
        </w:rPr>
      </w:pPr>
    </w:p>
    <w:p w14:paraId="49D9F146" w14:textId="77777777" w:rsidR="000C4D4F" w:rsidRDefault="00EB507A">
      <w:pPr>
        <w:pStyle w:val="Normal1"/>
        <w:ind w:left="-142"/>
        <w:rPr>
          <w:rFonts w:ascii="Arial" w:eastAsia="Arial" w:hAnsi="Arial" w:cs="Arial"/>
          <w:b/>
          <w:sz w:val="20"/>
          <w:szCs w:val="20"/>
        </w:rPr>
      </w:pPr>
      <w:r>
        <w:rPr>
          <w:rFonts w:ascii="Arial" w:eastAsia="Arial" w:hAnsi="Arial" w:cs="Arial"/>
          <w:b/>
          <w:sz w:val="20"/>
          <w:szCs w:val="20"/>
        </w:rPr>
        <w:t>PASEOS DE CURSO Y SALIDAS PEDAGÓGICAS:</w:t>
      </w:r>
    </w:p>
    <w:p w14:paraId="4909EDDC" w14:textId="77777777" w:rsidR="000C4D4F" w:rsidRDefault="00EB507A">
      <w:pPr>
        <w:pStyle w:val="Normal1"/>
        <w:ind w:left="-142" w:firstLine="850"/>
        <w:jc w:val="both"/>
        <w:rPr>
          <w:sz w:val="24"/>
          <w:szCs w:val="24"/>
        </w:rPr>
      </w:pPr>
      <w:r>
        <w:rPr>
          <w:sz w:val="24"/>
          <w:szCs w:val="24"/>
        </w:rPr>
        <w:t xml:space="preserve">Cada curso podrá organizar paseos y/o salidas pedagógicas del establecimiento, las que consisten en: </w:t>
      </w:r>
    </w:p>
    <w:p w14:paraId="1CF6EC30" w14:textId="77777777" w:rsidR="000C4D4F" w:rsidRDefault="00EB507A">
      <w:pPr>
        <w:pStyle w:val="Normal1"/>
        <w:ind w:left="-142"/>
        <w:jc w:val="both"/>
        <w:rPr>
          <w:rFonts w:ascii="Arial" w:eastAsia="Arial" w:hAnsi="Arial" w:cs="Arial"/>
          <w:sz w:val="20"/>
          <w:szCs w:val="20"/>
        </w:rPr>
      </w:pPr>
      <w:r>
        <w:rPr>
          <w:rFonts w:ascii="Arial" w:eastAsia="Arial" w:hAnsi="Arial" w:cs="Arial"/>
          <w:b/>
          <w:sz w:val="20"/>
          <w:szCs w:val="20"/>
        </w:rPr>
        <w:t>SALIDAS PEDAGÓGICAS:</w:t>
      </w:r>
    </w:p>
    <w:p w14:paraId="47CFAA0E" w14:textId="77777777" w:rsidR="000C4D4F" w:rsidRDefault="00EB507A">
      <w:pPr>
        <w:pStyle w:val="Normal1"/>
        <w:spacing w:line="360" w:lineRule="auto"/>
        <w:ind w:left="-142" w:firstLine="851"/>
        <w:jc w:val="both"/>
        <w:rPr>
          <w:sz w:val="24"/>
          <w:szCs w:val="24"/>
        </w:rPr>
      </w:pPr>
      <w:r>
        <w:rPr>
          <w:sz w:val="24"/>
          <w:szCs w:val="24"/>
        </w:rPr>
        <w:t>Actividades de aprendizaje desarrolladas fuera del establecimiento que se vinculan directamente con el desarrollo de uno o varios de los subsectores. Se desarrollan en horario de clases y deben contar siempre con la supervisión del docente del subsector respectivo. Por ejemplo, salidas a museos, zoológicos, teatros, cines, excursiones, visitas a lugares históricos, actos cívicos etc.</w:t>
      </w:r>
    </w:p>
    <w:p w14:paraId="04BBB2E8" w14:textId="77777777" w:rsidR="000C4D4F" w:rsidRDefault="000C4D4F">
      <w:pPr>
        <w:pStyle w:val="Normal1"/>
        <w:ind w:left="142"/>
        <w:rPr>
          <w:rFonts w:ascii="Arial" w:eastAsia="Arial" w:hAnsi="Arial" w:cs="Arial"/>
          <w:b/>
          <w:sz w:val="20"/>
          <w:szCs w:val="20"/>
        </w:rPr>
      </w:pPr>
    </w:p>
    <w:p w14:paraId="2FCB1D43" w14:textId="77777777" w:rsidR="000C4D4F" w:rsidRDefault="00EB507A">
      <w:pPr>
        <w:pStyle w:val="Normal1"/>
        <w:ind w:left="142"/>
        <w:rPr>
          <w:rFonts w:ascii="Arial" w:eastAsia="Arial" w:hAnsi="Arial" w:cs="Arial"/>
          <w:sz w:val="20"/>
          <w:szCs w:val="20"/>
        </w:rPr>
      </w:pPr>
      <w:r>
        <w:rPr>
          <w:rFonts w:ascii="Arial" w:eastAsia="Arial" w:hAnsi="Arial" w:cs="Arial"/>
          <w:b/>
          <w:sz w:val="20"/>
          <w:szCs w:val="20"/>
        </w:rPr>
        <w:t>PASEOS DE CURSO:</w:t>
      </w:r>
    </w:p>
    <w:p w14:paraId="1E2E68E9" w14:textId="77777777" w:rsidR="000C4D4F" w:rsidRDefault="00EB507A">
      <w:pPr>
        <w:pStyle w:val="Normal1"/>
        <w:spacing w:line="360" w:lineRule="auto"/>
        <w:ind w:left="-142" w:firstLine="851"/>
        <w:jc w:val="both"/>
        <w:rPr>
          <w:sz w:val="24"/>
          <w:szCs w:val="24"/>
        </w:rPr>
      </w:pPr>
      <w:r>
        <w:rPr>
          <w:sz w:val="24"/>
          <w:szCs w:val="24"/>
        </w:rPr>
        <w:t>Actividades recreativas y de esparcimiento que se desarrollan fuera del establecimiento no utilizando el horario normal de clases. Deben contar con el respaldo y supervisión de uno o más apoderadas/os y el profesor/a jefe del curso respectivo. Por ejemplo, paseos a la playa o al campo, campamentos, picnic, etc.</w:t>
      </w:r>
    </w:p>
    <w:p w14:paraId="757B76C0" w14:textId="77777777" w:rsidR="000C4D4F" w:rsidRDefault="00EB507A">
      <w:pPr>
        <w:pStyle w:val="Normal1"/>
        <w:spacing w:line="360" w:lineRule="auto"/>
        <w:ind w:left="-142" w:firstLine="851"/>
        <w:jc w:val="both"/>
        <w:rPr>
          <w:sz w:val="24"/>
          <w:szCs w:val="24"/>
        </w:rPr>
      </w:pPr>
      <w:r>
        <w:rPr>
          <w:sz w:val="24"/>
          <w:szCs w:val="24"/>
        </w:rPr>
        <w:t xml:space="preserve">En ambos casos se requerirá solicitar la autorización a la Dirección del establecimiento, al menos con 15 días de anticipación, adjuntando la autorización escrita, de todos/as las y los apoderadas/os de las y los estudiantes participantes y el patrocinio del profesor/a jefe en caso de un paseo.  </w:t>
      </w:r>
    </w:p>
    <w:p w14:paraId="1C87A83A" w14:textId="77777777" w:rsidR="000C4D4F" w:rsidRDefault="00EB507A">
      <w:pPr>
        <w:pStyle w:val="Normal1"/>
        <w:rPr>
          <w:rFonts w:ascii="Arial" w:eastAsia="Arial" w:hAnsi="Arial" w:cs="Arial"/>
          <w:sz w:val="20"/>
          <w:szCs w:val="20"/>
        </w:rPr>
      </w:pPr>
      <w:r>
        <w:rPr>
          <w:rFonts w:ascii="Arial" w:eastAsia="Arial" w:hAnsi="Arial" w:cs="Arial"/>
          <w:b/>
          <w:sz w:val="20"/>
          <w:szCs w:val="20"/>
        </w:rPr>
        <w:t>ORGANIZACIÓN:</w:t>
      </w:r>
    </w:p>
    <w:p w14:paraId="1B4D71F2" w14:textId="77777777" w:rsidR="000C4D4F" w:rsidRDefault="00EB507A">
      <w:pPr>
        <w:pStyle w:val="Normal1"/>
        <w:numPr>
          <w:ilvl w:val="0"/>
          <w:numId w:val="146"/>
        </w:numPr>
        <w:pBdr>
          <w:top w:val="nil"/>
          <w:left w:val="nil"/>
          <w:bottom w:val="nil"/>
          <w:right w:val="nil"/>
          <w:between w:val="nil"/>
        </w:pBdr>
        <w:spacing w:after="0" w:line="360" w:lineRule="auto"/>
        <w:jc w:val="both"/>
        <w:rPr>
          <w:color w:val="000000"/>
          <w:sz w:val="24"/>
          <w:szCs w:val="24"/>
        </w:rPr>
      </w:pPr>
      <w:r>
        <w:rPr>
          <w:color w:val="000000"/>
          <w:sz w:val="24"/>
          <w:szCs w:val="24"/>
        </w:rPr>
        <w:t xml:space="preserve">La organización de la salida corresponde a la escuela, para lo cual se presentará a la Dirección un proyecto de </w:t>
      </w:r>
      <w:r>
        <w:rPr>
          <w:b/>
          <w:color w:val="000000"/>
          <w:sz w:val="24"/>
          <w:szCs w:val="24"/>
        </w:rPr>
        <w:t>SALIDAS PEDAGÓGICAS</w:t>
      </w:r>
      <w:r>
        <w:rPr>
          <w:color w:val="000000"/>
          <w:sz w:val="24"/>
          <w:szCs w:val="24"/>
        </w:rPr>
        <w:t>, detallando itinerario, actividades, y valor.  La Dirección se reserva el derecho de aprobar, modificar o rechazar la proposición.</w:t>
      </w:r>
    </w:p>
    <w:p w14:paraId="0518FF39"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2B03EAED" w14:textId="77777777" w:rsidR="000C4D4F" w:rsidRDefault="00EB507A">
      <w:pPr>
        <w:pStyle w:val="Normal1"/>
        <w:numPr>
          <w:ilvl w:val="0"/>
          <w:numId w:val="146"/>
        </w:numPr>
        <w:pBdr>
          <w:top w:val="nil"/>
          <w:left w:val="nil"/>
          <w:bottom w:val="nil"/>
          <w:right w:val="nil"/>
          <w:between w:val="nil"/>
        </w:pBdr>
        <w:spacing w:after="0" w:line="360" w:lineRule="auto"/>
        <w:jc w:val="both"/>
        <w:rPr>
          <w:color w:val="000000"/>
          <w:sz w:val="24"/>
          <w:szCs w:val="24"/>
        </w:rPr>
      </w:pPr>
      <w:r>
        <w:rPr>
          <w:color w:val="000000"/>
          <w:sz w:val="24"/>
          <w:szCs w:val="24"/>
        </w:rPr>
        <w:t xml:space="preserve">Informar con 10 días de anticipación, al sostenedor y a la </w:t>
      </w:r>
      <w:r>
        <w:rPr>
          <w:b/>
          <w:color w:val="000000"/>
          <w:sz w:val="24"/>
          <w:szCs w:val="24"/>
        </w:rPr>
        <w:t>DEPROV</w:t>
      </w:r>
      <w:r>
        <w:rPr>
          <w:color w:val="000000"/>
          <w:sz w:val="24"/>
          <w:szCs w:val="24"/>
        </w:rPr>
        <w:t xml:space="preserve"> del proyecto que origina la salida pedagógica, gira o viaje de estudio, entregando la documentación requerida, fecha, destino, alojamiento y medio de transporte a utilizar.  </w:t>
      </w:r>
    </w:p>
    <w:p w14:paraId="505848EF" w14:textId="77777777" w:rsidR="000C4D4F" w:rsidRDefault="000C4D4F">
      <w:pPr>
        <w:pStyle w:val="Normal1"/>
        <w:pBdr>
          <w:top w:val="nil"/>
          <w:left w:val="nil"/>
          <w:bottom w:val="nil"/>
          <w:right w:val="nil"/>
          <w:between w:val="nil"/>
        </w:pBdr>
        <w:spacing w:after="0"/>
        <w:ind w:left="720"/>
        <w:rPr>
          <w:color w:val="000000"/>
          <w:sz w:val="24"/>
          <w:szCs w:val="24"/>
        </w:rPr>
      </w:pPr>
    </w:p>
    <w:p w14:paraId="65F2D38F" w14:textId="77777777" w:rsidR="000C4D4F" w:rsidRDefault="00EB507A">
      <w:pPr>
        <w:pStyle w:val="Normal1"/>
        <w:numPr>
          <w:ilvl w:val="0"/>
          <w:numId w:val="146"/>
        </w:numPr>
        <w:pBdr>
          <w:top w:val="nil"/>
          <w:left w:val="nil"/>
          <w:bottom w:val="nil"/>
          <w:right w:val="nil"/>
          <w:between w:val="nil"/>
        </w:pBdr>
        <w:spacing w:after="0" w:line="360" w:lineRule="auto"/>
        <w:jc w:val="both"/>
        <w:rPr>
          <w:color w:val="000000"/>
          <w:sz w:val="24"/>
          <w:szCs w:val="24"/>
        </w:rPr>
      </w:pPr>
      <w:r>
        <w:rPr>
          <w:color w:val="000000"/>
          <w:sz w:val="24"/>
          <w:szCs w:val="24"/>
        </w:rPr>
        <w:t xml:space="preserve">Bus que realizará la gira deberá contar con su documentación al día y los trámites que exige la </w:t>
      </w:r>
      <w:r>
        <w:rPr>
          <w:b/>
          <w:color w:val="000000"/>
          <w:sz w:val="24"/>
          <w:szCs w:val="24"/>
        </w:rPr>
        <w:t>SEREMI</w:t>
      </w:r>
      <w:r>
        <w:rPr>
          <w:color w:val="000000"/>
          <w:sz w:val="24"/>
          <w:szCs w:val="24"/>
        </w:rPr>
        <w:t xml:space="preserve"> de transportes.</w:t>
      </w:r>
    </w:p>
    <w:p w14:paraId="2FAB13E1" w14:textId="77777777" w:rsidR="000C4D4F" w:rsidRDefault="000C4D4F">
      <w:pPr>
        <w:pStyle w:val="Normal1"/>
        <w:pBdr>
          <w:top w:val="nil"/>
          <w:left w:val="nil"/>
          <w:bottom w:val="nil"/>
          <w:right w:val="nil"/>
          <w:between w:val="nil"/>
        </w:pBdr>
        <w:spacing w:after="0"/>
        <w:ind w:left="720"/>
        <w:rPr>
          <w:color w:val="000000"/>
          <w:sz w:val="24"/>
          <w:szCs w:val="24"/>
        </w:rPr>
      </w:pPr>
    </w:p>
    <w:p w14:paraId="51266D0A" w14:textId="77777777" w:rsidR="000C4D4F" w:rsidRDefault="00EB507A">
      <w:pPr>
        <w:pStyle w:val="Normal1"/>
        <w:numPr>
          <w:ilvl w:val="0"/>
          <w:numId w:val="146"/>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El profesor o profesora a cargo deberá entregar a </w:t>
      </w:r>
      <w:proofErr w:type="gramStart"/>
      <w:r>
        <w:rPr>
          <w:color w:val="000000"/>
          <w:sz w:val="24"/>
          <w:szCs w:val="24"/>
        </w:rPr>
        <w:t>los niños y niñas</w:t>
      </w:r>
      <w:proofErr w:type="gramEnd"/>
      <w:r>
        <w:rPr>
          <w:color w:val="000000"/>
          <w:sz w:val="24"/>
          <w:szCs w:val="24"/>
        </w:rPr>
        <w:t xml:space="preserve"> comunicación con autorización para Informar por escrito y de manera clara, precisa y oportuna a los apoderados de la salida, comunicación en la cual debe quedar explícito: Lugar, fecha hora de salida y de regreso, funcionario a cargo de la actividad y la temática de la salida.  </w:t>
      </w:r>
    </w:p>
    <w:p w14:paraId="4A31EB5A"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781EC9E9" w14:textId="77777777" w:rsidR="000C4D4F" w:rsidRDefault="00EB507A">
      <w:pPr>
        <w:pStyle w:val="Normal1"/>
        <w:numPr>
          <w:ilvl w:val="0"/>
          <w:numId w:val="146"/>
        </w:numPr>
        <w:pBdr>
          <w:top w:val="nil"/>
          <w:left w:val="nil"/>
          <w:bottom w:val="nil"/>
          <w:right w:val="nil"/>
          <w:between w:val="nil"/>
        </w:pBdr>
        <w:spacing w:after="0" w:line="360" w:lineRule="auto"/>
        <w:jc w:val="both"/>
        <w:rPr>
          <w:color w:val="000000"/>
          <w:sz w:val="24"/>
          <w:szCs w:val="24"/>
        </w:rPr>
      </w:pPr>
      <w:r>
        <w:rPr>
          <w:color w:val="000000"/>
          <w:sz w:val="24"/>
          <w:szCs w:val="24"/>
        </w:rPr>
        <w:lastRenderedPageBreak/>
        <w:t xml:space="preserve">El profesor o profesora a cargo deberá </w:t>
      </w:r>
      <w:proofErr w:type="spellStart"/>
      <w:r>
        <w:rPr>
          <w:color w:val="000000"/>
          <w:sz w:val="24"/>
          <w:szCs w:val="24"/>
        </w:rPr>
        <w:t>recepcionará</w:t>
      </w:r>
      <w:proofErr w:type="spellEnd"/>
      <w:r>
        <w:rPr>
          <w:color w:val="000000"/>
          <w:sz w:val="24"/>
          <w:szCs w:val="24"/>
        </w:rPr>
        <w:t xml:space="preserve"> las autorizaciones firmadas. </w:t>
      </w:r>
    </w:p>
    <w:p w14:paraId="5034F744"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1AFEBCDA" w14:textId="77777777" w:rsidR="000C4D4F" w:rsidRDefault="00EB507A">
      <w:pPr>
        <w:pStyle w:val="Normal1"/>
        <w:numPr>
          <w:ilvl w:val="0"/>
          <w:numId w:val="146"/>
        </w:numPr>
        <w:pBdr>
          <w:top w:val="nil"/>
          <w:left w:val="nil"/>
          <w:bottom w:val="nil"/>
          <w:right w:val="nil"/>
          <w:between w:val="nil"/>
        </w:pBdr>
        <w:spacing w:after="0" w:line="360" w:lineRule="auto"/>
        <w:jc w:val="both"/>
        <w:rPr>
          <w:color w:val="000000"/>
          <w:sz w:val="24"/>
          <w:szCs w:val="24"/>
        </w:rPr>
      </w:pPr>
      <w:r>
        <w:rPr>
          <w:color w:val="000000"/>
          <w:sz w:val="24"/>
          <w:szCs w:val="24"/>
        </w:rPr>
        <w:t>Archivar el proyecto con las colillas firmadas por los apoderados en la cual autorizan la participación de los alumnos.</w:t>
      </w:r>
    </w:p>
    <w:p w14:paraId="399FC62C"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41824AB2" w14:textId="77777777" w:rsidR="000C4D4F" w:rsidRDefault="00EB507A">
      <w:pPr>
        <w:pStyle w:val="Normal1"/>
        <w:numPr>
          <w:ilvl w:val="0"/>
          <w:numId w:val="146"/>
        </w:numPr>
        <w:pBdr>
          <w:top w:val="nil"/>
          <w:left w:val="nil"/>
          <w:bottom w:val="nil"/>
          <w:right w:val="nil"/>
          <w:between w:val="nil"/>
        </w:pBdr>
        <w:spacing w:after="0" w:line="360" w:lineRule="auto"/>
        <w:jc w:val="both"/>
        <w:rPr>
          <w:color w:val="000000"/>
          <w:sz w:val="24"/>
          <w:szCs w:val="24"/>
        </w:rPr>
      </w:pPr>
      <w:r>
        <w:rPr>
          <w:color w:val="000000"/>
          <w:sz w:val="24"/>
          <w:szCs w:val="24"/>
        </w:rPr>
        <w:t>Los cursos que realicen sus salidas pedagógicas, grupos de 12 o menos alumnos serán acompañados por el profesor solicitante de la salida, además 2 adultos responsables, designados por el establecimiento.</w:t>
      </w:r>
    </w:p>
    <w:p w14:paraId="3E7857CB"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29CCEB60" w14:textId="77777777" w:rsidR="000C4D4F" w:rsidRDefault="00EB507A">
      <w:pPr>
        <w:pStyle w:val="Normal1"/>
        <w:numPr>
          <w:ilvl w:val="0"/>
          <w:numId w:val="146"/>
        </w:numPr>
        <w:pBdr>
          <w:top w:val="nil"/>
          <w:left w:val="nil"/>
          <w:bottom w:val="nil"/>
          <w:right w:val="nil"/>
          <w:between w:val="nil"/>
        </w:pBdr>
        <w:spacing w:after="0" w:line="360" w:lineRule="auto"/>
        <w:jc w:val="both"/>
        <w:rPr>
          <w:b/>
          <w:color w:val="000000"/>
          <w:sz w:val="24"/>
          <w:szCs w:val="24"/>
        </w:rPr>
      </w:pPr>
      <w:r>
        <w:rPr>
          <w:color w:val="000000"/>
          <w:sz w:val="24"/>
          <w:szCs w:val="24"/>
        </w:rPr>
        <w:t xml:space="preserve">Se solicitará bus o buses del </w:t>
      </w:r>
      <w:r>
        <w:rPr>
          <w:b/>
          <w:color w:val="000000"/>
          <w:sz w:val="24"/>
          <w:szCs w:val="24"/>
        </w:rPr>
        <w:t>DAEM</w:t>
      </w:r>
      <w:r>
        <w:rPr>
          <w:color w:val="000000"/>
          <w:sz w:val="24"/>
          <w:szCs w:val="24"/>
        </w:rPr>
        <w:t xml:space="preserve"> Osorno con formato de solicitud de salidas pedagógicas: indicando lugar, fecha hora de salida y de regreso, Docente a cargo de la actividad, según protocolo </w:t>
      </w:r>
      <w:r>
        <w:rPr>
          <w:b/>
          <w:color w:val="000000"/>
          <w:sz w:val="24"/>
          <w:szCs w:val="24"/>
        </w:rPr>
        <w:t>DAEM.</w:t>
      </w:r>
    </w:p>
    <w:p w14:paraId="356E998B"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6F0530E6" w14:textId="77777777" w:rsidR="000C4D4F" w:rsidRDefault="00EB507A">
      <w:pPr>
        <w:pStyle w:val="Normal1"/>
        <w:numPr>
          <w:ilvl w:val="0"/>
          <w:numId w:val="146"/>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En el libro de clases debe registrarse </w:t>
      </w:r>
      <w:proofErr w:type="gramStart"/>
      <w:r>
        <w:rPr>
          <w:color w:val="000000"/>
          <w:sz w:val="24"/>
          <w:szCs w:val="24"/>
        </w:rPr>
        <w:t>de acuerdo a</w:t>
      </w:r>
      <w:proofErr w:type="gramEnd"/>
      <w:r>
        <w:rPr>
          <w:color w:val="000000"/>
          <w:sz w:val="24"/>
          <w:szCs w:val="24"/>
        </w:rPr>
        <w:t xml:space="preserve"> las siguientes indicaciones: Firma del profesor o profesores, Asistencia en el área para subvención, Contenido: “</w:t>
      </w:r>
      <w:r>
        <w:rPr>
          <w:b/>
          <w:color w:val="000000"/>
          <w:sz w:val="24"/>
          <w:szCs w:val="24"/>
        </w:rPr>
        <w:t>Curso en Salida Pedagógica</w:t>
      </w:r>
      <w:r>
        <w:rPr>
          <w:color w:val="000000"/>
          <w:sz w:val="24"/>
          <w:szCs w:val="24"/>
        </w:rPr>
        <w:t>”</w:t>
      </w:r>
    </w:p>
    <w:p w14:paraId="3531EBBB" w14:textId="77777777" w:rsidR="000C4D4F" w:rsidRDefault="000C4D4F">
      <w:pPr>
        <w:pStyle w:val="Normal1"/>
        <w:pBdr>
          <w:top w:val="nil"/>
          <w:left w:val="nil"/>
          <w:bottom w:val="nil"/>
          <w:right w:val="nil"/>
          <w:between w:val="nil"/>
        </w:pBdr>
        <w:spacing w:after="0"/>
        <w:ind w:left="720"/>
        <w:rPr>
          <w:rFonts w:ascii="Arial" w:eastAsia="Arial" w:hAnsi="Arial" w:cs="Arial"/>
          <w:color w:val="000000"/>
          <w:sz w:val="24"/>
          <w:szCs w:val="24"/>
        </w:rPr>
      </w:pPr>
    </w:p>
    <w:p w14:paraId="572D284B" w14:textId="77777777" w:rsidR="000C4D4F" w:rsidRDefault="00EB507A">
      <w:pPr>
        <w:pStyle w:val="Normal1"/>
        <w:numPr>
          <w:ilvl w:val="0"/>
          <w:numId w:val="146"/>
        </w:numPr>
        <w:pBdr>
          <w:top w:val="nil"/>
          <w:left w:val="nil"/>
          <w:bottom w:val="nil"/>
          <w:right w:val="nil"/>
          <w:between w:val="nil"/>
        </w:pBdr>
        <w:spacing w:after="0" w:line="360" w:lineRule="auto"/>
        <w:ind w:left="714" w:hanging="357"/>
        <w:jc w:val="both"/>
        <w:rPr>
          <w:color w:val="000000"/>
          <w:sz w:val="24"/>
          <w:szCs w:val="24"/>
        </w:rPr>
      </w:pPr>
      <w:r>
        <w:rPr>
          <w:color w:val="000000"/>
          <w:sz w:val="24"/>
          <w:szCs w:val="24"/>
        </w:rPr>
        <w:t xml:space="preserve">Los estudiantes pueden participar de salidas pedagógicas con o sin financiamiento, fuera del recinto de la escuela, programadas como parte de su experiencia de aprendizaje que proporcionan información y enriquecimiento adicional a sus estudios. </w:t>
      </w:r>
    </w:p>
    <w:p w14:paraId="7A6FAA65" w14:textId="77777777" w:rsidR="000C4D4F" w:rsidRDefault="000C4D4F">
      <w:pPr>
        <w:pStyle w:val="Normal1"/>
        <w:pBdr>
          <w:top w:val="nil"/>
          <w:left w:val="nil"/>
          <w:bottom w:val="nil"/>
          <w:right w:val="nil"/>
          <w:between w:val="nil"/>
        </w:pBdr>
        <w:spacing w:after="0"/>
        <w:ind w:left="720"/>
        <w:rPr>
          <w:color w:val="000000"/>
          <w:sz w:val="24"/>
          <w:szCs w:val="24"/>
        </w:rPr>
      </w:pPr>
    </w:p>
    <w:p w14:paraId="28E8ED23" w14:textId="77777777" w:rsidR="000C4D4F" w:rsidRDefault="00EB507A">
      <w:pPr>
        <w:pStyle w:val="Normal1"/>
        <w:numPr>
          <w:ilvl w:val="0"/>
          <w:numId w:val="146"/>
        </w:numPr>
        <w:pBdr>
          <w:top w:val="nil"/>
          <w:left w:val="nil"/>
          <w:bottom w:val="nil"/>
          <w:right w:val="nil"/>
          <w:between w:val="nil"/>
        </w:pBdr>
        <w:spacing w:after="0" w:line="360" w:lineRule="auto"/>
        <w:ind w:left="714" w:hanging="357"/>
        <w:jc w:val="both"/>
        <w:rPr>
          <w:color w:val="000000"/>
          <w:sz w:val="24"/>
          <w:szCs w:val="24"/>
        </w:rPr>
      </w:pPr>
      <w:r>
        <w:rPr>
          <w:color w:val="000000"/>
          <w:sz w:val="24"/>
          <w:szCs w:val="24"/>
        </w:rPr>
        <w:t xml:space="preserve">Las salidas pedagógicas están asociadas al </w:t>
      </w:r>
      <w:proofErr w:type="spellStart"/>
      <w:r>
        <w:rPr>
          <w:color w:val="000000"/>
          <w:sz w:val="24"/>
          <w:szCs w:val="24"/>
        </w:rPr>
        <w:t>curriculum</w:t>
      </w:r>
      <w:proofErr w:type="spellEnd"/>
      <w:r>
        <w:rPr>
          <w:color w:val="000000"/>
          <w:sz w:val="24"/>
          <w:szCs w:val="24"/>
        </w:rPr>
        <w:t xml:space="preserve"> escolar, buscando reforzar y complementar los aprendizajes esperados en los estudiantes.  </w:t>
      </w:r>
    </w:p>
    <w:p w14:paraId="0ADE28B7" w14:textId="77777777" w:rsidR="000C4D4F" w:rsidRDefault="000C4D4F">
      <w:pPr>
        <w:pStyle w:val="Normal1"/>
        <w:pBdr>
          <w:top w:val="nil"/>
          <w:left w:val="nil"/>
          <w:bottom w:val="nil"/>
          <w:right w:val="nil"/>
          <w:between w:val="nil"/>
        </w:pBdr>
        <w:spacing w:after="0"/>
        <w:ind w:left="720"/>
        <w:jc w:val="both"/>
        <w:rPr>
          <w:color w:val="000000"/>
          <w:sz w:val="24"/>
          <w:szCs w:val="24"/>
        </w:rPr>
      </w:pPr>
    </w:p>
    <w:p w14:paraId="07CCB586" w14:textId="77777777" w:rsidR="000C4D4F" w:rsidRDefault="00EB507A">
      <w:pPr>
        <w:pStyle w:val="Normal1"/>
        <w:numPr>
          <w:ilvl w:val="0"/>
          <w:numId w:val="146"/>
        </w:numPr>
        <w:pBdr>
          <w:top w:val="nil"/>
          <w:left w:val="nil"/>
          <w:bottom w:val="nil"/>
          <w:right w:val="nil"/>
          <w:between w:val="nil"/>
        </w:pBdr>
        <w:spacing w:after="0" w:line="240" w:lineRule="auto"/>
        <w:jc w:val="both"/>
        <w:rPr>
          <w:color w:val="000000"/>
          <w:sz w:val="24"/>
          <w:szCs w:val="24"/>
        </w:rPr>
      </w:pPr>
      <w:r>
        <w:rPr>
          <w:color w:val="000000"/>
          <w:sz w:val="24"/>
          <w:szCs w:val="24"/>
        </w:rPr>
        <w:t xml:space="preserve">Deben ceñirse a la normativa de la escuela y del medio de transporte escogido.  </w:t>
      </w:r>
    </w:p>
    <w:p w14:paraId="535C7C44" w14:textId="77777777" w:rsidR="000C4D4F" w:rsidRDefault="000C4D4F">
      <w:pPr>
        <w:pStyle w:val="Normal1"/>
        <w:pBdr>
          <w:top w:val="nil"/>
          <w:left w:val="nil"/>
          <w:bottom w:val="nil"/>
          <w:right w:val="nil"/>
          <w:between w:val="nil"/>
        </w:pBdr>
        <w:spacing w:after="0"/>
        <w:ind w:left="720"/>
        <w:jc w:val="both"/>
        <w:rPr>
          <w:color w:val="000000"/>
          <w:sz w:val="24"/>
          <w:szCs w:val="24"/>
        </w:rPr>
      </w:pPr>
    </w:p>
    <w:p w14:paraId="1E182B73" w14:textId="77777777" w:rsidR="000C4D4F" w:rsidRDefault="00EB507A">
      <w:pPr>
        <w:pStyle w:val="Normal1"/>
        <w:numPr>
          <w:ilvl w:val="0"/>
          <w:numId w:val="146"/>
        </w:numPr>
        <w:pBdr>
          <w:top w:val="nil"/>
          <w:left w:val="nil"/>
          <w:bottom w:val="nil"/>
          <w:right w:val="nil"/>
          <w:between w:val="nil"/>
        </w:pBdr>
        <w:spacing w:after="0" w:line="360" w:lineRule="auto"/>
        <w:ind w:left="714" w:hanging="357"/>
        <w:jc w:val="both"/>
        <w:rPr>
          <w:color w:val="000000"/>
          <w:sz w:val="24"/>
          <w:szCs w:val="24"/>
        </w:rPr>
      </w:pPr>
      <w:r>
        <w:rPr>
          <w:color w:val="000000"/>
          <w:sz w:val="24"/>
          <w:szCs w:val="24"/>
        </w:rPr>
        <w:t xml:space="preserve">Los estudiantes que no presenten los permisos firmados cuando corresponda no podrán participar de la salida a terreno fijada para ese día. </w:t>
      </w:r>
    </w:p>
    <w:p w14:paraId="2047A017" w14:textId="77777777" w:rsidR="000C4D4F" w:rsidRDefault="000C4D4F">
      <w:pPr>
        <w:pStyle w:val="Normal1"/>
        <w:pBdr>
          <w:top w:val="nil"/>
          <w:left w:val="nil"/>
          <w:bottom w:val="nil"/>
          <w:right w:val="nil"/>
          <w:between w:val="nil"/>
        </w:pBdr>
        <w:spacing w:after="0"/>
        <w:ind w:left="720"/>
        <w:jc w:val="both"/>
        <w:rPr>
          <w:color w:val="000000"/>
          <w:sz w:val="24"/>
          <w:szCs w:val="24"/>
        </w:rPr>
      </w:pPr>
    </w:p>
    <w:p w14:paraId="76D54681" w14:textId="77777777" w:rsidR="000C4D4F" w:rsidRDefault="00EB507A">
      <w:pPr>
        <w:pStyle w:val="Normal1"/>
        <w:numPr>
          <w:ilvl w:val="0"/>
          <w:numId w:val="146"/>
        </w:numPr>
        <w:pBdr>
          <w:top w:val="nil"/>
          <w:left w:val="nil"/>
          <w:bottom w:val="nil"/>
          <w:right w:val="nil"/>
          <w:between w:val="nil"/>
        </w:pBdr>
        <w:spacing w:after="0" w:line="240" w:lineRule="auto"/>
        <w:jc w:val="both"/>
        <w:rPr>
          <w:color w:val="000000"/>
          <w:sz w:val="24"/>
          <w:szCs w:val="24"/>
        </w:rPr>
      </w:pPr>
      <w:r>
        <w:rPr>
          <w:color w:val="000000"/>
          <w:sz w:val="24"/>
          <w:szCs w:val="24"/>
        </w:rPr>
        <w:t>Los y las estudiantes deben respetar las normas del tránsito vigentes para evitar accidentes.</w:t>
      </w:r>
    </w:p>
    <w:p w14:paraId="6EFEACE2" w14:textId="77777777" w:rsidR="000C4D4F" w:rsidRDefault="000C4D4F">
      <w:pPr>
        <w:pStyle w:val="Normal1"/>
        <w:pBdr>
          <w:top w:val="nil"/>
          <w:left w:val="nil"/>
          <w:bottom w:val="nil"/>
          <w:right w:val="nil"/>
          <w:between w:val="nil"/>
        </w:pBdr>
        <w:spacing w:after="0"/>
        <w:ind w:left="720"/>
        <w:jc w:val="both"/>
        <w:rPr>
          <w:color w:val="000000"/>
          <w:sz w:val="24"/>
          <w:szCs w:val="24"/>
        </w:rPr>
      </w:pPr>
    </w:p>
    <w:p w14:paraId="3B3B5B34" w14:textId="77777777" w:rsidR="000C4D4F" w:rsidRDefault="00EB507A">
      <w:pPr>
        <w:pStyle w:val="Normal1"/>
        <w:numPr>
          <w:ilvl w:val="0"/>
          <w:numId w:val="146"/>
        </w:numPr>
        <w:pBdr>
          <w:top w:val="nil"/>
          <w:left w:val="nil"/>
          <w:bottom w:val="nil"/>
          <w:right w:val="nil"/>
          <w:between w:val="nil"/>
        </w:pBdr>
        <w:spacing w:after="0" w:line="360" w:lineRule="auto"/>
        <w:ind w:left="714" w:hanging="357"/>
        <w:jc w:val="both"/>
        <w:rPr>
          <w:color w:val="000000"/>
          <w:sz w:val="24"/>
          <w:szCs w:val="24"/>
        </w:rPr>
      </w:pPr>
      <w:r>
        <w:rPr>
          <w:color w:val="000000"/>
          <w:sz w:val="24"/>
          <w:szCs w:val="24"/>
        </w:rPr>
        <w:lastRenderedPageBreak/>
        <w:t>La dirección del establecimiento entregara al Docente a cargo de la Actividad copia del Formulario para dar cumplimiento a lo dispuesto en Decreto Exento Nº313/1972 que reglamenta el Seguro Escolar.</w:t>
      </w:r>
    </w:p>
    <w:p w14:paraId="75DF9FF2" w14:textId="77777777" w:rsidR="001C4123" w:rsidRDefault="001C4123">
      <w:pPr>
        <w:pStyle w:val="Normal1"/>
        <w:spacing w:line="360" w:lineRule="auto"/>
        <w:jc w:val="center"/>
        <w:rPr>
          <w:b/>
          <w:sz w:val="24"/>
          <w:szCs w:val="24"/>
        </w:rPr>
      </w:pPr>
    </w:p>
    <w:p w14:paraId="102B9110" w14:textId="77777777" w:rsidR="001C4123" w:rsidRDefault="001C4123">
      <w:pPr>
        <w:pStyle w:val="Normal1"/>
        <w:spacing w:line="360" w:lineRule="auto"/>
        <w:jc w:val="center"/>
        <w:rPr>
          <w:b/>
          <w:sz w:val="24"/>
          <w:szCs w:val="24"/>
        </w:rPr>
      </w:pPr>
    </w:p>
    <w:p w14:paraId="6F26B287" w14:textId="1F07FAC1" w:rsidR="000C4D4F" w:rsidRDefault="00EB507A">
      <w:pPr>
        <w:pStyle w:val="Normal1"/>
        <w:spacing w:line="360" w:lineRule="auto"/>
        <w:jc w:val="center"/>
        <w:rPr>
          <w:b/>
          <w:sz w:val="24"/>
          <w:szCs w:val="24"/>
        </w:rPr>
      </w:pPr>
      <w:r>
        <w:rPr>
          <w:b/>
          <w:sz w:val="24"/>
          <w:szCs w:val="24"/>
        </w:rPr>
        <w:t>SOLICITUD DE CAMBIO DE ACTIVIDADES POR SALIDA A TERRENO</w:t>
      </w:r>
    </w:p>
    <w:tbl>
      <w:tblPr>
        <w:tblStyle w:val="ad"/>
        <w:tblpPr w:leftFromText="141" w:rightFromText="141" w:vertAnchor="text" w:tblpX="6654" w:tblpY="7"/>
        <w:tblW w:w="1849" w:type="dxa"/>
        <w:tblLayout w:type="fixed"/>
        <w:tblLook w:val="0400" w:firstRow="0" w:lastRow="0" w:firstColumn="0" w:lastColumn="0" w:noHBand="0" w:noVBand="1"/>
      </w:tblPr>
      <w:tblGrid>
        <w:gridCol w:w="573"/>
        <w:gridCol w:w="567"/>
        <w:gridCol w:w="709"/>
      </w:tblGrid>
      <w:tr w:rsidR="000C4D4F" w14:paraId="409CA53E" w14:textId="77777777">
        <w:trPr>
          <w:cantSplit/>
          <w:tblHeader/>
        </w:trPr>
        <w:tc>
          <w:tcPr>
            <w:tcW w:w="573" w:type="dxa"/>
          </w:tcPr>
          <w:p w14:paraId="3A9BE0AD" w14:textId="77777777" w:rsidR="000C4D4F" w:rsidRPr="001C4123" w:rsidRDefault="000C4D4F">
            <w:pPr>
              <w:pStyle w:val="Normal1"/>
              <w:spacing w:line="360" w:lineRule="auto"/>
              <w:rPr>
                <w:b/>
                <w:sz w:val="24"/>
                <w:szCs w:val="24"/>
                <w:lang w:val="es-CL"/>
              </w:rPr>
            </w:pPr>
          </w:p>
        </w:tc>
        <w:tc>
          <w:tcPr>
            <w:tcW w:w="567" w:type="dxa"/>
          </w:tcPr>
          <w:p w14:paraId="09071B9A" w14:textId="77777777" w:rsidR="000C4D4F" w:rsidRPr="001C4123" w:rsidRDefault="000C4D4F">
            <w:pPr>
              <w:pStyle w:val="Normal1"/>
              <w:spacing w:line="360" w:lineRule="auto"/>
              <w:rPr>
                <w:b/>
                <w:sz w:val="24"/>
                <w:szCs w:val="24"/>
                <w:lang w:val="es-CL"/>
              </w:rPr>
            </w:pPr>
          </w:p>
        </w:tc>
        <w:tc>
          <w:tcPr>
            <w:tcW w:w="709" w:type="dxa"/>
          </w:tcPr>
          <w:p w14:paraId="70BA92BF" w14:textId="77777777" w:rsidR="000C4D4F" w:rsidRPr="001C4123" w:rsidRDefault="000C4D4F">
            <w:pPr>
              <w:pStyle w:val="Normal1"/>
              <w:spacing w:line="360" w:lineRule="auto"/>
              <w:rPr>
                <w:b/>
                <w:sz w:val="24"/>
                <w:szCs w:val="24"/>
                <w:lang w:val="es-CL"/>
              </w:rPr>
            </w:pPr>
          </w:p>
        </w:tc>
      </w:tr>
    </w:tbl>
    <w:p w14:paraId="547C1F1A" w14:textId="77777777" w:rsidR="000C4D4F" w:rsidRDefault="00EB507A">
      <w:pPr>
        <w:pStyle w:val="Normal1"/>
        <w:spacing w:line="360" w:lineRule="auto"/>
        <w:ind w:left="4956" w:firstLine="707"/>
        <w:rPr>
          <w:b/>
          <w:sz w:val="24"/>
          <w:szCs w:val="24"/>
        </w:rPr>
      </w:pPr>
      <w:r>
        <w:rPr>
          <w:b/>
          <w:sz w:val="24"/>
          <w:szCs w:val="24"/>
        </w:rPr>
        <w:t>Fecha solicitud:</w:t>
      </w:r>
    </w:p>
    <w:p w14:paraId="38C211A5" w14:textId="77777777" w:rsidR="000C4D4F" w:rsidRDefault="00EB507A">
      <w:pPr>
        <w:pStyle w:val="Normal1"/>
        <w:spacing w:line="360" w:lineRule="auto"/>
        <w:rPr>
          <w:b/>
          <w:sz w:val="24"/>
          <w:szCs w:val="24"/>
        </w:rPr>
      </w:pPr>
      <w:r>
        <w:rPr>
          <w:b/>
          <w:sz w:val="24"/>
          <w:szCs w:val="24"/>
        </w:rPr>
        <w:t>Estimado director:</w:t>
      </w:r>
    </w:p>
    <w:p w14:paraId="082BC1AF" w14:textId="77777777" w:rsidR="000C4D4F" w:rsidRDefault="00EB507A">
      <w:pPr>
        <w:pStyle w:val="Normal1"/>
        <w:spacing w:line="360" w:lineRule="auto"/>
        <w:ind w:firstLine="708"/>
        <w:jc w:val="both"/>
        <w:rPr>
          <w:sz w:val="24"/>
          <w:szCs w:val="24"/>
        </w:rPr>
      </w:pPr>
      <w:r>
        <w:rPr>
          <w:sz w:val="24"/>
          <w:szCs w:val="24"/>
        </w:rPr>
        <w:t>Junto con saludarle, solicito autorizar un cambio de actividades como medida administrativa y pedagógica aplicable en situaciones en que las clases regulares son reemplazadas por actividades que complementan o refuerzan los objetivos curriculares, tales como actos culturales, sociales y deportivos, entre otros.</w:t>
      </w:r>
    </w:p>
    <w:p w14:paraId="11B208C8" w14:textId="77777777" w:rsidR="000C4D4F" w:rsidRDefault="00EB507A">
      <w:pPr>
        <w:pStyle w:val="Normal1"/>
        <w:spacing w:line="360" w:lineRule="auto"/>
        <w:rPr>
          <w:b/>
          <w:sz w:val="24"/>
          <w:szCs w:val="24"/>
        </w:rPr>
      </w:pPr>
      <w:r>
        <w:rPr>
          <w:b/>
          <w:sz w:val="24"/>
          <w:szCs w:val="24"/>
        </w:rPr>
        <w:t>Fecha de cambio de actividad</w:t>
      </w:r>
    </w:p>
    <w:tbl>
      <w:tblPr>
        <w:tblStyle w:val="ae"/>
        <w:tblW w:w="8519" w:type="dxa"/>
        <w:tblInd w:w="-115" w:type="dxa"/>
        <w:tblLayout w:type="fixed"/>
        <w:tblLook w:val="0400" w:firstRow="0" w:lastRow="0" w:firstColumn="0" w:lastColumn="0" w:noHBand="0" w:noVBand="1"/>
      </w:tblPr>
      <w:tblGrid>
        <w:gridCol w:w="1415"/>
        <w:gridCol w:w="1415"/>
        <w:gridCol w:w="1416"/>
        <w:gridCol w:w="852"/>
        <w:gridCol w:w="564"/>
        <w:gridCol w:w="1416"/>
        <w:gridCol w:w="1441"/>
      </w:tblGrid>
      <w:tr w:rsidR="000C4D4F" w14:paraId="3AA75B90" w14:textId="77777777">
        <w:trPr>
          <w:cantSplit/>
          <w:tblHeader/>
        </w:trPr>
        <w:tc>
          <w:tcPr>
            <w:tcW w:w="1415" w:type="dxa"/>
            <w:shd w:val="clear" w:color="auto" w:fill="BFBFBF"/>
          </w:tcPr>
          <w:p w14:paraId="76078897" w14:textId="77777777" w:rsidR="000C4D4F" w:rsidRDefault="00EB507A">
            <w:pPr>
              <w:pStyle w:val="Normal1"/>
              <w:spacing w:line="360" w:lineRule="auto"/>
              <w:jc w:val="center"/>
              <w:rPr>
                <w:b/>
                <w:sz w:val="24"/>
                <w:szCs w:val="24"/>
              </w:rPr>
            </w:pPr>
            <w:r>
              <w:rPr>
                <w:b/>
                <w:sz w:val="24"/>
                <w:szCs w:val="24"/>
              </w:rPr>
              <w:t>DÍA</w:t>
            </w:r>
          </w:p>
        </w:tc>
        <w:tc>
          <w:tcPr>
            <w:tcW w:w="1415" w:type="dxa"/>
            <w:shd w:val="clear" w:color="auto" w:fill="BFBFBF"/>
          </w:tcPr>
          <w:p w14:paraId="1A1001F1" w14:textId="77777777" w:rsidR="000C4D4F" w:rsidRDefault="00EB507A">
            <w:pPr>
              <w:pStyle w:val="Normal1"/>
              <w:spacing w:line="360" w:lineRule="auto"/>
              <w:jc w:val="center"/>
              <w:rPr>
                <w:b/>
                <w:sz w:val="24"/>
                <w:szCs w:val="24"/>
              </w:rPr>
            </w:pPr>
            <w:r>
              <w:rPr>
                <w:b/>
                <w:sz w:val="24"/>
                <w:szCs w:val="24"/>
              </w:rPr>
              <w:t>FECHA</w:t>
            </w:r>
          </w:p>
        </w:tc>
        <w:tc>
          <w:tcPr>
            <w:tcW w:w="1416" w:type="dxa"/>
            <w:shd w:val="clear" w:color="auto" w:fill="BFBFBF"/>
          </w:tcPr>
          <w:p w14:paraId="73274267" w14:textId="77777777" w:rsidR="000C4D4F" w:rsidRDefault="00EB507A">
            <w:pPr>
              <w:pStyle w:val="Normal1"/>
              <w:spacing w:line="360" w:lineRule="auto"/>
              <w:jc w:val="center"/>
              <w:rPr>
                <w:b/>
                <w:sz w:val="24"/>
                <w:szCs w:val="24"/>
              </w:rPr>
            </w:pPr>
            <w:r>
              <w:rPr>
                <w:b/>
                <w:sz w:val="24"/>
                <w:szCs w:val="24"/>
              </w:rPr>
              <w:t>MES</w:t>
            </w:r>
          </w:p>
        </w:tc>
        <w:tc>
          <w:tcPr>
            <w:tcW w:w="1416" w:type="dxa"/>
            <w:gridSpan w:val="2"/>
            <w:shd w:val="clear" w:color="auto" w:fill="BFBFBF"/>
          </w:tcPr>
          <w:p w14:paraId="442B710A" w14:textId="77777777" w:rsidR="000C4D4F" w:rsidRDefault="00EB507A">
            <w:pPr>
              <w:pStyle w:val="Normal1"/>
              <w:spacing w:line="360" w:lineRule="auto"/>
              <w:jc w:val="center"/>
              <w:rPr>
                <w:b/>
                <w:sz w:val="24"/>
                <w:szCs w:val="24"/>
              </w:rPr>
            </w:pPr>
            <w:r>
              <w:rPr>
                <w:b/>
                <w:sz w:val="24"/>
                <w:szCs w:val="24"/>
              </w:rPr>
              <w:t>AÑO</w:t>
            </w:r>
          </w:p>
        </w:tc>
        <w:tc>
          <w:tcPr>
            <w:tcW w:w="1416" w:type="dxa"/>
            <w:shd w:val="clear" w:color="auto" w:fill="BFBFBF"/>
          </w:tcPr>
          <w:p w14:paraId="519C5DC8" w14:textId="77777777" w:rsidR="000C4D4F" w:rsidRDefault="00EB507A">
            <w:pPr>
              <w:pStyle w:val="Normal1"/>
              <w:spacing w:line="360" w:lineRule="auto"/>
              <w:jc w:val="center"/>
              <w:rPr>
                <w:b/>
                <w:sz w:val="24"/>
                <w:szCs w:val="24"/>
              </w:rPr>
            </w:pPr>
            <w:r>
              <w:rPr>
                <w:b/>
                <w:sz w:val="24"/>
                <w:szCs w:val="24"/>
              </w:rPr>
              <w:t>DESDE(HRS)</w:t>
            </w:r>
          </w:p>
        </w:tc>
        <w:tc>
          <w:tcPr>
            <w:tcW w:w="1441" w:type="dxa"/>
            <w:shd w:val="clear" w:color="auto" w:fill="BFBFBF"/>
          </w:tcPr>
          <w:p w14:paraId="76C690A1" w14:textId="77777777" w:rsidR="000C4D4F" w:rsidRDefault="00EB507A">
            <w:pPr>
              <w:pStyle w:val="Normal1"/>
              <w:spacing w:line="360" w:lineRule="auto"/>
              <w:jc w:val="center"/>
              <w:rPr>
                <w:b/>
                <w:sz w:val="24"/>
                <w:szCs w:val="24"/>
              </w:rPr>
            </w:pPr>
            <w:r>
              <w:rPr>
                <w:b/>
                <w:sz w:val="24"/>
                <w:szCs w:val="24"/>
              </w:rPr>
              <w:t>HASTA(HRS)</w:t>
            </w:r>
          </w:p>
        </w:tc>
      </w:tr>
      <w:tr w:rsidR="000C4D4F" w14:paraId="52C34EC4" w14:textId="77777777">
        <w:trPr>
          <w:cantSplit/>
          <w:tblHeader/>
        </w:trPr>
        <w:tc>
          <w:tcPr>
            <w:tcW w:w="1415" w:type="dxa"/>
          </w:tcPr>
          <w:p w14:paraId="41706C85" w14:textId="77777777" w:rsidR="000C4D4F" w:rsidRDefault="000C4D4F">
            <w:pPr>
              <w:pStyle w:val="Normal1"/>
              <w:spacing w:line="360" w:lineRule="auto"/>
              <w:rPr>
                <w:b/>
                <w:sz w:val="24"/>
                <w:szCs w:val="24"/>
              </w:rPr>
            </w:pPr>
          </w:p>
        </w:tc>
        <w:tc>
          <w:tcPr>
            <w:tcW w:w="1415" w:type="dxa"/>
          </w:tcPr>
          <w:p w14:paraId="10FFEF8E" w14:textId="77777777" w:rsidR="000C4D4F" w:rsidRDefault="000C4D4F">
            <w:pPr>
              <w:pStyle w:val="Normal1"/>
              <w:spacing w:line="360" w:lineRule="auto"/>
              <w:rPr>
                <w:b/>
                <w:sz w:val="24"/>
                <w:szCs w:val="24"/>
              </w:rPr>
            </w:pPr>
          </w:p>
        </w:tc>
        <w:tc>
          <w:tcPr>
            <w:tcW w:w="1416" w:type="dxa"/>
          </w:tcPr>
          <w:p w14:paraId="4595C7C5" w14:textId="77777777" w:rsidR="000C4D4F" w:rsidRDefault="000C4D4F">
            <w:pPr>
              <w:pStyle w:val="Normal1"/>
              <w:spacing w:line="360" w:lineRule="auto"/>
              <w:rPr>
                <w:b/>
                <w:sz w:val="24"/>
                <w:szCs w:val="24"/>
              </w:rPr>
            </w:pPr>
          </w:p>
        </w:tc>
        <w:tc>
          <w:tcPr>
            <w:tcW w:w="1416" w:type="dxa"/>
            <w:gridSpan w:val="2"/>
          </w:tcPr>
          <w:p w14:paraId="1E1D985A" w14:textId="77777777" w:rsidR="000C4D4F" w:rsidRDefault="000C4D4F">
            <w:pPr>
              <w:pStyle w:val="Normal1"/>
              <w:spacing w:line="360" w:lineRule="auto"/>
              <w:rPr>
                <w:b/>
                <w:sz w:val="24"/>
                <w:szCs w:val="24"/>
              </w:rPr>
            </w:pPr>
          </w:p>
        </w:tc>
        <w:tc>
          <w:tcPr>
            <w:tcW w:w="1416" w:type="dxa"/>
          </w:tcPr>
          <w:p w14:paraId="706A689E" w14:textId="77777777" w:rsidR="000C4D4F" w:rsidRDefault="000C4D4F">
            <w:pPr>
              <w:pStyle w:val="Normal1"/>
              <w:spacing w:line="360" w:lineRule="auto"/>
              <w:rPr>
                <w:b/>
                <w:sz w:val="24"/>
                <w:szCs w:val="24"/>
              </w:rPr>
            </w:pPr>
          </w:p>
        </w:tc>
        <w:tc>
          <w:tcPr>
            <w:tcW w:w="1441" w:type="dxa"/>
          </w:tcPr>
          <w:p w14:paraId="3D3C70E1" w14:textId="77777777" w:rsidR="000C4D4F" w:rsidRDefault="000C4D4F">
            <w:pPr>
              <w:pStyle w:val="Normal1"/>
              <w:spacing w:line="360" w:lineRule="auto"/>
              <w:rPr>
                <w:b/>
                <w:sz w:val="24"/>
                <w:szCs w:val="24"/>
              </w:rPr>
            </w:pPr>
          </w:p>
        </w:tc>
      </w:tr>
      <w:tr w:rsidR="000C4D4F" w14:paraId="1A621AD6" w14:textId="77777777">
        <w:trPr>
          <w:cantSplit/>
          <w:tblHeader/>
        </w:trPr>
        <w:tc>
          <w:tcPr>
            <w:tcW w:w="8519" w:type="dxa"/>
            <w:gridSpan w:val="7"/>
            <w:shd w:val="clear" w:color="auto" w:fill="BFBFBF"/>
          </w:tcPr>
          <w:p w14:paraId="29B185AE" w14:textId="77777777" w:rsidR="000C4D4F" w:rsidRPr="001C4123" w:rsidRDefault="00EB507A">
            <w:pPr>
              <w:pStyle w:val="Normal1"/>
              <w:spacing w:line="360" w:lineRule="auto"/>
              <w:rPr>
                <w:b/>
                <w:sz w:val="24"/>
                <w:szCs w:val="24"/>
                <w:lang w:val="es-CL"/>
              </w:rPr>
            </w:pPr>
            <w:r w:rsidRPr="001C4123">
              <w:rPr>
                <w:b/>
                <w:sz w:val="24"/>
                <w:szCs w:val="24"/>
                <w:lang w:val="es-CL"/>
              </w:rPr>
              <w:t>Justificación del cambio de actividad</w:t>
            </w:r>
          </w:p>
        </w:tc>
      </w:tr>
      <w:tr w:rsidR="000C4D4F" w14:paraId="2C337579" w14:textId="77777777">
        <w:trPr>
          <w:cantSplit/>
          <w:trHeight w:val="438"/>
          <w:tblHeader/>
        </w:trPr>
        <w:tc>
          <w:tcPr>
            <w:tcW w:w="8519" w:type="dxa"/>
            <w:gridSpan w:val="7"/>
          </w:tcPr>
          <w:p w14:paraId="40AC472E" w14:textId="77777777" w:rsidR="000C4D4F" w:rsidRPr="001C4123" w:rsidRDefault="000C4D4F">
            <w:pPr>
              <w:pStyle w:val="Normal1"/>
              <w:spacing w:line="360" w:lineRule="auto"/>
              <w:rPr>
                <w:b/>
                <w:sz w:val="24"/>
                <w:szCs w:val="24"/>
                <w:lang w:val="es-CL"/>
              </w:rPr>
            </w:pPr>
          </w:p>
        </w:tc>
      </w:tr>
      <w:tr w:rsidR="000C4D4F" w14:paraId="0654CAE3" w14:textId="77777777">
        <w:trPr>
          <w:cantSplit/>
          <w:tblHeader/>
        </w:trPr>
        <w:tc>
          <w:tcPr>
            <w:tcW w:w="8519" w:type="dxa"/>
            <w:gridSpan w:val="7"/>
            <w:shd w:val="clear" w:color="auto" w:fill="BFBFBF"/>
          </w:tcPr>
          <w:p w14:paraId="4D2E5A8E" w14:textId="77777777" w:rsidR="000C4D4F" w:rsidRDefault="00EB507A">
            <w:pPr>
              <w:pStyle w:val="Normal1"/>
              <w:spacing w:line="360" w:lineRule="auto"/>
              <w:rPr>
                <w:b/>
                <w:sz w:val="24"/>
                <w:szCs w:val="24"/>
              </w:rPr>
            </w:pPr>
            <w:proofErr w:type="spellStart"/>
            <w:r>
              <w:rPr>
                <w:b/>
                <w:sz w:val="24"/>
                <w:szCs w:val="24"/>
              </w:rPr>
              <w:t>Aprendizajes</w:t>
            </w:r>
            <w:proofErr w:type="spellEnd"/>
            <w:r>
              <w:rPr>
                <w:b/>
                <w:sz w:val="24"/>
                <w:szCs w:val="24"/>
              </w:rPr>
              <w:t xml:space="preserve"> </w:t>
            </w:r>
            <w:proofErr w:type="spellStart"/>
            <w:r>
              <w:rPr>
                <w:b/>
                <w:sz w:val="24"/>
                <w:szCs w:val="24"/>
              </w:rPr>
              <w:t>esperados</w:t>
            </w:r>
            <w:proofErr w:type="spellEnd"/>
            <w:r>
              <w:rPr>
                <w:b/>
                <w:sz w:val="24"/>
                <w:szCs w:val="24"/>
              </w:rPr>
              <w:t xml:space="preserve"> </w:t>
            </w:r>
            <w:proofErr w:type="spellStart"/>
            <w:r>
              <w:rPr>
                <w:b/>
                <w:sz w:val="24"/>
                <w:szCs w:val="24"/>
              </w:rPr>
              <w:t>involucrados</w:t>
            </w:r>
            <w:proofErr w:type="spellEnd"/>
          </w:p>
        </w:tc>
      </w:tr>
      <w:tr w:rsidR="000C4D4F" w14:paraId="327DDEEC" w14:textId="77777777">
        <w:trPr>
          <w:cantSplit/>
          <w:trHeight w:val="548"/>
          <w:tblHeader/>
        </w:trPr>
        <w:tc>
          <w:tcPr>
            <w:tcW w:w="8519" w:type="dxa"/>
            <w:gridSpan w:val="7"/>
          </w:tcPr>
          <w:p w14:paraId="7DF81D02" w14:textId="77777777" w:rsidR="000C4D4F" w:rsidRDefault="000C4D4F">
            <w:pPr>
              <w:pStyle w:val="Normal1"/>
              <w:spacing w:line="360" w:lineRule="auto"/>
              <w:rPr>
                <w:b/>
                <w:sz w:val="24"/>
                <w:szCs w:val="24"/>
              </w:rPr>
            </w:pPr>
          </w:p>
        </w:tc>
      </w:tr>
      <w:tr w:rsidR="000C4D4F" w14:paraId="16FA5B79" w14:textId="77777777">
        <w:trPr>
          <w:cantSplit/>
          <w:tblHeader/>
        </w:trPr>
        <w:tc>
          <w:tcPr>
            <w:tcW w:w="5098" w:type="dxa"/>
            <w:gridSpan w:val="4"/>
            <w:shd w:val="clear" w:color="auto" w:fill="BFBFBF"/>
          </w:tcPr>
          <w:p w14:paraId="21DDCDB1" w14:textId="77777777" w:rsidR="000C4D4F" w:rsidRPr="001C4123" w:rsidRDefault="00EB507A">
            <w:pPr>
              <w:pStyle w:val="Normal1"/>
              <w:spacing w:line="360" w:lineRule="auto"/>
              <w:jc w:val="center"/>
              <w:rPr>
                <w:b/>
                <w:sz w:val="24"/>
                <w:szCs w:val="24"/>
                <w:lang w:val="es-CL"/>
              </w:rPr>
            </w:pPr>
            <w:r w:rsidRPr="001C4123">
              <w:rPr>
                <w:b/>
                <w:sz w:val="24"/>
                <w:szCs w:val="24"/>
                <w:lang w:val="es-CL"/>
              </w:rPr>
              <w:t>Nombre docente a Cargo y funcionarios que acompañan)</w:t>
            </w:r>
          </w:p>
        </w:tc>
        <w:tc>
          <w:tcPr>
            <w:tcW w:w="3421" w:type="dxa"/>
            <w:gridSpan w:val="3"/>
            <w:shd w:val="clear" w:color="auto" w:fill="BFBFBF"/>
          </w:tcPr>
          <w:p w14:paraId="5528BD7E" w14:textId="77777777" w:rsidR="000C4D4F" w:rsidRDefault="00EB507A">
            <w:pPr>
              <w:pStyle w:val="Normal1"/>
              <w:spacing w:line="360" w:lineRule="auto"/>
              <w:jc w:val="center"/>
              <w:rPr>
                <w:b/>
                <w:sz w:val="24"/>
                <w:szCs w:val="24"/>
              </w:rPr>
            </w:pPr>
            <w:proofErr w:type="spellStart"/>
            <w:r>
              <w:rPr>
                <w:b/>
                <w:sz w:val="24"/>
                <w:szCs w:val="24"/>
              </w:rPr>
              <w:t>Curso</w:t>
            </w:r>
            <w:proofErr w:type="spellEnd"/>
            <w:r>
              <w:rPr>
                <w:b/>
                <w:sz w:val="24"/>
                <w:szCs w:val="24"/>
              </w:rPr>
              <w:t xml:space="preserve"> / </w:t>
            </w:r>
            <w:proofErr w:type="spellStart"/>
            <w:r>
              <w:rPr>
                <w:b/>
                <w:sz w:val="24"/>
                <w:szCs w:val="24"/>
              </w:rPr>
              <w:t>Función</w:t>
            </w:r>
            <w:proofErr w:type="spellEnd"/>
          </w:p>
        </w:tc>
      </w:tr>
      <w:tr w:rsidR="000C4D4F" w14:paraId="1EB4A1EE" w14:textId="77777777">
        <w:trPr>
          <w:cantSplit/>
          <w:tblHeader/>
        </w:trPr>
        <w:tc>
          <w:tcPr>
            <w:tcW w:w="5098" w:type="dxa"/>
            <w:gridSpan w:val="4"/>
          </w:tcPr>
          <w:p w14:paraId="1D93FC7D" w14:textId="77777777" w:rsidR="000C4D4F" w:rsidRDefault="000C4D4F">
            <w:pPr>
              <w:pStyle w:val="Normal1"/>
              <w:spacing w:line="360" w:lineRule="auto"/>
              <w:rPr>
                <w:b/>
                <w:sz w:val="24"/>
                <w:szCs w:val="24"/>
              </w:rPr>
            </w:pPr>
          </w:p>
        </w:tc>
        <w:tc>
          <w:tcPr>
            <w:tcW w:w="3421" w:type="dxa"/>
            <w:gridSpan w:val="3"/>
          </w:tcPr>
          <w:p w14:paraId="5149FE7B" w14:textId="77777777" w:rsidR="000C4D4F" w:rsidRDefault="000C4D4F">
            <w:pPr>
              <w:pStyle w:val="Normal1"/>
              <w:spacing w:line="360" w:lineRule="auto"/>
              <w:rPr>
                <w:b/>
                <w:sz w:val="24"/>
                <w:szCs w:val="24"/>
              </w:rPr>
            </w:pPr>
          </w:p>
        </w:tc>
      </w:tr>
      <w:tr w:rsidR="000C4D4F" w14:paraId="38DE3B56" w14:textId="77777777">
        <w:trPr>
          <w:cantSplit/>
          <w:tblHeader/>
        </w:trPr>
        <w:tc>
          <w:tcPr>
            <w:tcW w:w="5098" w:type="dxa"/>
            <w:gridSpan w:val="4"/>
          </w:tcPr>
          <w:p w14:paraId="12B4FADC" w14:textId="77777777" w:rsidR="000C4D4F" w:rsidRDefault="000C4D4F">
            <w:pPr>
              <w:pStyle w:val="Normal1"/>
              <w:spacing w:line="360" w:lineRule="auto"/>
              <w:rPr>
                <w:b/>
                <w:sz w:val="24"/>
                <w:szCs w:val="24"/>
              </w:rPr>
            </w:pPr>
          </w:p>
          <w:p w14:paraId="440883C4" w14:textId="77777777" w:rsidR="000C4D4F" w:rsidRDefault="000C4D4F">
            <w:pPr>
              <w:pStyle w:val="Normal1"/>
              <w:spacing w:line="360" w:lineRule="auto"/>
              <w:rPr>
                <w:b/>
                <w:sz w:val="24"/>
                <w:szCs w:val="24"/>
              </w:rPr>
            </w:pPr>
          </w:p>
          <w:p w14:paraId="15B3D8BD" w14:textId="77777777" w:rsidR="000C4D4F" w:rsidRDefault="000C4D4F">
            <w:pPr>
              <w:pStyle w:val="Normal1"/>
              <w:spacing w:line="360" w:lineRule="auto"/>
              <w:rPr>
                <w:b/>
                <w:sz w:val="24"/>
                <w:szCs w:val="24"/>
              </w:rPr>
            </w:pPr>
          </w:p>
          <w:p w14:paraId="2F8E78AB" w14:textId="77777777" w:rsidR="000C4D4F" w:rsidRDefault="000C4D4F">
            <w:pPr>
              <w:pStyle w:val="Normal1"/>
              <w:spacing w:line="360" w:lineRule="auto"/>
              <w:rPr>
                <w:b/>
                <w:sz w:val="24"/>
                <w:szCs w:val="24"/>
              </w:rPr>
            </w:pPr>
          </w:p>
        </w:tc>
        <w:tc>
          <w:tcPr>
            <w:tcW w:w="3421" w:type="dxa"/>
            <w:gridSpan w:val="3"/>
          </w:tcPr>
          <w:p w14:paraId="07B7FFD5" w14:textId="77777777" w:rsidR="000C4D4F" w:rsidRDefault="000C4D4F">
            <w:pPr>
              <w:pStyle w:val="Normal1"/>
              <w:spacing w:line="360" w:lineRule="auto"/>
              <w:rPr>
                <w:b/>
                <w:sz w:val="24"/>
                <w:szCs w:val="24"/>
              </w:rPr>
            </w:pPr>
          </w:p>
        </w:tc>
      </w:tr>
    </w:tbl>
    <w:p w14:paraId="40972B7B" w14:textId="77777777" w:rsidR="000C4D4F" w:rsidRDefault="000C4D4F">
      <w:pPr>
        <w:pStyle w:val="Normal1"/>
        <w:spacing w:line="360" w:lineRule="auto"/>
        <w:rPr>
          <w:b/>
          <w:sz w:val="24"/>
          <w:szCs w:val="24"/>
        </w:rPr>
      </w:pPr>
    </w:p>
    <w:p w14:paraId="026BF457" w14:textId="77777777" w:rsidR="000C4D4F" w:rsidRDefault="000C4D4F">
      <w:pPr>
        <w:pStyle w:val="Normal1"/>
        <w:spacing w:line="360" w:lineRule="auto"/>
        <w:rPr>
          <w:b/>
          <w:sz w:val="24"/>
          <w:szCs w:val="24"/>
        </w:rPr>
      </w:pPr>
    </w:p>
    <w:p w14:paraId="02895B3E" w14:textId="77777777" w:rsidR="000C4D4F" w:rsidRDefault="00EB507A">
      <w:pPr>
        <w:pStyle w:val="Normal1"/>
        <w:spacing w:line="360" w:lineRule="auto"/>
        <w:rPr>
          <w:b/>
          <w:sz w:val="24"/>
          <w:szCs w:val="24"/>
        </w:rPr>
      </w:pPr>
      <w:r>
        <w:rPr>
          <w:b/>
          <w:sz w:val="24"/>
          <w:szCs w:val="24"/>
        </w:rPr>
        <w:t>Consideraciones especiales:</w:t>
      </w:r>
    </w:p>
    <w:p w14:paraId="6A7DFE63" w14:textId="77777777" w:rsidR="000C4D4F" w:rsidRDefault="00EB507A">
      <w:pPr>
        <w:pStyle w:val="Normal1"/>
        <w:spacing w:line="360" w:lineRule="auto"/>
        <w:ind w:left="-142" w:firstLine="708"/>
        <w:jc w:val="both"/>
        <w:rPr>
          <w:sz w:val="24"/>
          <w:szCs w:val="24"/>
        </w:rPr>
      </w:pPr>
      <w:r>
        <w:rPr>
          <w:sz w:val="24"/>
          <w:szCs w:val="24"/>
        </w:rPr>
        <w:t xml:space="preserve">El cambio de actividades que impliquen el desplazamiento de estudiantes con profesores fuera del establecimiento educacional, es decir, que la actividad se desarrolle dentro o fuera de la jurisdicción comunal, provincial y/o regional deberá contar con la autorización escrita de los padres y/o apoderados de los estudiantes involucrados. El establecimiento será responsable de tomar y arbitrar todas las medidas para resguardar la seguridad e integridad de quienes participen en dicha actividad, y que incluya la participación de apoderados que colaboren en el cuidado de los niños. </w:t>
      </w:r>
    </w:p>
    <w:p w14:paraId="7E951AE3" w14:textId="77777777" w:rsidR="000C4D4F" w:rsidRDefault="00EB507A">
      <w:pPr>
        <w:pStyle w:val="Normal1"/>
        <w:spacing w:line="360" w:lineRule="auto"/>
        <w:ind w:left="-142" w:firstLine="708"/>
        <w:jc w:val="both"/>
        <w:rPr>
          <w:sz w:val="24"/>
          <w:szCs w:val="24"/>
        </w:rPr>
      </w:pPr>
      <w:r>
        <w:rPr>
          <w:sz w:val="24"/>
          <w:szCs w:val="24"/>
        </w:rPr>
        <w:t>En el cambio de actividad, la asistencia de los alumnos, tanto los que asisten a la actividad, como los que no asisten y se quedan en el establecimiento, debe quedar registrada en el o los libros de clases ese día y declararse a través del sistema SIGE o e que exista para esos efectos.</w:t>
      </w:r>
    </w:p>
    <w:p w14:paraId="3935637C" w14:textId="77777777" w:rsidR="000C4D4F" w:rsidRDefault="00EB507A">
      <w:pPr>
        <w:pStyle w:val="Normal1"/>
        <w:spacing w:line="360" w:lineRule="auto"/>
        <w:ind w:left="-142" w:firstLine="708"/>
        <w:jc w:val="both"/>
        <w:rPr>
          <w:sz w:val="24"/>
          <w:szCs w:val="24"/>
        </w:rPr>
      </w:pPr>
      <w:r>
        <w:rPr>
          <w:sz w:val="24"/>
          <w:szCs w:val="24"/>
        </w:rPr>
        <w:t>Se debe procurar contar con los respectivos docentes para los alumnos que se quedan en el establecimiento, y realizar las respectivas clases señaladas en el horario del curso.</w:t>
      </w:r>
    </w:p>
    <w:p w14:paraId="503670FA" w14:textId="77777777" w:rsidR="000C4D4F" w:rsidRDefault="00EB507A">
      <w:pPr>
        <w:pStyle w:val="Normal1"/>
        <w:spacing w:line="360" w:lineRule="auto"/>
        <w:ind w:left="-142" w:firstLine="708"/>
        <w:jc w:val="both"/>
        <w:rPr>
          <w:sz w:val="24"/>
          <w:szCs w:val="24"/>
        </w:rPr>
      </w:pPr>
      <w:r>
        <w:rPr>
          <w:sz w:val="24"/>
          <w:szCs w:val="24"/>
        </w:rPr>
        <w:t>No se podrá tomar ninguna medida administrativa ni pedagógica en contra de los alumnos, que por razones de no autorización por parte de sus padres y/o apoderados, no asistan a alguna actividad enmarcada en este punto.</w:t>
      </w:r>
    </w:p>
    <w:tbl>
      <w:tblPr>
        <w:tblStyle w:val="af"/>
        <w:tblW w:w="850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8"/>
        <w:gridCol w:w="2115"/>
        <w:gridCol w:w="2130"/>
        <w:gridCol w:w="2121"/>
      </w:tblGrid>
      <w:tr w:rsidR="000C4D4F" w14:paraId="50F3AA62" w14:textId="77777777">
        <w:trPr>
          <w:cantSplit/>
          <w:tblHeader/>
        </w:trPr>
        <w:tc>
          <w:tcPr>
            <w:tcW w:w="2138" w:type="dxa"/>
            <w:shd w:val="clear" w:color="auto" w:fill="BFBFBF"/>
          </w:tcPr>
          <w:p w14:paraId="5398F3FF" w14:textId="77777777" w:rsidR="000C4D4F" w:rsidRDefault="00EB507A">
            <w:pPr>
              <w:pStyle w:val="Normal1"/>
              <w:spacing w:line="360" w:lineRule="auto"/>
              <w:jc w:val="center"/>
              <w:rPr>
                <w:b/>
                <w:sz w:val="24"/>
                <w:szCs w:val="24"/>
              </w:rPr>
            </w:pPr>
            <w:proofErr w:type="spellStart"/>
            <w:r>
              <w:rPr>
                <w:b/>
                <w:sz w:val="24"/>
                <w:szCs w:val="24"/>
              </w:rPr>
              <w:t>Solicitante</w:t>
            </w:r>
            <w:proofErr w:type="spellEnd"/>
          </w:p>
        </w:tc>
        <w:tc>
          <w:tcPr>
            <w:tcW w:w="2115" w:type="dxa"/>
            <w:shd w:val="clear" w:color="auto" w:fill="BFBFBF"/>
          </w:tcPr>
          <w:p w14:paraId="2DD55AED" w14:textId="77777777" w:rsidR="000C4D4F" w:rsidRDefault="00EB507A">
            <w:pPr>
              <w:pStyle w:val="Normal1"/>
              <w:spacing w:line="360" w:lineRule="auto"/>
              <w:jc w:val="center"/>
              <w:rPr>
                <w:b/>
                <w:sz w:val="24"/>
                <w:szCs w:val="24"/>
              </w:rPr>
            </w:pPr>
            <w:r>
              <w:rPr>
                <w:b/>
                <w:sz w:val="24"/>
                <w:szCs w:val="24"/>
              </w:rPr>
              <w:t>Unidad Técnica</w:t>
            </w:r>
          </w:p>
        </w:tc>
        <w:tc>
          <w:tcPr>
            <w:tcW w:w="2130" w:type="dxa"/>
            <w:shd w:val="clear" w:color="auto" w:fill="BFBFBF"/>
          </w:tcPr>
          <w:p w14:paraId="6D0DEF0A" w14:textId="77777777" w:rsidR="000C4D4F" w:rsidRDefault="00EB507A">
            <w:pPr>
              <w:pStyle w:val="Normal1"/>
              <w:spacing w:line="360" w:lineRule="auto"/>
              <w:jc w:val="center"/>
              <w:rPr>
                <w:b/>
                <w:sz w:val="24"/>
                <w:szCs w:val="24"/>
              </w:rPr>
            </w:pPr>
            <w:r>
              <w:rPr>
                <w:b/>
                <w:sz w:val="24"/>
                <w:szCs w:val="24"/>
              </w:rPr>
              <w:t>Inspector General</w:t>
            </w:r>
          </w:p>
        </w:tc>
        <w:tc>
          <w:tcPr>
            <w:tcW w:w="2121" w:type="dxa"/>
            <w:shd w:val="clear" w:color="auto" w:fill="BFBFBF"/>
          </w:tcPr>
          <w:p w14:paraId="4A9854A2" w14:textId="77777777" w:rsidR="000C4D4F" w:rsidRDefault="00EB507A">
            <w:pPr>
              <w:pStyle w:val="Normal1"/>
              <w:spacing w:line="360" w:lineRule="auto"/>
              <w:jc w:val="center"/>
              <w:rPr>
                <w:b/>
                <w:sz w:val="24"/>
                <w:szCs w:val="24"/>
              </w:rPr>
            </w:pPr>
            <w:r>
              <w:rPr>
                <w:b/>
                <w:sz w:val="24"/>
                <w:szCs w:val="24"/>
              </w:rPr>
              <w:t>Director</w:t>
            </w:r>
          </w:p>
        </w:tc>
      </w:tr>
      <w:tr w:rsidR="000C4D4F" w14:paraId="1B8745C3" w14:textId="77777777">
        <w:trPr>
          <w:cantSplit/>
          <w:trHeight w:val="544"/>
          <w:tblHeader/>
        </w:trPr>
        <w:tc>
          <w:tcPr>
            <w:tcW w:w="2138" w:type="dxa"/>
          </w:tcPr>
          <w:p w14:paraId="2EDC6225" w14:textId="77777777" w:rsidR="000C4D4F" w:rsidRDefault="000C4D4F">
            <w:pPr>
              <w:pStyle w:val="Normal1"/>
              <w:spacing w:line="360" w:lineRule="auto"/>
              <w:rPr>
                <w:b/>
                <w:sz w:val="24"/>
                <w:szCs w:val="24"/>
              </w:rPr>
            </w:pPr>
          </w:p>
        </w:tc>
        <w:tc>
          <w:tcPr>
            <w:tcW w:w="2115" w:type="dxa"/>
          </w:tcPr>
          <w:p w14:paraId="57ADF889" w14:textId="77777777" w:rsidR="000C4D4F" w:rsidRDefault="000C4D4F">
            <w:pPr>
              <w:pStyle w:val="Normal1"/>
              <w:spacing w:line="360" w:lineRule="auto"/>
              <w:rPr>
                <w:b/>
                <w:sz w:val="24"/>
                <w:szCs w:val="24"/>
              </w:rPr>
            </w:pPr>
          </w:p>
        </w:tc>
        <w:tc>
          <w:tcPr>
            <w:tcW w:w="2130" w:type="dxa"/>
          </w:tcPr>
          <w:p w14:paraId="48248A78" w14:textId="77777777" w:rsidR="000C4D4F" w:rsidRDefault="000C4D4F">
            <w:pPr>
              <w:pStyle w:val="Normal1"/>
              <w:spacing w:line="360" w:lineRule="auto"/>
              <w:rPr>
                <w:b/>
                <w:sz w:val="24"/>
                <w:szCs w:val="24"/>
              </w:rPr>
            </w:pPr>
          </w:p>
        </w:tc>
        <w:tc>
          <w:tcPr>
            <w:tcW w:w="2121" w:type="dxa"/>
          </w:tcPr>
          <w:p w14:paraId="3CE0EA3F" w14:textId="77777777" w:rsidR="000C4D4F" w:rsidRDefault="000C4D4F">
            <w:pPr>
              <w:pStyle w:val="Normal1"/>
              <w:spacing w:line="360" w:lineRule="auto"/>
              <w:rPr>
                <w:b/>
                <w:sz w:val="24"/>
                <w:szCs w:val="24"/>
              </w:rPr>
            </w:pPr>
          </w:p>
        </w:tc>
      </w:tr>
    </w:tbl>
    <w:p w14:paraId="38FBF183" w14:textId="77777777" w:rsidR="001C4123" w:rsidRDefault="001C4123">
      <w:pPr>
        <w:pStyle w:val="Normal1"/>
        <w:spacing w:line="360" w:lineRule="auto"/>
        <w:jc w:val="center"/>
        <w:rPr>
          <w:b/>
          <w:sz w:val="24"/>
          <w:szCs w:val="24"/>
          <w:u w:val="single"/>
        </w:rPr>
      </w:pPr>
    </w:p>
    <w:p w14:paraId="54C402D3" w14:textId="77777777" w:rsidR="001C4123" w:rsidRDefault="001C4123">
      <w:pPr>
        <w:pStyle w:val="Normal1"/>
        <w:spacing w:line="360" w:lineRule="auto"/>
        <w:jc w:val="center"/>
        <w:rPr>
          <w:b/>
          <w:sz w:val="24"/>
          <w:szCs w:val="24"/>
          <w:u w:val="single"/>
        </w:rPr>
      </w:pPr>
    </w:p>
    <w:p w14:paraId="55266111" w14:textId="77777777" w:rsidR="001C4123" w:rsidRDefault="001C4123">
      <w:pPr>
        <w:pStyle w:val="Normal1"/>
        <w:spacing w:line="360" w:lineRule="auto"/>
        <w:jc w:val="center"/>
        <w:rPr>
          <w:b/>
          <w:sz w:val="24"/>
          <w:szCs w:val="24"/>
          <w:u w:val="single"/>
        </w:rPr>
      </w:pPr>
    </w:p>
    <w:p w14:paraId="4888A220" w14:textId="77777777" w:rsidR="001C4123" w:rsidRDefault="001C4123">
      <w:pPr>
        <w:pStyle w:val="Normal1"/>
        <w:spacing w:line="360" w:lineRule="auto"/>
        <w:jc w:val="center"/>
        <w:rPr>
          <w:b/>
          <w:sz w:val="24"/>
          <w:szCs w:val="24"/>
          <w:u w:val="single"/>
        </w:rPr>
      </w:pPr>
    </w:p>
    <w:p w14:paraId="2F8BF945" w14:textId="3C66A304" w:rsidR="000C4D4F" w:rsidRDefault="00EB507A">
      <w:pPr>
        <w:pStyle w:val="Normal1"/>
        <w:spacing w:line="360" w:lineRule="auto"/>
        <w:jc w:val="center"/>
        <w:rPr>
          <w:b/>
          <w:sz w:val="24"/>
          <w:szCs w:val="24"/>
          <w:u w:val="single"/>
        </w:rPr>
      </w:pPr>
      <w:r>
        <w:rPr>
          <w:b/>
          <w:sz w:val="24"/>
          <w:szCs w:val="24"/>
          <w:u w:val="single"/>
        </w:rPr>
        <w:lastRenderedPageBreak/>
        <w:t>FORMULARIO UTP DE SALIDA PEDAGOGICA</w:t>
      </w:r>
    </w:p>
    <w:p w14:paraId="27E6A515" w14:textId="77777777" w:rsidR="000C4D4F" w:rsidRDefault="00EB507A">
      <w:pPr>
        <w:pStyle w:val="Normal1"/>
        <w:spacing w:line="360" w:lineRule="auto"/>
        <w:jc w:val="center"/>
        <w:rPr>
          <w:i/>
          <w:sz w:val="24"/>
          <w:szCs w:val="24"/>
        </w:rPr>
      </w:pPr>
      <w:r>
        <w:rPr>
          <w:i/>
          <w:sz w:val="24"/>
          <w:szCs w:val="24"/>
        </w:rPr>
        <w:t>(Docente: solo debe llenar los casilleros en color plomo)</w:t>
      </w:r>
    </w:p>
    <w:tbl>
      <w:tblPr>
        <w:tblStyle w:val="af0"/>
        <w:tblW w:w="8720" w:type="dxa"/>
        <w:tblInd w:w="-115" w:type="dxa"/>
        <w:tblLayout w:type="fixed"/>
        <w:tblLook w:val="0400" w:firstRow="0" w:lastRow="0" w:firstColumn="0" w:lastColumn="0" w:noHBand="0" w:noVBand="1"/>
      </w:tblPr>
      <w:tblGrid>
        <w:gridCol w:w="2942"/>
        <w:gridCol w:w="1425"/>
        <w:gridCol w:w="2261"/>
        <w:gridCol w:w="2092"/>
      </w:tblGrid>
      <w:tr w:rsidR="000C4D4F" w14:paraId="493C46E7" w14:textId="77777777">
        <w:trPr>
          <w:cantSplit/>
          <w:tblHeader/>
        </w:trPr>
        <w:tc>
          <w:tcPr>
            <w:tcW w:w="2942" w:type="dxa"/>
          </w:tcPr>
          <w:p w14:paraId="5657E860" w14:textId="77777777" w:rsidR="000C4D4F" w:rsidRDefault="00EB507A">
            <w:pPr>
              <w:pStyle w:val="Normal1"/>
              <w:spacing w:line="360" w:lineRule="auto"/>
              <w:rPr>
                <w:sz w:val="24"/>
                <w:szCs w:val="24"/>
              </w:rPr>
            </w:pPr>
            <w:proofErr w:type="spellStart"/>
            <w:r>
              <w:rPr>
                <w:sz w:val="24"/>
                <w:szCs w:val="24"/>
              </w:rPr>
              <w:t>Profesor</w:t>
            </w:r>
            <w:proofErr w:type="spellEnd"/>
            <w:r>
              <w:rPr>
                <w:sz w:val="24"/>
                <w:szCs w:val="24"/>
              </w:rPr>
              <w:t xml:space="preserve"> </w:t>
            </w:r>
            <w:proofErr w:type="spellStart"/>
            <w:r>
              <w:rPr>
                <w:sz w:val="24"/>
                <w:szCs w:val="24"/>
              </w:rPr>
              <w:t>Responsable</w:t>
            </w:r>
            <w:proofErr w:type="spellEnd"/>
            <w:r>
              <w:rPr>
                <w:sz w:val="24"/>
                <w:szCs w:val="24"/>
              </w:rPr>
              <w:t>:</w:t>
            </w:r>
          </w:p>
        </w:tc>
        <w:tc>
          <w:tcPr>
            <w:tcW w:w="5778" w:type="dxa"/>
            <w:gridSpan w:val="3"/>
            <w:shd w:val="clear" w:color="auto" w:fill="D9D9D9"/>
          </w:tcPr>
          <w:p w14:paraId="057A8B3D" w14:textId="77777777" w:rsidR="000C4D4F" w:rsidRDefault="000C4D4F">
            <w:pPr>
              <w:pStyle w:val="Normal1"/>
              <w:spacing w:line="360" w:lineRule="auto"/>
              <w:rPr>
                <w:b/>
                <w:sz w:val="24"/>
                <w:szCs w:val="24"/>
              </w:rPr>
            </w:pPr>
          </w:p>
        </w:tc>
      </w:tr>
      <w:tr w:rsidR="000C4D4F" w14:paraId="3FC97A34" w14:textId="77777777">
        <w:trPr>
          <w:cantSplit/>
          <w:tblHeader/>
        </w:trPr>
        <w:tc>
          <w:tcPr>
            <w:tcW w:w="2942" w:type="dxa"/>
          </w:tcPr>
          <w:p w14:paraId="2878D80C" w14:textId="77777777" w:rsidR="000C4D4F" w:rsidRDefault="00EB507A">
            <w:pPr>
              <w:pStyle w:val="Normal1"/>
              <w:spacing w:line="360" w:lineRule="auto"/>
              <w:rPr>
                <w:sz w:val="24"/>
                <w:szCs w:val="24"/>
              </w:rPr>
            </w:pPr>
            <w:r>
              <w:rPr>
                <w:sz w:val="24"/>
                <w:szCs w:val="24"/>
              </w:rPr>
              <w:t xml:space="preserve">Lugar que </w:t>
            </w:r>
            <w:proofErr w:type="spellStart"/>
            <w:r>
              <w:rPr>
                <w:sz w:val="24"/>
                <w:szCs w:val="24"/>
              </w:rPr>
              <w:t>visita</w:t>
            </w:r>
            <w:proofErr w:type="spellEnd"/>
            <w:r>
              <w:rPr>
                <w:sz w:val="24"/>
                <w:szCs w:val="24"/>
              </w:rPr>
              <w:t>:</w:t>
            </w:r>
          </w:p>
        </w:tc>
        <w:tc>
          <w:tcPr>
            <w:tcW w:w="5778" w:type="dxa"/>
            <w:gridSpan w:val="3"/>
            <w:shd w:val="clear" w:color="auto" w:fill="D9D9D9"/>
          </w:tcPr>
          <w:p w14:paraId="3F050CD1" w14:textId="77777777" w:rsidR="000C4D4F" w:rsidRDefault="000C4D4F">
            <w:pPr>
              <w:pStyle w:val="Normal1"/>
              <w:spacing w:line="360" w:lineRule="auto"/>
              <w:rPr>
                <w:b/>
                <w:sz w:val="24"/>
                <w:szCs w:val="24"/>
              </w:rPr>
            </w:pPr>
          </w:p>
        </w:tc>
      </w:tr>
      <w:tr w:rsidR="000C4D4F" w14:paraId="48C54DBA" w14:textId="77777777">
        <w:trPr>
          <w:cantSplit/>
          <w:tblHeader/>
        </w:trPr>
        <w:tc>
          <w:tcPr>
            <w:tcW w:w="2942" w:type="dxa"/>
          </w:tcPr>
          <w:p w14:paraId="2F61F349" w14:textId="77777777" w:rsidR="000C4D4F" w:rsidRDefault="00EB507A">
            <w:pPr>
              <w:pStyle w:val="Normal1"/>
              <w:spacing w:line="360" w:lineRule="auto"/>
              <w:rPr>
                <w:sz w:val="24"/>
                <w:szCs w:val="24"/>
              </w:rPr>
            </w:pPr>
            <w:proofErr w:type="spellStart"/>
            <w:r>
              <w:rPr>
                <w:sz w:val="24"/>
                <w:szCs w:val="24"/>
              </w:rPr>
              <w:t>Dirección</w:t>
            </w:r>
            <w:proofErr w:type="spellEnd"/>
            <w:r>
              <w:rPr>
                <w:sz w:val="24"/>
                <w:szCs w:val="24"/>
              </w:rPr>
              <w:t xml:space="preserve"> exacta:</w:t>
            </w:r>
          </w:p>
        </w:tc>
        <w:tc>
          <w:tcPr>
            <w:tcW w:w="5778" w:type="dxa"/>
            <w:gridSpan w:val="3"/>
            <w:shd w:val="clear" w:color="auto" w:fill="D9D9D9"/>
          </w:tcPr>
          <w:p w14:paraId="5BBEFB8E" w14:textId="77777777" w:rsidR="000C4D4F" w:rsidRDefault="000C4D4F">
            <w:pPr>
              <w:pStyle w:val="Normal1"/>
              <w:spacing w:line="360" w:lineRule="auto"/>
              <w:rPr>
                <w:b/>
                <w:sz w:val="24"/>
                <w:szCs w:val="24"/>
              </w:rPr>
            </w:pPr>
          </w:p>
        </w:tc>
      </w:tr>
      <w:tr w:rsidR="000C4D4F" w14:paraId="4BCC0D48" w14:textId="77777777">
        <w:trPr>
          <w:cantSplit/>
          <w:tblHeader/>
        </w:trPr>
        <w:tc>
          <w:tcPr>
            <w:tcW w:w="2942" w:type="dxa"/>
          </w:tcPr>
          <w:p w14:paraId="5443BBED" w14:textId="77777777" w:rsidR="000C4D4F" w:rsidRDefault="00EB507A">
            <w:pPr>
              <w:pStyle w:val="Normal1"/>
              <w:spacing w:line="360" w:lineRule="auto"/>
              <w:rPr>
                <w:sz w:val="24"/>
                <w:szCs w:val="24"/>
              </w:rPr>
            </w:pPr>
            <w:proofErr w:type="spellStart"/>
            <w:r>
              <w:rPr>
                <w:sz w:val="24"/>
                <w:szCs w:val="24"/>
              </w:rPr>
              <w:t>Curso</w:t>
            </w:r>
            <w:proofErr w:type="spellEnd"/>
            <w:r>
              <w:rPr>
                <w:sz w:val="24"/>
                <w:szCs w:val="24"/>
              </w:rPr>
              <w:t>:</w:t>
            </w:r>
          </w:p>
        </w:tc>
        <w:tc>
          <w:tcPr>
            <w:tcW w:w="1425" w:type="dxa"/>
            <w:shd w:val="clear" w:color="auto" w:fill="D9D9D9"/>
          </w:tcPr>
          <w:p w14:paraId="458D4764" w14:textId="77777777" w:rsidR="000C4D4F" w:rsidRDefault="000C4D4F">
            <w:pPr>
              <w:pStyle w:val="Normal1"/>
              <w:spacing w:line="360" w:lineRule="auto"/>
              <w:rPr>
                <w:b/>
                <w:sz w:val="24"/>
                <w:szCs w:val="24"/>
              </w:rPr>
            </w:pPr>
          </w:p>
        </w:tc>
        <w:tc>
          <w:tcPr>
            <w:tcW w:w="2261" w:type="dxa"/>
          </w:tcPr>
          <w:p w14:paraId="57F8AE6E" w14:textId="77777777" w:rsidR="000C4D4F" w:rsidRDefault="00EB507A">
            <w:pPr>
              <w:pStyle w:val="Normal1"/>
              <w:spacing w:line="360" w:lineRule="auto"/>
              <w:rPr>
                <w:sz w:val="24"/>
                <w:szCs w:val="24"/>
              </w:rPr>
            </w:pPr>
            <w:proofErr w:type="spellStart"/>
            <w:r>
              <w:rPr>
                <w:sz w:val="24"/>
                <w:szCs w:val="24"/>
              </w:rPr>
              <w:t>Fecha</w:t>
            </w:r>
            <w:proofErr w:type="spellEnd"/>
            <w:r>
              <w:rPr>
                <w:sz w:val="24"/>
                <w:szCs w:val="24"/>
              </w:rPr>
              <w:t xml:space="preserve"> Salida:</w:t>
            </w:r>
          </w:p>
        </w:tc>
        <w:tc>
          <w:tcPr>
            <w:tcW w:w="2092" w:type="dxa"/>
            <w:shd w:val="clear" w:color="auto" w:fill="D9D9D9"/>
          </w:tcPr>
          <w:p w14:paraId="7A488966" w14:textId="77777777" w:rsidR="000C4D4F" w:rsidRDefault="000C4D4F">
            <w:pPr>
              <w:pStyle w:val="Normal1"/>
              <w:spacing w:line="360" w:lineRule="auto"/>
              <w:rPr>
                <w:sz w:val="24"/>
                <w:szCs w:val="24"/>
              </w:rPr>
            </w:pPr>
          </w:p>
        </w:tc>
      </w:tr>
      <w:tr w:rsidR="000C4D4F" w14:paraId="1336BCD8" w14:textId="77777777">
        <w:trPr>
          <w:cantSplit/>
          <w:tblHeader/>
        </w:trPr>
        <w:tc>
          <w:tcPr>
            <w:tcW w:w="2942" w:type="dxa"/>
          </w:tcPr>
          <w:p w14:paraId="6E266D7A" w14:textId="77777777" w:rsidR="000C4D4F" w:rsidRDefault="00EB507A">
            <w:pPr>
              <w:pStyle w:val="Normal1"/>
              <w:spacing w:line="360" w:lineRule="auto"/>
              <w:rPr>
                <w:sz w:val="24"/>
                <w:szCs w:val="24"/>
              </w:rPr>
            </w:pPr>
            <w:r>
              <w:rPr>
                <w:sz w:val="24"/>
                <w:szCs w:val="24"/>
              </w:rPr>
              <w:t xml:space="preserve">N° </w:t>
            </w:r>
            <w:proofErr w:type="spellStart"/>
            <w:r>
              <w:rPr>
                <w:sz w:val="24"/>
                <w:szCs w:val="24"/>
              </w:rPr>
              <w:t>Alumnos</w:t>
            </w:r>
            <w:proofErr w:type="spellEnd"/>
            <w:r>
              <w:rPr>
                <w:sz w:val="24"/>
                <w:szCs w:val="24"/>
              </w:rPr>
              <w:t>/as:</w:t>
            </w:r>
          </w:p>
        </w:tc>
        <w:tc>
          <w:tcPr>
            <w:tcW w:w="1425" w:type="dxa"/>
            <w:shd w:val="clear" w:color="auto" w:fill="D9D9D9"/>
          </w:tcPr>
          <w:p w14:paraId="5342D7DB" w14:textId="77777777" w:rsidR="000C4D4F" w:rsidRDefault="000C4D4F">
            <w:pPr>
              <w:pStyle w:val="Normal1"/>
              <w:spacing w:line="360" w:lineRule="auto"/>
              <w:rPr>
                <w:b/>
                <w:sz w:val="24"/>
                <w:szCs w:val="24"/>
              </w:rPr>
            </w:pPr>
          </w:p>
        </w:tc>
        <w:tc>
          <w:tcPr>
            <w:tcW w:w="2261" w:type="dxa"/>
          </w:tcPr>
          <w:p w14:paraId="465FD42F" w14:textId="77777777" w:rsidR="000C4D4F" w:rsidRDefault="00EB507A">
            <w:pPr>
              <w:pStyle w:val="Normal1"/>
              <w:spacing w:line="360" w:lineRule="auto"/>
              <w:rPr>
                <w:sz w:val="24"/>
                <w:szCs w:val="24"/>
              </w:rPr>
            </w:pPr>
            <w:proofErr w:type="spellStart"/>
            <w:r>
              <w:rPr>
                <w:sz w:val="24"/>
                <w:szCs w:val="24"/>
              </w:rPr>
              <w:t>Transporte</w:t>
            </w:r>
            <w:proofErr w:type="spellEnd"/>
            <w:r>
              <w:rPr>
                <w:sz w:val="24"/>
                <w:szCs w:val="24"/>
              </w:rPr>
              <w:t>:</w:t>
            </w:r>
          </w:p>
        </w:tc>
        <w:tc>
          <w:tcPr>
            <w:tcW w:w="2092" w:type="dxa"/>
            <w:shd w:val="clear" w:color="auto" w:fill="D9D9D9"/>
          </w:tcPr>
          <w:p w14:paraId="655BF0EE" w14:textId="77777777" w:rsidR="000C4D4F" w:rsidRDefault="000C4D4F">
            <w:pPr>
              <w:pStyle w:val="Normal1"/>
              <w:spacing w:line="360" w:lineRule="auto"/>
              <w:rPr>
                <w:b/>
                <w:sz w:val="24"/>
                <w:szCs w:val="24"/>
              </w:rPr>
            </w:pPr>
          </w:p>
        </w:tc>
      </w:tr>
      <w:tr w:rsidR="000C4D4F" w14:paraId="2A4EF75E" w14:textId="77777777">
        <w:trPr>
          <w:cantSplit/>
          <w:tblHeader/>
        </w:trPr>
        <w:tc>
          <w:tcPr>
            <w:tcW w:w="2942" w:type="dxa"/>
          </w:tcPr>
          <w:p w14:paraId="35F770E7" w14:textId="77777777" w:rsidR="000C4D4F" w:rsidRDefault="00EB507A">
            <w:pPr>
              <w:pStyle w:val="Normal1"/>
              <w:spacing w:line="360" w:lineRule="auto"/>
              <w:rPr>
                <w:sz w:val="24"/>
                <w:szCs w:val="24"/>
              </w:rPr>
            </w:pPr>
            <w:r>
              <w:rPr>
                <w:sz w:val="24"/>
                <w:szCs w:val="24"/>
              </w:rPr>
              <w:t xml:space="preserve">Hora </w:t>
            </w:r>
            <w:proofErr w:type="spellStart"/>
            <w:r>
              <w:rPr>
                <w:sz w:val="24"/>
                <w:szCs w:val="24"/>
              </w:rPr>
              <w:t>salida</w:t>
            </w:r>
            <w:proofErr w:type="spellEnd"/>
            <w:r>
              <w:rPr>
                <w:sz w:val="24"/>
                <w:szCs w:val="24"/>
              </w:rPr>
              <w:t xml:space="preserve"> </w:t>
            </w:r>
            <w:proofErr w:type="spellStart"/>
            <w:r>
              <w:rPr>
                <w:sz w:val="24"/>
                <w:szCs w:val="24"/>
              </w:rPr>
              <w:t>escuela</w:t>
            </w:r>
            <w:proofErr w:type="spellEnd"/>
            <w:r>
              <w:rPr>
                <w:sz w:val="24"/>
                <w:szCs w:val="24"/>
              </w:rPr>
              <w:t>:</w:t>
            </w:r>
          </w:p>
        </w:tc>
        <w:tc>
          <w:tcPr>
            <w:tcW w:w="1425" w:type="dxa"/>
            <w:shd w:val="clear" w:color="auto" w:fill="D9D9D9"/>
          </w:tcPr>
          <w:p w14:paraId="70B31DDD" w14:textId="77777777" w:rsidR="000C4D4F" w:rsidRDefault="000C4D4F">
            <w:pPr>
              <w:pStyle w:val="Normal1"/>
              <w:spacing w:line="360" w:lineRule="auto"/>
              <w:rPr>
                <w:sz w:val="24"/>
                <w:szCs w:val="24"/>
              </w:rPr>
            </w:pPr>
          </w:p>
        </w:tc>
        <w:tc>
          <w:tcPr>
            <w:tcW w:w="2261" w:type="dxa"/>
          </w:tcPr>
          <w:p w14:paraId="228DA039" w14:textId="77777777" w:rsidR="000C4D4F" w:rsidRDefault="00EB507A">
            <w:pPr>
              <w:pStyle w:val="Normal1"/>
              <w:spacing w:line="360" w:lineRule="auto"/>
              <w:rPr>
                <w:sz w:val="24"/>
                <w:szCs w:val="24"/>
              </w:rPr>
            </w:pPr>
            <w:r>
              <w:rPr>
                <w:sz w:val="24"/>
                <w:szCs w:val="24"/>
              </w:rPr>
              <w:t xml:space="preserve">Hora </w:t>
            </w:r>
            <w:proofErr w:type="spellStart"/>
            <w:r>
              <w:rPr>
                <w:sz w:val="24"/>
                <w:szCs w:val="24"/>
              </w:rPr>
              <w:t>llegada</w:t>
            </w:r>
            <w:proofErr w:type="spellEnd"/>
            <w:r>
              <w:rPr>
                <w:sz w:val="24"/>
                <w:szCs w:val="24"/>
              </w:rPr>
              <w:t xml:space="preserve"> al </w:t>
            </w:r>
            <w:proofErr w:type="spellStart"/>
            <w:r>
              <w:rPr>
                <w:sz w:val="24"/>
                <w:szCs w:val="24"/>
              </w:rPr>
              <w:t>lugar</w:t>
            </w:r>
            <w:proofErr w:type="spellEnd"/>
            <w:r>
              <w:rPr>
                <w:sz w:val="24"/>
                <w:szCs w:val="24"/>
              </w:rPr>
              <w:t>:</w:t>
            </w:r>
          </w:p>
        </w:tc>
        <w:tc>
          <w:tcPr>
            <w:tcW w:w="2092" w:type="dxa"/>
            <w:shd w:val="clear" w:color="auto" w:fill="D9D9D9"/>
          </w:tcPr>
          <w:p w14:paraId="2E4864C7" w14:textId="77777777" w:rsidR="000C4D4F" w:rsidRDefault="000C4D4F">
            <w:pPr>
              <w:pStyle w:val="Normal1"/>
              <w:spacing w:line="360" w:lineRule="auto"/>
              <w:rPr>
                <w:sz w:val="24"/>
                <w:szCs w:val="24"/>
              </w:rPr>
            </w:pPr>
          </w:p>
        </w:tc>
      </w:tr>
      <w:tr w:rsidR="000C4D4F" w14:paraId="2EF7786E" w14:textId="77777777">
        <w:trPr>
          <w:cantSplit/>
          <w:tblHeader/>
        </w:trPr>
        <w:tc>
          <w:tcPr>
            <w:tcW w:w="2942" w:type="dxa"/>
          </w:tcPr>
          <w:p w14:paraId="32749928" w14:textId="77777777" w:rsidR="000C4D4F" w:rsidRDefault="00EB507A">
            <w:pPr>
              <w:pStyle w:val="Normal1"/>
              <w:spacing w:line="360" w:lineRule="auto"/>
              <w:rPr>
                <w:sz w:val="24"/>
                <w:szCs w:val="24"/>
              </w:rPr>
            </w:pPr>
            <w:r>
              <w:rPr>
                <w:sz w:val="24"/>
                <w:szCs w:val="24"/>
              </w:rPr>
              <w:t xml:space="preserve">Hora </w:t>
            </w:r>
            <w:proofErr w:type="spellStart"/>
            <w:r>
              <w:rPr>
                <w:sz w:val="24"/>
                <w:szCs w:val="24"/>
              </w:rPr>
              <w:t>vuelta</w:t>
            </w:r>
            <w:proofErr w:type="spellEnd"/>
            <w:r>
              <w:rPr>
                <w:sz w:val="24"/>
                <w:szCs w:val="24"/>
              </w:rPr>
              <w:t xml:space="preserve"> del </w:t>
            </w:r>
            <w:proofErr w:type="spellStart"/>
            <w:r>
              <w:rPr>
                <w:sz w:val="24"/>
                <w:szCs w:val="24"/>
              </w:rPr>
              <w:t>lugar</w:t>
            </w:r>
            <w:proofErr w:type="spellEnd"/>
            <w:r>
              <w:rPr>
                <w:sz w:val="24"/>
                <w:szCs w:val="24"/>
              </w:rPr>
              <w:t>:</w:t>
            </w:r>
          </w:p>
        </w:tc>
        <w:tc>
          <w:tcPr>
            <w:tcW w:w="1425" w:type="dxa"/>
            <w:shd w:val="clear" w:color="auto" w:fill="D9D9D9"/>
          </w:tcPr>
          <w:p w14:paraId="3E245C5D" w14:textId="77777777" w:rsidR="000C4D4F" w:rsidRDefault="000C4D4F">
            <w:pPr>
              <w:pStyle w:val="Normal1"/>
              <w:spacing w:line="360" w:lineRule="auto"/>
              <w:rPr>
                <w:sz w:val="24"/>
                <w:szCs w:val="24"/>
              </w:rPr>
            </w:pPr>
          </w:p>
        </w:tc>
        <w:tc>
          <w:tcPr>
            <w:tcW w:w="2261" w:type="dxa"/>
          </w:tcPr>
          <w:p w14:paraId="13F8248B" w14:textId="77777777" w:rsidR="000C4D4F" w:rsidRDefault="00EB507A">
            <w:pPr>
              <w:pStyle w:val="Normal1"/>
              <w:spacing w:line="360" w:lineRule="auto"/>
              <w:rPr>
                <w:sz w:val="24"/>
                <w:szCs w:val="24"/>
              </w:rPr>
            </w:pPr>
            <w:r>
              <w:rPr>
                <w:sz w:val="24"/>
                <w:szCs w:val="24"/>
              </w:rPr>
              <w:t xml:space="preserve">Hora </w:t>
            </w:r>
            <w:proofErr w:type="spellStart"/>
            <w:r>
              <w:rPr>
                <w:sz w:val="24"/>
                <w:szCs w:val="24"/>
              </w:rPr>
              <w:t>llegada</w:t>
            </w:r>
            <w:proofErr w:type="spellEnd"/>
            <w:r>
              <w:rPr>
                <w:sz w:val="24"/>
                <w:szCs w:val="24"/>
              </w:rPr>
              <w:t xml:space="preserve"> </w:t>
            </w:r>
            <w:proofErr w:type="spellStart"/>
            <w:r>
              <w:rPr>
                <w:sz w:val="24"/>
                <w:szCs w:val="24"/>
              </w:rPr>
              <w:t>escuela</w:t>
            </w:r>
            <w:proofErr w:type="spellEnd"/>
            <w:r>
              <w:rPr>
                <w:sz w:val="24"/>
                <w:szCs w:val="24"/>
              </w:rPr>
              <w:t>:</w:t>
            </w:r>
          </w:p>
        </w:tc>
        <w:tc>
          <w:tcPr>
            <w:tcW w:w="2092" w:type="dxa"/>
            <w:shd w:val="clear" w:color="auto" w:fill="D9D9D9"/>
          </w:tcPr>
          <w:p w14:paraId="319EAA49" w14:textId="77777777" w:rsidR="000C4D4F" w:rsidRDefault="000C4D4F">
            <w:pPr>
              <w:pStyle w:val="Normal1"/>
              <w:spacing w:line="360" w:lineRule="auto"/>
              <w:rPr>
                <w:sz w:val="24"/>
                <w:szCs w:val="24"/>
              </w:rPr>
            </w:pPr>
          </w:p>
        </w:tc>
      </w:tr>
      <w:tr w:rsidR="000C4D4F" w14:paraId="2BE2F111" w14:textId="77777777">
        <w:trPr>
          <w:cantSplit/>
          <w:tblHeader/>
        </w:trPr>
        <w:tc>
          <w:tcPr>
            <w:tcW w:w="2942" w:type="dxa"/>
          </w:tcPr>
          <w:p w14:paraId="66D3D97E" w14:textId="77777777" w:rsidR="000C4D4F" w:rsidRDefault="00EB507A">
            <w:pPr>
              <w:pStyle w:val="Normal1"/>
              <w:spacing w:line="360" w:lineRule="auto"/>
              <w:rPr>
                <w:sz w:val="24"/>
                <w:szCs w:val="24"/>
              </w:rPr>
            </w:pPr>
            <w:r>
              <w:rPr>
                <w:sz w:val="24"/>
                <w:szCs w:val="24"/>
              </w:rPr>
              <w:t xml:space="preserve">Obj. a </w:t>
            </w:r>
            <w:proofErr w:type="spellStart"/>
            <w:r>
              <w:rPr>
                <w:sz w:val="24"/>
                <w:szCs w:val="24"/>
              </w:rPr>
              <w:t>trabajar</w:t>
            </w:r>
            <w:proofErr w:type="spellEnd"/>
            <w:r>
              <w:rPr>
                <w:sz w:val="24"/>
                <w:szCs w:val="24"/>
              </w:rPr>
              <w:t>:</w:t>
            </w:r>
          </w:p>
        </w:tc>
        <w:tc>
          <w:tcPr>
            <w:tcW w:w="1425" w:type="dxa"/>
            <w:shd w:val="clear" w:color="auto" w:fill="D9D9D9"/>
          </w:tcPr>
          <w:p w14:paraId="684BA631" w14:textId="77777777" w:rsidR="000C4D4F" w:rsidRDefault="000C4D4F">
            <w:pPr>
              <w:pStyle w:val="Normal1"/>
              <w:spacing w:line="360" w:lineRule="auto"/>
              <w:rPr>
                <w:b/>
                <w:sz w:val="24"/>
                <w:szCs w:val="24"/>
              </w:rPr>
            </w:pPr>
          </w:p>
        </w:tc>
        <w:tc>
          <w:tcPr>
            <w:tcW w:w="2261" w:type="dxa"/>
          </w:tcPr>
          <w:p w14:paraId="39338376" w14:textId="77777777" w:rsidR="000C4D4F" w:rsidRDefault="00EB507A">
            <w:pPr>
              <w:pStyle w:val="Normal1"/>
              <w:spacing w:line="360" w:lineRule="auto"/>
              <w:rPr>
                <w:sz w:val="24"/>
                <w:szCs w:val="24"/>
              </w:rPr>
            </w:pPr>
            <w:proofErr w:type="spellStart"/>
            <w:r>
              <w:rPr>
                <w:sz w:val="24"/>
                <w:szCs w:val="24"/>
              </w:rPr>
              <w:t>Asignatura</w:t>
            </w:r>
            <w:proofErr w:type="spellEnd"/>
            <w:r>
              <w:rPr>
                <w:sz w:val="24"/>
                <w:szCs w:val="24"/>
              </w:rPr>
              <w:t xml:space="preserve"> </w:t>
            </w:r>
            <w:proofErr w:type="spellStart"/>
            <w:r>
              <w:rPr>
                <w:sz w:val="24"/>
                <w:szCs w:val="24"/>
              </w:rPr>
              <w:t>asociada</w:t>
            </w:r>
            <w:proofErr w:type="spellEnd"/>
            <w:r>
              <w:rPr>
                <w:sz w:val="24"/>
                <w:szCs w:val="24"/>
              </w:rPr>
              <w:t>:</w:t>
            </w:r>
          </w:p>
        </w:tc>
        <w:tc>
          <w:tcPr>
            <w:tcW w:w="2092" w:type="dxa"/>
            <w:shd w:val="clear" w:color="auto" w:fill="D9D9D9"/>
          </w:tcPr>
          <w:p w14:paraId="084721A8" w14:textId="77777777" w:rsidR="000C4D4F" w:rsidRDefault="000C4D4F">
            <w:pPr>
              <w:pStyle w:val="Normal1"/>
              <w:spacing w:line="360" w:lineRule="auto"/>
              <w:rPr>
                <w:b/>
                <w:sz w:val="24"/>
                <w:szCs w:val="24"/>
              </w:rPr>
            </w:pPr>
          </w:p>
        </w:tc>
      </w:tr>
      <w:tr w:rsidR="000C4D4F" w14:paraId="759CE40F" w14:textId="77777777">
        <w:trPr>
          <w:cantSplit/>
          <w:tblHeader/>
        </w:trPr>
        <w:tc>
          <w:tcPr>
            <w:tcW w:w="8720" w:type="dxa"/>
            <w:gridSpan w:val="4"/>
          </w:tcPr>
          <w:p w14:paraId="3C46D425" w14:textId="77777777" w:rsidR="000C4D4F" w:rsidRPr="001C4123" w:rsidRDefault="000C4D4F">
            <w:pPr>
              <w:pStyle w:val="Normal1"/>
              <w:spacing w:line="360" w:lineRule="auto"/>
              <w:jc w:val="center"/>
              <w:rPr>
                <w:sz w:val="24"/>
                <w:szCs w:val="24"/>
                <w:lang w:val="es-CL"/>
              </w:rPr>
            </w:pPr>
          </w:p>
          <w:p w14:paraId="04456769" w14:textId="77777777" w:rsidR="000C4D4F" w:rsidRPr="001C4123" w:rsidRDefault="00EB507A">
            <w:pPr>
              <w:pStyle w:val="Normal1"/>
              <w:spacing w:line="360" w:lineRule="auto"/>
              <w:jc w:val="center"/>
              <w:rPr>
                <w:sz w:val="24"/>
                <w:szCs w:val="24"/>
                <w:lang w:val="es-CL"/>
              </w:rPr>
            </w:pPr>
            <w:r w:rsidRPr="001C4123">
              <w:rPr>
                <w:sz w:val="24"/>
                <w:szCs w:val="24"/>
                <w:lang w:val="es-CL"/>
              </w:rPr>
              <w:t>Objetivo pedagógico de la salida</w:t>
            </w:r>
          </w:p>
        </w:tc>
      </w:tr>
      <w:tr w:rsidR="000C4D4F" w14:paraId="79ACB4EF" w14:textId="77777777">
        <w:trPr>
          <w:cantSplit/>
          <w:trHeight w:val="70"/>
          <w:tblHeader/>
        </w:trPr>
        <w:tc>
          <w:tcPr>
            <w:tcW w:w="8720" w:type="dxa"/>
            <w:gridSpan w:val="4"/>
            <w:shd w:val="clear" w:color="auto" w:fill="D9D9D9"/>
          </w:tcPr>
          <w:p w14:paraId="1EE60724" w14:textId="77777777" w:rsidR="000C4D4F" w:rsidRPr="001C4123" w:rsidRDefault="000C4D4F">
            <w:pPr>
              <w:pStyle w:val="Normal1"/>
              <w:spacing w:line="360" w:lineRule="auto"/>
              <w:rPr>
                <w:b/>
                <w:sz w:val="24"/>
                <w:szCs w:val="24"/>
                <w:lang w:val="es-CL"/>
              </w:rPr>
            </w:pPr>
          </w:p>
        </w:tc>
      </w:tr>
    </w:tbl>
    <w:p w14:paraId="71A63240" w14:textId="77777777" w:rsidR="000C4D4F" w:rsidRDefault="00EB507A">
      <w:pPr>
        <w:pStyle w:val="Normal1"/>
        <w:spacing w:line="360" w:lineRule="auto"/>
        <w:jc w:val="center"/>
        <w:rPr>
          <w:b/>
          <w:sz w:val="24"/>
          <w:szCs w:val="24"/>
        </w:rPr>
      </w:pPr>
      <w:r>
        <w:rPr>
          <w:b/>
          <w:sz w:val="24"/>
          <w:szCs w:val="24"/>
        </w:rPr>
        <w:t>Cursos que quedan sin su presencia</w:t>
      </w:r>
    </w:p>
    <w:tbl>
      <w:tblPr>
        <w:tblStyle w:val="af1"/>
        <w:tblW w:w="8719" w:type="dxa"/>
        <w:tblInd w:w="-115" w:type="dxa"/>
        <w:tblLayout w:type="fixed"/>
        <w:tblLook w:val="0400" w:firstRow="0" w:lastRow="0" w:firstColumn="0" w:lastColumn="0" w:noHBand="0" w:noVBand="1"/>
      </w:tblPr>
      <w:tblGrid>
        <w:gridCol w:w="2121"/>
        <w:gridCol w:w="2206"/>
        <w:gridCol w:w="2208"/>
        <w:gridCol w:w="2184"/>
      </w:tblGrid>
      <w:tr w:rsidR="000C4D4F" w14:paraId="0EB483E4" w14:textId="77777777">
        <w:trPr>
          <w:cantSplit/>
          <w:trHeight w:val="20"/>
          <w:tblHeader/>
        </w:trPr>
        <w:tc>
          <w:tcPr>
            <w:tcW w:w="2122" w:type="dxa"/>
          </w:tcPr>
          <w:p w14:paraId="0FE2C427" w14:textId="77777777" w:rsidR="000C4D4F" w:rsidRDefault="00EB507A">
            <w:pPr>
              <w:pStyle w:val="Normal1"/>
              <w:spacing w:line="360" w:lineRule="auto"/>
              <w:rPr>
                <w:sz w:val="24"/>
                <w:szCs w:val="24"/>
              </w:rPr>
            </w:pPr>
            <w:r>
              <w:rPr>
                <w:sz w:val="24"/>
                <w:szCs w:val="24"/>
              </w:rPr>
              <w:t xml:space="preserve">Hora </w:t>
            </w:r>
            <w:proofErr w:type="spellStart"/>
            <w:r>
              <w:rPr>
                <w:sz w:val="24"/>
                <w:szCs w:val="24"/>
              </w:rPr>
              <w:t>clase</w:t>
            </w:r>
            <w:proofErr w:type="spellEnd"/>
          </w:p>
        </w:tc>
        <w:tc>
          <w:tcPr>
            <w:tcW w:w="2206" w:type="dxa"/>
          </w:tcPr>
          <w:p w14:paraId="098BCC3C" w14:textId="77777777" w:rsidR="000C4D4F" w:rsidRDefault="00EB507A">
            <w:pPr>
              <w:pStyle w:val="Normal1"/>
              <w:spacing w:line="360" w:lineRule="auto"/>
              <w:rPr>
                <w:sz w:val="24"/>
                <w:szCs w:val="24"/>
              </w:rPr>
            </w:pPr>
            <w:proofErr w:type="spellStart"/>
            <w:r>
              <w:rPr>
                <w:sz w:val="24"/>
                <w:szCs w:val="24"/>
              </w:rPr>
              <w:t>Asignatura</w:t>
            </w:r>
            <w:proofErr w:type="spellEnd"/>
          </w:p>
        </w:tc>
        <w:tc>
          <w:tcPr>
            <w:tcW w:w="2208" w:type="dxa"/>
          </w:tcPr>
          <w:p w14:paraId="5326D8E3" w14:textId="77777777" w:rsidR="000C4D4F" w:rsidRDefault="00EB507A">
            <w:pPr>
              <w:pStyle w:val="Normal1"/>
              <w:spacing w:line="360" w:lineRule="auto"/>
              <w:rPr>
                <w:sz w:val="24"/>
                <w:szCs w:val="24"/>
              </w:rPr>
            </w:pPr>
            <w:proofErr w:type="spellStart"/>
            <w:r>
              <w:rPr>
                <w:sz w:val="24"/>
                <w:szCs w:val="24"/>
              </w:rPr>
              <w:t>Reemplaza</w:t>
            </w:r>
            <w:proofErr w:type="spellEnd"/>
          </w:p>
        </w:tc>
        <w:tc>
          <w:tcPr>
            <w:tcW w:w="2184" w:type="dxa"/>
          </w:tcPr>
          <w:p w14:paraId="145B540F" w14:textId="77777777" w:rsidR="000C4D4F" w:rsidRDefault="00EB507A">
            <w:pPr>
              <w:pStyle w:val="Normal1"/>
              <w:spacing w:line="360" w:lineRule="auto"/>
              <w:rPr>
                <w:sz w:val="24"/>
                <w:szCs w:val="24"/>
              </w:rPr>
            </w:pPr>
            <w:proofErr w:type="spellStart"/>
            <w:r>
              <w:rPr>
                <w:sz w:val="24"/>
                <w:szCs w:val="24"/>
              </w:rPr>
              <w:t>Actividad</w:t>
            </w:r>
            <w:proofErr w:type="spellEnd"/>
            <w:r>
              <w:rPr>
                <w:sz w:val="24"/>
                <w:szCs w:val="24"/>
              </w:rPr>
              <w:t xml:space="preserve"> </w:t>
            </w:r>
          </w:p>
        </w:tc>
      </w:tr>
      <w:tr w:rsidR="000C4D4F" w14:paraId="70F8312C" w14:textId="77777777">
        <w:trPr>
          <w:cantSplit/>
          <w:trHeight w:val="308"/>
          <w:tblHeader/>
        </w:trPr>
        <w:tc>
          <w:tcPr>
            <w:tcW w:w="2122" w:type="dxa"/>
          </w:tcPr>
          <w:p w14:paraId="3E347D66" w14:textId="77777777" w:rsidR="000C4D4F" w:rsidRDefault="00EB507A">
            <w:pPr>
              <w:pStyle w:val="Normal1"/>
              <w:spacing w:line="360" w:lineRule="auto"/>
              <w:rPr>
                <w:sz w:val="24"/>
                <w:szCs w:val="24"/>
              </w:rPr>
            </w:pPr>
            <w:r>
              <w:rPr>
                <w:sz w:val="24"/>
                <w:szCs w:val="24"/>
              </w:rPr>
              <w:t>1°</w:t>
            </w:r>
          </w:p>
        </w:tc>
        <w:tc>
          <w:tcPr>
            <w:tcW w:w="2206" w:type="dxa"/>
          </w:tcPr>
          <w:p w14:paraId="7EBB7509" w14:textId="77777777" w:rsidR="000C4D4F" w:rsidRDefault="000C4D4F">
            <w:pPr>
              <w:pStyle w:val="Normal1"/>
              <w:spacing w:line="360" w:lineRule="auto"/>
              <w:rPr>
                <w:sz w:val="24"/>
                <w:szCs w:val="24"/>
              </w:rPr>
            </w:pPr>
          </w:p>
        </w:tc>
        <w:tc>
          <w:tcPr>
            <w:tcW w:w="2208" w:type="dxa"/>
          </w:tcPr>
          <w:p w14:paraId="7885E94E" w14:textId="77777777" w:rsidR="000C4D4F" w:rsidRDefault="000C4D4F">
            <w:pPr>
              <w:pStyle w:val="Normal1"/>
              <w:spacing w:line="360" w:lineRule="auto"/>
              <w:rPr>
                <w:sz w:val="24"/>
                <w:szCs w:val="24"/>
              </w:rPr>
            </w:pPr>
          </w:p>
        </w:tc>
        <w:tc>
          <w:tcPr>
            <w:tcW w:w="2184" w:type="dxa"/>
          </w:tcPr>
          <w:p w14:paraId="44544C19" w14:textId="77777777" w:rsidR="000C4D4F" w:rsidRDefault="000C4D4F">
            <w:pPr>
              <w:pStyle w:val="Normal1"/>
              <w:spacing w:line="360" w:lineRule="auto"/>
              <w:rPr>
                <w:sz w:val="24"/>
                <w:szCs w:val="24"/>
              </w:rPr>
            </w:pPr>
          </w:p>
        </w:tc>
      </w:tr>
      <w:tr w:rsidR="000C4D4F" w14:paraId="68B79C35" w14:textId="77777777">
        <w:trPr>
          <w:cantSplit/>
          <w:trHeight w:val="20"/>
          <w:tblHeader/>
        </w:trPr>
        <w:tc>
          <w:tcPr>
            <w:tcW w:w="2122" w:type="dxa"/>
          </w:tcPr>
          <w:p w14:paraId="7C8359DE" w14:textId="77777777" w:rsidR="000C4D4F" w:rsidRDefault="00EB507A">
            <w:pPr>
              <w:pStyle w:val="Normal1"/>
              <w:spacing w:line="360" w:lineRule="auto"/>
              <w:rPr>
                <w:sz w:val="24"/>
                <w:szCs w:val="24"/>
              </w:rPr>
            </w:pPr>
            <w:r>
              <w:rPr>
                <w:sz w:val="24"/>
                <w:szCs w:val="24"/>
              </w:rPr>
              <w:t>2°</w:t>
            </w:r>
          </w:p>
        </w:tc>
        <w:tc>
          <w:tcPr>
            <w:tcW w:w="2206" w:type="dxa"/>
          </w:tcPr>
          <w:p w14:paraId="561BA7A3" w14:textId="77777777" w:rsidR="000C4D4F" w:rsidRDefault="000C4D4F">
            <w:pPr>
              <w:pStyle w:val="Normal1"/>
              <w:spacing w:line="360" w:lineRule="auto"/>
              <w:rPr>
                <w:sz w:val="24"/>
                <w:szCs w:val="24"/>
              </w:rPr>
            </w:pPr>
          </w:p>
        </w:tc>
        <w:tc>
          <w:tcPr>
            <w:tcW w:w="2208" w:type="dxa"/>
          </w:tcPr>
          <w:p w14:paraId="7DFAFA25" w14:textId="77777777" w:rsidR="000C4D4F" w:rsidRDefault="000C4D4F">
            <w:pPr>
              <w:pStyle w:val="Normal1"/>
              <w:spacing w:line="360" w:lineRule="auto"/>
              <w:rPr>
                <w:sz w:val="24"/>
                <w:szCs w:val="24"/>
              </w:rPr>
            </w:pPr>
          </w:p>
        </w:tc>
        <w:tc>
          <w:tcPr>
            <w:tcW w:w="2184" w:type="dxa"/>
          </w:tcPr>
          <w:p w14:paraId="205B46CB" w14:textId="77777777" w:rsidR="000C4D4F" w:rsidRDefault="000C4D4F">
            <w:pPr>
              <w:pStyle w:val="Normal1"/>
              <w:spacing w:line="360" w:lineRule="auto"/>
              <w:rPr>
                <w:sz w:val="24"/>
                <w:szCs w:val="24"/>
              </w:rPr>
            </w:pPr>
          </w:p>
        </w:tc>
      </w:tr>
      <w:tr w:rsidR="000C4D4F" w14:paraId="20A1D424" w14:textId="77777777">
        <w:trPr>
          <w:cantSplit/>
          <w:trHeight w:val="20"/>
          <w:tblHeader/>
        </w:trPr>
        <w:tc>
          <w:tcPr>
            <w:tcW w:w="2122" w:type="dxa"/>
          </w:tcPr>
          <w:p w14:paraId="66F07B83" w14:textId="77777777" w:rsidR="000C4D4F" w:rsidRDefault="00EB507A">
            <w:pPr>
              <w:pStyle w:val="Normal1"/>
              <w:spacing w:line="360" w:lineRule="auto"/>
              <w:rPr>
                <w:sz w:val="24"/>
                <w:szCs w:val="24"/>
              </w:rPr>
            </w:pPr>
            <w:r>
              <w:rPr>
                <w:sz w:val="24"/>
                <w:szCs w:val="24"/>
              </w:rPr>
              <w:t>3°</w:t>
            </w:r>
          </w:p>
        </w:tc>
        <w:tc>
          <w:tcPr>
            <w:tcW w:w="2206" w:type="dxa"/>
          </w:tcPr>
          <w:p w14:paraId="32BF3DC3" w14:textId="77777777" w:rsidR="000C4D4F" w:rsidRDefault="000C4D4F">
            <w:pPr>
              <w:pStyle w:val="Normal1"/>
              <w:spacing w:line="360" w:lineRule="auto"/>
              <w:rPr>
                <w:sz w:val="24"/>
                <w:szCs w:val="24"/>
              </w:rPr>
            </w:pPr>
          </w:p>
        </w:tc>
        <w:tc>
          <w:tcPr>
            <w:tcW w:w="2208" w:type="dxa"/>
          </w:tcPr>
          <w:p w14:paraId="6DB12E44" w14:textId="77777777" w:rsidR="000C4D4F" w:rsidRDefault="000C4D4F">
            <w:pPr>
              <w:pStyle w:val="Normal1"/>
              <w:spacing w:line="360" w:lineRule="auto"/>
              <w:rPr>
                <w:sz w:val="24"/>
                <w:szCs w:val="24"/>
              </w:rPr>
            </w:pPr>
          </w:p>
        </w:tc>
        <w:tc>
          <w:tcPr>
            <w:tcW w:w="2184" w:type="dxa"/>
          </w:tcPr>
          <w:p w14:paraId="4148CB08" w14:textId="77777777" w:rsidR="000C4D4F" w:rsidRDefault="000C4D4F">
            <w:pPr>
              <w:pStyle w:val="Normal1"/>
              <w:spacing w:line="360" w:lineRule="auto"/>
              <w:rPr>
                <w:sz w:val="24"/>
                <w:szCs w:val="24"/>
              </w:rPr>
            </w:pPr>
          </w:p>
        </w:tc>
      </w:tr>
      <w:tr w:rsidR="000C4D4F" w14:paraId="7A9B883D" w14:textId="77777777">
        <w:trPr>
          <w:cantSplit/>
          <w:trHeight w:val="20"/>
          <w:tblHeader/>
        </w:trPr>
        <w:tc>
          <w:tcPr>
            <w:tcW w:w="2122" w:type="dxa"/>
          </w:tcPr>
          <w:p w14:paraId="7B542192" w14:textId="77777777" w:rsidR="000C4D4F" w:rsidRDefault="00EB507A">
            <w:pPr>
              <w:pStyle w:val="Normal1"/>
              <w:spacing w:line="360" w:lineRule="auto"/>
              <w:rPr>
                <w:sz w:val="24"/>
                <w:szCs w:val="24"/>
              </w:rPr>
            </w:pPr>
            <w:r>
              <w:rPr>
                <w:sz w:val="24"/>
                <w:szCs w:val="24"/>
              </w:rPr>
              <w:t>4°</w:t>
            </w:r>
          </w:p>
        </w:tc>
        <w:tc>
          <w:tcPr>
            <w:tcW w:w="2206" w:type="dxa"/>
          </w:tcPr>
          <w:p w14:paraId="6598DC97" w14:textId="77777777" w:rsidR="000C4D4F" w:rsidRDefault="000C4D4F">
            <w:pPr>
              <w:pStyle w:val="Normal1"/>
              <w:spacing w:line="360" w:lineRule="auto"/>
              <w:rPr>
                <w:sz w:val="24"/>
                <w:szCs w:val="24"/>
              </w:rPr>
            </w:pPr>
          </w:p>
        </w:tc>
        <w:tc>
          <w:tcPr>
            <w:tcW w:w="2208" w:type="dxa"/>
          </w:tcPr>
          <w:p w14:paraId="3453851E" w14:textId="77777777" w:rsidR="000C4D4F" w:rsidRDefault="000C4D4F">
            <w:pPr>
              <w:pStyle w:val="Normal1"/>
              <w:spacing w:line="360" w:lineRule="auto"/>
              <w:rPr>
                <w:sz w:val="24"/>
                <w:szCs w:val="24"/>
              </w:rPr>
            </w:pPr>
          </w:p>
        </w:tc>
        <w:tc>
          <w:tcPr>
            <w:tcW w:w="2184" w:type="dxa"/>
          </w:tcPr>
          <w:p w14:paraId="032697D5" w14:textId="77777777" w:rsidR="000C4D4F" w:rsidRDefault="000C4D4F">
            <w:pPr>
              <w:pStyle w:val="Normal1"/>
              <w:spacing w:line="360" w:lineRule="auto"/>
              <w:rPr>
                <w:sz w:val="24"/>
                <w:szCs w:val="24"/>
              </w:rPr>
            </w:pPr>
          </w:p>
        </w:tc>
      </w:tr>
      <w:tr w:rsidR="000C4D4F" w14:paraId="3F25453D" w14:textId="77777777">
        <w:trPr>
          <w:cantSplit/>
          <w:trHeight w:val="20"/>
          <w:tblHeader/>
        </w:trPr>
        <w:tc>
          <w:tcPr>
            <w:tcW w:w="2122" w:type="dxa"/>
          </w:tcPr>
          <w:p w14:paraId="3BC67F67" w14:textId="77777777" w:rsidR="000C4D4F" w:rsidRDefault="00EB507A">
            <w:pPr>
              <w:pStyle w:val="Normal1"/>
              <w:spacing w:line="360" w:lineRule="auto"/>
              <w:rPr>
                <w:sz w:val="24"/>
                <w:szCs w:val="24"/>
              </w:rPr>
            </w:pPr>
            <w:r>
              <w:rPr>
                <w:sz w:val="24"/>
                <w:szCs w:val="24"/>
              </w:rPr>
              <w:t>5°</w:t>
            </w:r>
          </w:p>
        </w:tc>
        <w:tc>
          <w:tcPr>
            <w:tcW w:w="2206" w:type="dxa"/>
          </w:tcPr>
          <w:p w14:paraId="49126AE8" w14:textId="77777777" w:rsidR="000C4D4F" w:rsidRDefault="000C4D4F">
            <w:pPr>
              <w:pStyle w:val="Normal1"/>
              <w:spacing w:line="360" w:lineRule="auto"/>
              <w:rPr>
                <w:sz w:val="24"/>
                <w:szCs w:val="24"/>
              </w:rPr>
            </w:pPr>
          </w:p>
        </w:tc>
        <w:tc>
          <w:tcPr>
            <w:tcW w:w="2208" w:type="dxa"/>
          </w:tcPr>
          <w:p w14:paraId="629C33F9" w14:textId="77777777" w:rsidR="000C4D4F" w:rsidRDefault="000C4D4F">
            <w:pPr>
              <w:pStyle w:val="Normal1"/>
              <w:spacing w:line="360" w:lineRule="auto"/>
              <w:rPr>
                <w:sz w:val="24"/>
                <w:szCs w:val="24"/>
              </w:rPr>
            </w:pPr>
          </w:p>
        </w:tc>
        <w:tc>
          <w:tcPr>
            <w:tcW w:w="2184" w:type="dxa"/>
          </w:tcPr>
          <w:p w14:paraId="1D82D4AA" w14:textId="77777777" w:rsidR="000C4D4F" w:rsidRDefault="000C4D4F">
            <w:pPr>
              <w:pStyle w:val="Normal1"/>
              <w:spacing w:line="360" w:lineRule="auto"/>
              <w:rPr>
                <w:sz w:val="24"/>
                <w:szCs w:val="24"/>
              </w:rPr>
            </w:pPr>
          </w:p>
        </w:tc>
      </w:tr>
      <w:tr w:rsidR="000C4D4F" w14:paraId="586261B8" w14:textId="77777777">
        <w:trPr>
          <w:cantSplit/>
          <w:trHeight w:val="20"/>
          <w:tblHeader/>
        </w:trPr>
        <w:tc>
          <w:tcPr>
            <w:tcW w:w="2122" w:type="dxa"/>
          </w:tcPr>
          <w:p w14:paraId="13DE19F1" w14:textId="77777777" w:rsidR="000C4D4F" w:rsidRDefault="00EB507A">
            <w:pPr>
              <w:pStyle w:val="Normal1"/>
              <w:spacing w:line="360" w:lineRule="auto"/>
              <w:rPr>
                <w:sz w:val="24"/>
                <w:szCs w:val="24"/>
              </w:rPr>
            </w:pPr>
            <w:r>
              <w:rPr>
                <w:sz w:val="24"/>
                <w:szCs w:val="24"/>
              </w:rPr>
              <w:t>6°</w:t>
            </w:r>
          </w:p>
        </w:tc>
        <w:tc>
          <w:tcPr>
            <w:tcW w:w="2206" w:type="dxa"/>
          </w:tcPr>
          <w:p w14:paraId="4A95F1CA" w14:textId="77777777" w:rsidR="000C4D4F" w:rsidRDefault="000C4D4F">
            <w:pPr>
              <w:pStyle w:val="Normal1"/>
              <w:spacing w:line="360" w:lineRule="auto"/>
              <w:rPr>
                <w:sz w:val="24"/>
                <w:szCs w:val="24"/>
              </w:rPr>
            </w:pPr>
          </w:p>
        </w:tc>
        <w:tc>
          <w:tcPr>
            <w:tcW w:w="2208" w:type="dxa"/>
          </w:tcPr>
          <w:p w14:paraId="7569B7E8" w14:textId="77777777" w:rsidR="000C4D4F" w:rsidRDefault="000C4D4F">
            <w:pPr>
              <w:pStyle w:val="Normal1"/>
              <w:spacing w:line="360" w:lineRule="auto"/>
              <w:rPr>
                <w:sz w:val="24"/>
                <w:szCs w:val="24"/>
              </w:rPr>
            </w:pPr>
          </w:p>
        </w:tc>
        <w:tc>
          <w:tcPr>
            <w:tcW w:w="2184" w:type="dxa"/>
          </w:tcPr>
          <w:p w14:paraId="73C14434" w14:textId="77777777" w:rsidR="000C4D4F" w:rsidRDefault="000C4D4F">
            <w:pPr>
              <w:pStyle w:val="Normal1"/>
              <w:spacing w:line="360" w:lineRule="auto"/>
              <w:rPr>
                <w:sz w:val="24"/>
                <w:szCs w:val="24"/>
              </w:rPr>
            </w:pPr>
          </w:p>
        </w:tc>
      </w:tr>
      <w:tr w:rsidR="000C4D4F" w14:paraId="2A3BA245" w14:textId="77777777">
        <w:trPr>
          <w:cantSplit/>
          <w:trHeight w:val="20"/>
          <w:tblHeader/>
        </w:trPr>
        <w:tc>
          <w:tcPr>
            <w:tcW w:w="2122" w:type="dxa"/>
          </w:tcPr>
          <w:p w14:paraId="514BC029" w14:textId="77777777" w:rsidR="000C4D4F" w:rsidRDefault="00EB507A">
            <w:pPr>
              <w:pStyle w:val="Normal1"/>
              <w:spacing w:line="360" w:lineRule="auto"/>
              <w:rPr>
                <w:sz w:val="24"/>
                <w:szCs w:val="24"/>
              </w:rPr>
            </w:pPr>
            <w:r>
              <w:rPr>
                <w:sz w:val="24"/>
                <w:szCs w:val="24"/>
              </w:rPr>
              <w:t>7°</w:t>
            </w:r>
          </w:p>
        </w:tc>
        <w:tc>
          <w:tcPr>
            <w:tcW w:w="2206" w:type="dxa"/>
          </w:tcPr>
          <w:p w14:paraId="6217C972" w14:textId="77777777" w:rsidR="000C4D4F" w:rsidRDefault="000C4D4F">
            <w:pPr>
              <w:pStyle w:val="Normal1"/>
              <w:spacing w:line="360" w:lineRule="auto"/>
              <w:rPr>
                <w:sz w:val="24"/>
                <w:szCs w:val="24"/>
              </w:rPr>
            </w:pPr>
          </w:p>
        </w:tc>
        <w:tc>
          <w:tcPr>
            <w:tcW w:w="2208" w:type="dxa"/>
          </w:tcPr>
          <w:p w14:paraId="4598117A" w14:textId="77777777" w:rsidR="000C4D4F" w:rsidRDefault="000C4D4F">
            <w:pPr>
              <w:pStyle w:val="Normal1"/>
              <w:spacing w:line="360" w:lineRule="auto"/>
              <w:rPr>
                <w:sz w:val="24"/>
                <w:szCs w:val="24"/>
              </w:rPr>
            </w:pPr>
          </w:p>
        </w:tc>
        <w:tc>
          <w:tcPr>
            <w:tcW w:w="2184" w:type="dxa"/>
          </w:tcPr>
          <w:p w14:paraId="75E340D8" w14:textId="77777777" w:rsidR="000C4D4F" w:rsidRDefault="000C4D4F">
            <w:pPr>
              <w:pStyle w:val="Normal1"/>
              <w:spacing w:line="360" w:lineRule="auto"/>
              <w:rPr>
                <w:sz w:val="24"/>
                <w:szCs w:val="24"/>
              </w:rPr>
            </w:pPr>
          </w:p>
        </w:tc>
      </w:tr>
      <w:tr w:rsidR="000C4D4F" w14:paraId="067DFB42" w14:textId="77777777">
        <w:trPr>
          <w:cantSplit/>
          <w:trHeight w:val="20"/>
          <w:tblHeader/>
        </w:trPr>
        <w:tc>
          <w:tcPr>
            <w:tcW w:w="2122" w:type="dxa"/>
          </w:tcPr>
          <w:p w14:paraId="4CCCF806" w14:textId="77777777" w:rsidR="000C4D4F" w:rsidRDefault="00EB507A">
            <w:pPr>
              <w:pStyle w:val="Normal1"/>
              <w:spacing w:line="360" w:lineRule="auto"/>
              <w:rPr>
                <w:sz w:val="24"/>
                <w:szCs w:val="24"/>
              </w:rPr>
            </w:pPr>
            <w:r>
              <w:rPr>
                <w:sz w:val="24"/>
                <w:szCs w:val="24"/>
              </w:rPr>
              <w:t>8°</w:t>
            </w:r>
          </w:p>
          <w:p w14:paraId="6E53D88A" w14:textId="77777777" w:rsidR="000C4D4F" w:rsidRDefault="000C4D4F">
            <w:pPr>
              <w:pStyle w:val="Normal1"/>
              <w:spacing w:line="360" w:lineRule="auto"/>
              <w:rPr>
                <w:sz w:val="24"/>
                <w:szCs w:val="24"/>
              </w:rPr>
            </w:pPr>
          </w:p>
        </w:tc>
        <w:tc>
          <w:tcPr>
            <w:tcW w:w="2206" w:type="dxa"/>
          </w:tcPr>
          <w:p w14:paraId="21A72896" w14:textId="77777777" w:rsidR="000C4D4F" w:rsidRDefault="000C4D4F">
            <w:pPr>
              <w:pStyle w:val="Normal1"/>
              <w:spacing w:line="360" w:lineRule="auto"/>
              <w:rPr>
                <w:sz w:val="24"/>
                <w:szCs w:val="24"/>
              </w:rPr>
            </w:pPr>
          </w:p>
        </w:tc>
        <w:tc>
          <w:tcPr>
            <w:tcW w:w="2208" w:type="dxa"/>
          </w:tcPr>
          <w:p w14:paraId="24CCBF1C" w14:textId="77777777" w:rsidR="000C4D4F" w:rsidRDefault="000C4D4F">
            <w:pPr>
              <w:pStyle w:val="Normal1"/>
              <w:spacing w:line="360" w:lineRule="auto"/>
              <w:rPr>
                <w:sz w:val="24"/>
                <w:szCs w:val="24"/>
              </w:rPr>
            </w:pPr>
          </w:p>
        </w:tc>
        <w:tc>
          <w:tcPr>
            <w:tcW w:w="2184" w:type="dxa"/>
          </w:tcPr>
          <w:p w14:paraId="5DCC6CFD" w14:textId="77777777" w:rsidR="000C4D4F" w:rsidRDefault="000C4D4F">
            <w:pPr>
              <w:pStyle w:val="Normal1"/>
              <w:spacing w:line="360" w:lineRule="auto"/>
              <w:rPr>
                <w:sz w:val="24"/>
                <w:szCs w:val="24"/>
              </w:rPr>
            </w:pPr>
          </w:p>
        </w:tc>
      </w:tr>
    </w:tbl>
    <w:p w14:paraId="2A1CC22F" w14:textId="77777777" w:rsidR="000C4D4F" w:rsidRDefault="00EB507A">
      <w:pPr>
        <w:pStyle w:val="Normal1"/>
        <w:spacing w:line="360" w:lineRule="auto"/>
        <w:jc w:val="center"/>
        <w:rPr>
          <w:sz w:val="24"/>
          <w:szCs w:val="24"/>
        </w:rPr>
      </w:pPr>
      <w:r>
        <w:rPr>
          <w:b/>
          <w:sz w:val="24"/>
          <w:szCs w:val="24"/>
        </w:rPr>
        <w:t>Firma Profesor</w:t>
      </w:r>
      <w:r>
        <w:rPr>
          <w:b/>
          <w:sz w:val="24"/>
          <w:szCs w:val="24"/>
        </w:rPr>
        <w:tab/>
      </w:r>
      <w:r>
        <w:rPr>
          <w:b/>
          <w:sz w:val="24"/>
          <w:szCs w:val="24"/>
        </w:rPr>
        <w:tab/>
      </w:r>
      <w:r>
        <w:rPr>
          <w:b/>
          <w:sz w:val="24"/>
          <w:szCs w:val="24"/>
        </w:rPr>
        <w:tab/>
      </w:r>
      <w:r>
        <w:rPr>
          <w:b/>
          <w:sz w:val="24"/>
          <w:szCs w:val="24"/>
        </w:rPr>
        <w:tab/>
        <w:t xml:space="preserve">Firma </w:t>
      </w:r>
      <w:proofErr w:type="gramStart"/>
      <w:r>
        <w:rPr>
          <w:b/>
          <w:sz w:val="24"/>
          <w:szCs w:val="24"/>
        </w:rPr>
        <w:t>Director</w:t>
      </w:r>
      <w:proofErr w:type="gramEnd"/>
      <w:r>
        <w:rPr>
          <w:b/>
          <w:sz w:val="24"/>
          <w:szCs w:val="24"/>
        </w:rPr>
        <w:tab/>
      </w:r>
      <w:r>
        <w:rPr>
          <w:b/>
          <w:sz w:val="24"/>
          <w:szCs w:val="24"/>
        </w:rPr>
        <w:tab/>
        <w:t>Firma UTP</w:t>
      </w:r>
    </w:p>
    <w:p w14:paraId="2C524930" w14:textId="77777777" w:rsidR="000C4D4F" w:rsidRDefault="00EB507A">
      <w:pPr>
        <w:pStyle w:val="Normal1"/>
        <w:spacing w:line="360" w:lineRule="auto"/>
        <w:jc w:val="center"/>
        <w:rPr>
          <w:b/>
          <w:sz w:val="24"/>
          <w:szCs w:val="24"/>
        </w:rPr>
      </w:pPr>
      <w:r>
        <w:rPr>
          <w:b/>
          <w:sz w:val="24"/>
          <w:szCs w:val="24"/>
        </w:rPr>
        <w:t>INFORME A DEPARTAMENTO PROVINCIAL POR SALIDA PEDAGÓGICAS Y/O GIRA DE ESTUDIOS</w:t>
      </w:r>
    </w:p>
    <w:p w14:paraId="6BCE6E2F" w14:textId="77777777" w:rsidR="000C4D4F" w:rsidRDefault="00EB507A">
      <w:pPr>
        <w:pStyle w:val="Normal1"/>
        <w:spacing w:line="360" w:lineRule="auto"/>
        <w:rPr>
          <w:sz w:val="24"/>
          <w:szCs w:val="24"/>
        </w:rPr>
      </w:pPr>
      <w:r>
        <w:rPr>
          <w:sz w:val="24"/>
          <w:szCs w:val="24"/>
        </w:rPr>
        <w:lastRenderedPageBreak/>
        <w:t xml:space="preserve">La escuela de </w:t>
      </w:r>
      <w:r>
        <w:rPr>
          <w:b/>
          <w:sz w:val="24"/>
          <w:szCs w:val="24"/>
        </w:rPr>
        <w:t>Artes y cultura</w:t>
      </w:r>
      <w:r>
        <w:rPr>
          <w:sz w:val="24"/>
          <w:szCs w:val="24"/>
        </w:rPr>
        <w:t xml:space="preserve"> con la finalidad de realizar proceso de educación y formación en pro de los estudiantes, solicita Autorizar la Salida Pedagógica del establecimiento.</w:t>
      </w:r>
    </w:p>
    <w:tbl>
      <w:tblPr>
        <w:tblStyle w:val="af2"/>
        <w:tblW w:w="8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37"/>
        <w:gridCol w:w="5124"/>
      </w:tblGrid>
      <w:tr w:rsidR="000C4D4F" w14:paraId="33D2D89A" w14:textId="77777777">
        <w:trPr>
          <w:cantSplit/>
          <w:trHeight w:val="353"/>
          <w:tblHeader/>
        </w:trPr>
        <w:tc>
          <w:tcPr>
            <w:tcW w:w="3596" w:type="dxa"/>
            <w:gridSpan w:val="2"/>
          </w:tcPr>
          <w:p w14:paraId="6965E04E" w14:textId="77777777" w:rsidR="000C4D4F" w:rsidRDefault="00EB507A">
            <w:pPr>
              <w:pStyle w:val="Normal1"/>
              <w:spacing w:line="360" w:lineRule="auto"/>
              <w:rPr>
                <w:b/>
              </w:rPr>
            </w:pPr>
            <w:proofErr w:type="spellStart"/>
            <w:r>
              <w:rPr>
                <w:b/>
              </w:rPr>
              <w:t>Datos</w:t>
            </w:r>
            <w:proofErr w:type="spellEnd"/>
            <w:r>
              <w:rPr>
                <w:b/>
              </w:rPr>
              <w:t xml:space="preserve"> del </w:t>
            </w:r>
            <w:proofErr w:type="spellStart"/>
            <w:r>
              <w:rPr>
                <w:b/>
              </w:rPr>
              <w:t>Establecimiento</w:t>
            </w:r>
            <w:proofErr w:type="spellEnd"/>
            <w:r>
              <w:rPr>
                <w:b/>
              </w:rPr>
              <w:t xml:space="preserve"> (RBD)</w:t>
            </w:r>
          </w:p>
        </w:tc>
        <w:tc>
          <w:tcPr>
            <w:tcW w:w="5124" w:type="dxa"/>
          </w:tcPr>
          <w:p w14:paraId="045B0B72" w14:textId="77777777" w:rsidR="000C4D4F" w:rsidRDefault="000C4D4F">
            <w:pPr>
              <w:pStyle w:val="Normal1"/>
              <w:spacing w:line="360" w:lineRule="auto"/>
            </w:pPr>
          </w:p>
        </w:tc>
      </w:tr>
      <w:tr w:rsidR="000C4D4F" w14:paraId="55DB2045" w14:textId="77777777">
        <w:trPr>
          <w:cantSplit/>
          <w:tblHeader/>
        </w:trPr>
        <w:tc>
          <w:tcPr>
            <w:tcW w:w="3596" w:type="dxa"/>
            <w:gridSpan w:val="2"/>
          </w:tcPr>
          <w:p w14:paraId="3ACC4AA9" w14:textId="77777777" w:rsidR="000C4D4F" w:rsidRDefault="00EB507A">
            <w:pPr>
              <w:pStyle w:val="Normal1"/>
              <w:spacing w:line="360" w:lineRule="auto"/>
              <w:rPr>
                <w:b/>
              </w:rPr>
            </w:pPr>
            <w:proofErr w:type="spellStart"/>
            <w:r>
              <w:rPr>
                <w:b/>
              </w:rPr>
              <w:t>Nombre</w:t>
            </w:r>
            <w:proofErr w:type="spellEnd"/>
            <w:r>
              <w:rPr>
                <w:b/>
              </w:rPr>
              <w:t xml:space="preserve"> del Director</w:t>
            </w:r>
          </w:p>
        </w:tc>
        <w:tc>
          <w:tcPr>
            <w:tcW w:w="5124" w:type="dxa"/>
          </w:tcPr>
          <w:p w14:paraId="4A591082" w14:textId="77777777" w:rsidR="000C4D4F" w:rsidRDefault="000C4D4F">
            <w:pPr>
              <w:pStyle w:val="Normal1"/>
              <w:spacing w:line="360" w:lineRule="auto"/>
            </w:pPr>
          </w:p>
        </w:tc>
      </w:tr>
      <w:tr w:rsidR="000C4D4F" w14:paraId="3E592FF5" w14:textId="77777777">
        <w:trPr>
          <w:cantSplit/>
          <w:tblHeader/>
        </w:trPr>
        <w:tc>
          <w:tcPr>
            <w:tcW w:w="3596" w:type="dxa"/>
            <w:gridSpan w:val="2"/>
          </w:tcPr>
          <w:p w14:paraId="5271D720" w14:textId="77777777" w:rsidR="000C4D4F" w:rsidRDefault="00EB507A">
            <w:pPr>
              <w:pStyle w:val="Normal1"/>
              <w:spacing w:line="360" w:lineRule="auto"/>
              <w:rPr>
                <w:b/>
              </w:rPr>
            </w:pPr>
            <w:proofErr w:type="spellStart"/>
            <w:r>
              <w:rPr>
                <w:b/>
              </w:rPr>
              <w:t>Actividad</w:t>
            </w:r>
            <w:proofErr w:type="spellEnd"/>
            <w:r>
              <w:rPr>
                <w:b/>
              </w:rPr>
              <w:t xml:space="preserve"> a </w:t>
            </w:r>
            <w:proofErr w:type="spellStart"/>
            <w:r>
              <w:rPr>
                <w:b/>
              </w:rPr>
              <w:t>realizar</w:t>
            </w:r>
            <w:proofErr w:type="spellEnd"/>
          </w:p>
        </w:tc>
        <w:tc>
          <w:tcPr>
            <w:tcW w:w="5124" w:type="dxa"/>
          </w:tcPr>
          <w:p w14:paraId="7456BB37" w14:textId="77777777" w:rsidR="000C4D4F" w:rsidRDefault="000C4D4F">
            <w:pPr>
              <w:pStyle w:val="Normal1"/>
              <w:spacing w:line="360" w:lineRule="auto"/>
            </w:pPr>
          </w:p>
        </w:tc>
      </w:tr>
      <w:tr w:rsidR="000C4D4F" w14:paraId="24FC6D2C" w14:textId="77777777">
        <w:trPr>
          <w:cantSplit/>
          <w:trHeight w:val="280"/>
          <w:tblHeader/>
        </w:trPr>
        <w:tc>
          <w:tcPr>
            <w:tcW w:w="3596" w:type="dxa"/>
            <w:gridSpan w:val="2"/>
          </w:tcPr>
          <w:p w14:paraId="7E9190F5" w14:textId="77777777" w:rsidR="000C4D4F" w:rsidRDefault="00EB507A">
            <w:pPr>
              <w:pStyle w:val="Normal1"/>
              <w:spacing w:line="360" w:lineRule="auto"/>
              <w:rPr>
                <w:b/>
              </w:rPr>
            </w:pPr>
            <w:proofErr w:type="spellStart"/>
            <w:r>
              <w:rPr>
                <w:b/>
              </w:rPr>
              <w:t>Fecha</w:t>
            </w:r>
            <w:proofErr w:type="spellEnd"/>
          </w:p>
        </w:tc>
        <w:tc>
          <w:tcPr>
            <w:tcW w:w="5124" w:type="dxa"/>
          </w:tcPr>
          <w:p w14:paraId="317307BB" w14:textId="77777777" w:rsidR="000C4D4F" w:rsidRDefault="000C4D4F">
            <w:pPr>
              <w:pStyle w:val="Normal1"/>
              <w:spacing w:line="360" w:lineRule="auto"/>
            </w:pPr>
          </w:p>
        </w:tc>
      </w:tr>
      <w:tr w:rsidR="000C4D4F" w14:paraId="754207F5" w14:textId="77777777">
        <w:trPr>
          <w:cantSplit/>
          <w:trHeight w:val="345"/>
          <w:tblHeader/>
        </w:trPr>
        <w:tc>
          <w:tcPr>
            <w:tcW w:w="3596" w:type="dxa"/>
            <w:gridSpan w:val="2"/>
          </w:tcPr>
          <w:p w14:paraId="02F4FB78" w14:textId="77777777" w:rsidR="000C4D4F" w:rsidRDefault="00EB507A">
            <w:pPr>
              <w:pStyle w:val="Normal1"/>
              <w:spacing w:line="360" w:lineRule="auto"/>
              <w:rPr>
                <w:b/>
              </w:rPr>
            </w:pPr>
            <w:r>
              <w:rPr>
                <w:b/>
              </w:rPr>
              <w:t>Hora</w:t>
            </w:r>
          </w:p>
        </w:tc>
        <w:tc>
          <w:tcPr>
            <w:tcW w:w="5124" w:type="dxa"/>
          </w:tcPr>
          <w:p w14:paraId="0B5FCCD7" w14:textId="77777777" w:rsidR="000C4D4F" w:rsidRDefault="000C4D4F">
            <w:pPr>
              <w:pStyle w:val="Normal1"/>
              <w:spacing w:line="360" w:lineRule="auto"/>
            </w:pPr>
          </w:p>
        </w:tc>
      </w:tr>
      <w:tr w:rsidR="000C4D4F" w14:paraId="335D3583" w14:textId="77777777">
        <w:trPr>
          <w:cantSplit/>
          <w:trHeight w:val="269"/>
          <w:tblHeader/>
        </w:trPr>
        <w:tc>
          <w:tcPr>
            <w:tcW w:w="3596" w:type="dxa"/>
            <w:gridSpan w:val="2"/>
          </w:tcPr>
          <w:p w14:paraId="01382727" w14:textId="77777777" w:rsidR="000C4D4F" w:rsidRDefault="00EB507A">
            <w:pPr>
              <w:pStyle w:val="Normal1"/>
              <w:spacing w:line="360" w:lineRule="auto"/>
              <w:rPr>
                <w:b/>
              </w:rPr>
            </w:pPr>
            <w:r>
              <w:rPr>
                <w:b/>
              </w:rPr>
              <w:t xml:space="preserve">Nivel </w:t>
            </w:r>
            <w:proofErr w:type="spellStart"/>
            <w:r>
              <w:rPr>
                <w:b/>
              </w:rPr>
              <w:t>participante</w:t>
            </w:r>
            <w:proofErr w:type="spellEnd"/>
            <w:r>
              <w:rPr>
                <w:b/>
              </w:rPr>
              <w:t xml:space="preserve"> (</w:t>
            </w:r>
            <w:proofErr w:type="spellStart"/>
            <w:r>
              <w:rPr>
                <w:b/>
              </w:rPr>
              <w:t>curso</w:t>
            </w:r>
            <w:proofErr w:type="spellEnd"/>
            <w:r>
              <w:rPr>
                <w:b/>
              </w:rPr>
              <w:t>)</w:t>
            </w:r>
          </w:p>
        </w:tc>
        <w:tc>
          <w:tcPr>
            <w:tcW w:w="5124" w:type="dxa"/>
          </w:tcPr>
          <w:p w14:paraId="6242AFC0" w14:textId="77777777" w:rsidR="000C4D4F" w:rsidRDefault="000C4D4F">
            <w:pPr>
              <w:pStyle w:val="Normal1"/>
              <w:spacing w:line="360" w:lineRule="auto"/>
            </w:pPr>
          </w:p>
        </w:tc>
      </w:tr>
      <w:tr w:rsidR="000C4D4F" w14:paraId="55AFB1BA" w14:textId="77777777">
        <w:trPr>
          <w:cantSplit/>
          <w:tblHeader/>
        </w:trPr>
        <w:tc>
          <w:tcPr>
            <w:tcW w:w="3596" w:type="dxa"/>
            <w:gridSpan w:val="2"/>
          </w:tcPr>
          <w:p w14:paraId="19DAC2F3" w14:textId="77777777" w:rsidR="000C4D4F" w:rsidRDefault="00EB507A">
            <w:pPr>
              <w:pStyle w:val="Normal1"/>
              <w:spacing w:line="360" w:lineRule="auto"/>
              <w:rPr>
                <w:b/>
              </w:rPr>
            </w:pPr>
            <w:proofErr w:type="spellStart"/>
            <w:r>
              <w:rPr>
                <w:b/>
              </w:rPr>
              <w:t>Profesor</w:t>
            </w:r>
            <w:proofErr w:type="spellEnd"/>
            <w:r>
              <w:rPr>
                <w:b/>
              </w:rPr>
              <w:t xml:space="preserve"> </w:t>
            </w:r>
            <w:proofErr w:type="spellStart"/>
            <w:r>
              <w:rPr>
                <w:b/>
              </w:rPr>
              <w:t>Responsable</w:t>
            </w:r>
            <w:proofErr w:type="spellEnd"/>
          </w:p>
        </w:tc>
        <w:tc>
          <w:tcPr>
            <w:tcW w:w="5124" w:type="dxa"/>
          </w:tcPr>
          <w:p w14:paraId="7875AE61" w14:textId="77777777" w:rsidR="000C4D4F" w:rsidRDefault="000C4D4F">
            <w:pPr>
              <w:pStyle w:val="Normal1"/>
              <w:spacing w:line="360" w:lineRule="auto"/>
            </w:pPr>
          </w:p>
        </w:tc>
      </w:tr>
      <w:tr w:rsidR="000C4D4F" w14:paraId="0AC1EBB4" w14:textId="77777777">
        <w:trPr>
          <w:cantSplit/>
          <w:tblHeader/>
        </w:trPr>
        <w:tc>
          <w:tcPr>
            <w:tcW w:w="3596" w:type="dxa"/>
            <w:gridSpan w:val="2"/>
          </w:tcPr>
          <w:p w14:paraId="50421B63" w14:textId="77777777" w:rsidR="000C4D4F" w:rsidRPr="001C4123" w:rsidRDefault="00EB507A">
            <w:pPr>
              <w:pStyle w:val="Normal1"/>
              <w:spacing w:line="360" w:lineRule="auto"/>
              <w:rPr>
                <w:b/>
                <w:lang w:val="es-CL"/>
              </w:rPr>
            </w:pPr>
            <w:r w:rsidRPr="001C4123">
              <w:rPr>
                <w:b/>
                <w:lang w:val="es-CL"/>
              </w:rPr>
              <w:t>Cuenta con autorización apoderados (</w:t>
            </w:r>
            <w:proofErr w:type="spellStart"/>
            <w:r w:rsidRPr="001C4123">
              <w:rPr>
                <w:b/>
                <w:lang w:val="es-CL"/>
              </w:rPr>
              <w:t>Nº</w:t>
            </w:r>
            <w:proofErr w:type="spellEnd"/>
            <w:r w:rsidRPr="001C4123">
              <w:rPr>
                <w:b/>
                <w:lang w:val="es-CL"/>
              </w:rPr>
              <w:t>)</w:t>
            </w:r>
          </w:p>
        </w:tc>
        <w:tc>
          <w:tcPr>
            <w:tcW w:w="5124" w:type="dxa"/>
          </w:tcPr>
          <w:p w14:paraId="1321979C" w14:textId="56AF4365" w:rsidR="000C4D4F" w:rsidRDefault="00EB507A">
            <w:pPr>
              <w:pStyle w:val="Normal1"/>
              <w:spacing w:line="360" w:lineRule="auto"/>
            </w:pPr>
            <w:r w:rsidRPr="001C4123">
              <w:rPr>
                <w:lang w:val="es-CL"/>
              </w:rPr>
              <w:t xml:space="preserve">    </w:t>
            </w:r>
            <w:r>
              <w:t xml:space="preserve">SI                               </w:t>
            </w:r>
            <w:proofErr w:type="spellStart"/>
            <w:r>
              <w:t>Cantidad</w:t>
            </w:r>
            <w:proofErr w:type="spellEnd"/>
            <w:r>
              <w:t xml:space="preserve"> </w:t>
            </w:r>
            <w:proofErr w:type="spellStart"/>
            <w:r>
              <w:t>Autorizaciones</w:t>
            </w:r>
            <w:proofErr w:type="spellEnd"/>
            <w:r>
              <w:t>.</w:t>
            </w:r>
            <w:r w:rsidR="009558A0">
              <w:rPr>
                <w:noProof/>
              </w:rPr>
              <w:pict w14:anchorId="32C9DA9A">
                <v:rect id="_x0000_s1032" style="position:absolute;margin-left:36pt;margin-top:0;width:25.6pt;height:1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" fillcolor="#d9d9d9" strokeweight="1pt">
                  <v:fill color2="gray" angle="180" focus="100%" type="gradient">
                    <o:fill v:ext="view" type="gradientUnscaled"/>
                  </v:fill>
                  <v:stroke startarrowwidth="narrow" startarrowlength="short" endarrowwidth="narrow" endarrowlength="short" joinstyle="round"/>
                  <v:textbox inset="2.53958mm,2.53958mm,2.53958mm,2.53958mm">
                    <w:txbxContent>
                      <w:p w14:paraId="1107372B" w14:textId="77777777" w:rsidR="00B66B8E" w:rsidRDefault="00B66B8E">
                        <w:pPr>
                          <w:spacing w:after="0" w:line="240" w:lineRule="auto"/>
                          <w:textDirection w:val="btLr"/>
                        </w:pPr>
                      </w:p>
                    </w:txbxContent>
                  </v:textbox>
                </v:rect>
              </w:pict>
            </w:r>
            <w:r w:rsidR="009558A0">
              <w:rPr>
                <w:noProof/>
              </w:rPr>
              <w:pict w14:anchorId="3C75C08B">
                <v:rect id="_x0000_s1031" style="position:absolute;margin-left:231pt;margin-top:0;width:25.6pt;height:1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" fillcolor="#d9d9d9" strokeweight="1pt">
                  <v:fill color2="gray" angle="180" focus="100%" type="gradient">
                    <o:fill v:ext="view" type="gradientUnscaled"/>
                  </v:fill>
                  <v:stroke startarrowwidth="narrow" startarrowlength="short" endarrowwidth="narrow" endarrowlength="short" joinstyle="round"/>
                  <v:textbox inset="2.53958mm,2.53958mm,2.53958mm,2.53958mm">
                    <w:txbxContent>
                      <w:p w14:paraId="07154ABC" w14:textId="77777777" w:rsidR="00B66B8E" w:rsidRDefault="00B66B8E">
                        <w:pPr>
                          <w:spacing w:after="0" w:line="240" w:lineRule="auto"/>
                          <w:textDirection w:val="btLr"/>
                        </w:pPr>
                      </w:p>
                    </w:txbxContent>
                  </v:textbox>
                </v:rect>
              </w:pict>
            </w:r>
          </w:p>
        </w:tc>
      </w:tr>
      <w:tr w:rsidR="000C4D4F" w14:paraId="5B682E04" w14:textId="77777777">
        <w:trPr>
          <w:cantSplit/>
          <w:tblHeader/>
        </w:trPr>
        <w:tc>
          <w:tcPr>
            <w:tcW w:w="3596" w:type="dxa"/>
            <w:gridSpan w:val="2"/>
          </w:tcPr>
          <w:p w14:paraId="4C7C1C6D" w14:textId="77777777" w:rsidR="000C4D4F" w:rsidRDefault="00EB507A">
            <w:pPr>
              <w:pStyle w:val="Normal1"/>
              <w:spacing w:line="360" w:lineRule="auto"/>
              <w:rPr>
                <w:b/>
              </w:rPr>
            </w:pPr>
            <w:proofErr w:type="spellStart"/>
            <w:r>
              <w:rPr>
                <w:b/>
              </w:rPr>
              <w:t>Apoderados</w:t>
            </w:r>
            <w:proofErr w:type="spellEnd"/>
            <w:r>
              <w:rPr>
                <w:b/>
              </w:rPr>
              <w:t xml:space="preserve"> </w:t>
            </w:r>
            <w:proofErr w:type="spellStart"/>
            <w:r>
              <w:rPr>
                <w:b/>
              </w:rPr>
              <w:t>participantes</w:t>
            </w:r>
            <w:proofErr w:type="spellEnd"/>
          </w:p>
        </w:tc>
        <w:tc>
          <w:tcPr>
            <w:tcW w:w="5124" w:type="dxa"/>
          </w:tcPr>
          <w:p w14:paraId="505B58BD" w14:textId="16660F3E" w:rsidR="000C4D4F" w:rsidRDefault="00EB507A">
            <w:pPr>
              <w:pStyle w:val="Normal1"/>
              <w:spacing w:line="360" w:lineRule="auto"/>
            </w:pPr>
            <w:r>
              <w:t xml:space="preserve">    SI                               </w:t>
            </w:r>
            <w:proofErr w:type="spellStart"/>
            <w:r>
              <w:t>Cantidad</w:t>
            </w:r>
            <w:proofErr w:type="spellEnd"/>
            <w:r>
              <w:t xml:space="preserve"> de </w:t>
            </w:r>
            <w:proofErr w:type="spellStart"/>
            <w:r>
              <w:t>Apoderado</w:t>
            </w:r>
            <w:proofErr w:type="spellEnd"/>
            <w:r w:rsidR="009558A0">
              <w:rPr>
                <w:noProof/>
              </w:rPr>
              <w:pict w14:anchorId="4B4957B6">
                <v:rect id="_x0000_s1030" style="position:absolute;margin-left:36pt;margin-top:0;width:25.6pt;height: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" fillcolor="#d9d9d9" strokeweight="1pt">
                  <v:fill color2="gray" angle="180" focus="100%" type="gradient">
                    <o:fill v:ext="view" type="gradientUnscaled"/>
                  </v:fill>
                  <v:stroke startarrowwidth="narrow" startarrowlength="short" endarrowwidth="narrow" endarrowlength="short" joinstyle="round"/>
                  <v:textbox inset="7pt,3pt,7pt,3pt">
                    <w:txbxContent>
                      <w:p w14:paraId="09CC7FB5" w14:textId="77777777" w:rsidR="00B66B8E" w:rsidRDefault="00B66B8E">
                        <w:pPr>
                          <w:spacing w:line="275" w:lineRule="auto"/>
                          <w:jc w:val="center"/>
                          <w:textDirection w:val="btLr"/>
                        </w:pPr>
                      </w:p>
                    </w:txbxContent>
                  </v:textbox>
                </v:rect>
              </w:pict>
            </w:r>
            <w:r w:rsidR="009558A0">
              <w:rPr>
                <w:noProof/>
              </w:rPr>
              <w:pict w14:anchorId="709FCA8A">
                <v:rect id="_x0000_s1029" style="position:absolute;margin-left:231pt;margin-top:0;width:25.6pt;height:1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" fillcolor="#d9d9d9" strokeweight="1pt">
                  <v:fill color2="gray" angle="180" focus="100%" type="gradient">
                    <o:fill v:ext="view" type="gradientUnscaled"/>
                  </v:fill>
                  <v:stroke startarrowwidth="narrow" startarrowlength="short" endarrowwidth="narrow" endarrowlength="short" joinstyle="round"/>
                  <v:textbox inset="2.53958mm,2.53958mm,2.53958mm,2.53958mm">
                    <w:txbxContent>
                      <w:p w14:paraId="4C26DEA4" w14:textId="77777777" w:rsidR="00B66B8E" w:rsidRDefault="00B66B8E">
                        <w:pPr>
                          <w:spacing w:after="0" w:line="240" w:lineRule="auto"/>
                          <w:textDirection w:val="btLr"/>
                        </w:pPr>
                      </w:p>
                    </w:txbxContent>
                  </v:textbox>
                </v:rect>
              </w:pict>
            </w:r>
          </w:p>
        </w:tc>
      </w:tr>
      <w:tr w:rsidR="000C4D4F" w14:paraId="6DFA3D7C" w14:textId="77777777">
        <w:trPr>
          <w:cantSplit/>
          <w:tblHeader/>
        </w:trPr>
        <w:tc>
          <w:tcPr>
            <w:tcW w:w="8720" w:type="dxa"/>
            <w:gridSpan w:val="3"/>
            <w:shd w:val="clear" w:color="auto" w:fill="BFBFBF"/>
          </w:tcPr>
          <w:p w14:paraId="46BA23BF" w14:textId="77777777" w:rsidR="000C4D4F" w:rsidRPr="001C4123" w:rsidRDefault="00EB507A">
            <w:pPr>
              <w:pStyle w:val="Normal1"/>
              <w:spacing w:line="360" w:lineRule="auto"/>
              <w:rPr>
                <w:lang w:val="es-CL"/>
              </w:rPr>
            </w:pPr>
            <w:r w:rsidRPr="001C4123">
              <w:rPr>
                <w:lang w:val="es-CL"/>
              </w:rPr>
              <w:t>Objetivos transversales de la Actividad</w:t>
            </w:r>
          </w:p>
        </w:tc>
      </w:tr>
      <w:tr w:rsidR="000C4D4F" w14:paraId="40D47323" w14:textId="77777777">
        <w:trPr>
          <w:cantSplit/>
          <w:trHeight w:val="241"/>
          <w:tblHeader/>
        </w:trPr>
        <w:tc>
          <w:tcPr>
            <w:tcW w:w="8720" w:type="dxa"/>
            <w:gridSpan w:val="3"/>
          </w:tcPr>
          <w:p w14:paraId="3415BBDA" w14:textId="77777777" w:rsidR="000C4D4F" w:rsidRPr="001C4123" w:rsidRDefault="000C4D4F">
            <w:pPr>
              <w:pStyle w:val="Normal1"/>
              <w:spacing w:line="360" w:lineRule="auto"/>
              <w:rPr>
                <w:sz w:val="16"/>
                <w:szCs w:val="16"/>
                <w:lang w:val="es-CL"/>
              </w:rPr>
            </w:pPr>
          </w:p>
        </w:tc>
      </w:tr>
      <w:tr w:rsidR="000C4D4F" w14:paraId="2AB85641" w14:textId="77777777">
        <w:trPr>
          <w:cantSplit/>
          <w:tblHeader/>
        </w:trPr>
        <w:tc>
          <w:tcPr>
            <w:tcW w:w="8720" w:type="dxa"/>
            <w:gridSpan w:val="3"/>
            <w:shd w:val="clear" w:color="auto" w:fill="BFBFBF"/>
          </w:tcPr>
          <w:p w14:paraId="3151D07F" w14:textId="77777777" w:rsidR="000C4D4F" w:rsidRPr="001C4123" w:rsidRDefault="00EB507A">
            <w:pPr>
              <w:pStyle w:val="Normal1"/>
              <w:spacing w:line="360" w:lineRule="auto"/>
              <w:rPr>
                <w:lang w:val="es-CL"/>
              </w:rPr>
            </w:pPr>
            <w:r w:rsidRPr="001C4123">
              <w:rPr>
                <w:lang w:val="es-CL"/>
              </w:rPr>
              <w:t xml:space="preserve">Diseño e enseñanza de la actividad que homologa los contenidos curriculares prescritos; </w:t>
            </w:r>
          </w:p>
        </w:tc>
      </w:tr>
      <w:tr w:rsidR="000C4D4F" w14:paraId="168C909F" w14:textId="77777777">
        <w:trPr>
          <w:cantSplit/>
          <w:trHeight w:val="265"/>
          <w:tblHeader/>
        </w:trPr>
        <w:tc>
          <w:tcPr>
            <w:tcW w:w="8720" w:type="dxa"/>
            <w:gridSpan w:val="3"/>
          </w:tcPr>
          <w:p w14:paraId="7CD1C557" w14:textId="77777777" w:rsidR="000C4D4F" w:rsidRPr="001C4123" w:rsidRDefault="000C4D4F">
            <w:pPr>
              <w:pStyle w:val="Normal1"/>
              <w:spacing w:line="360" w:lineRule="auto"/>
              <w:rPr>
                <w:sz w:val="16"/>
                <w:szCs w:val="16"/>
                <w:lang w:val="es-CL"/>
              </w:rPr>
            </w:pPr>
          </w:p>
        </w:tc>
      </w:tr>
      <w:tr w:rsidR="000C4D4F" w14:paraId="4E908B24" w14:textId="77777777">
        <w:trPr>
          <w:cantSplit/>
          <w:tblHeader/>
        </w:trPr>
        <w:tc>
          <w:tcPr>
            <w:tcW w:w="8720" w:type="dxa"/>
            <w:gridSpan w:val="3"/>
            <w:shd w:val="clear" w:color="auto" w:fill="BFBFBF"/>
          </w:tcPr>
          <w:p w14:paraId="2994DA89" w14:textId="77777777" w:rsidR="000C4D4F" w:rsidRDefault="00EB507A">
            <w:pPr>
              <w:pStyle w:val="Normal1"/>
              <w:spacing w:line="360" w:lineRule="auto"/>
            </w:pPr>
            <w:proofErr w:type="spellStart"/>
            <w:r>
              <w:t>Planificación</w:t>
            </w:r>
            <w:proofErr w:type="spellEnd"/>
            <w:r>
              <w:t xml:space="preserve"> Técnico </w:t>
            </w:r>
            <w:proofErr w:type="spellStart"/>
            <w:r>
              <w:t>Pedagógico</w:t>
            </w:r>
            <w:proofErr w:type="spellEnd"/>
          </w:p>
        </w:tc>
      </w:tr>
      <w:tr w:rsidR="000C4D4F" w14:paraId="42A1E0B7" w14:textId="77777777">
        <w:trPr>
          <w:cantSplit/>
          <w:trHeight w:val="399"/>
          <w:tblHeader/>
        </w:trPr>
        <w:tc>
          <w:tcPr>
            <w:tcW w:w="8720" w:type="dxa"/>
            <w:gridSpan w:val="3"/>
          </w:tcPr>
          <w:p w14:paraId="1A36C7F6" w14:textId="77777777" w:rsidR="000C4D4F" w:rsidRDefault="000C4D4F">
            <w:pPr>
              <w:pStyle w:val="Normal1"/>
              <w:spacing w:line="360" w:lineRule="auto"/>
              <w:rPr>
                <w:sz w:val="16"/>
                <w:szCs w:val="16"/>
              </w:rPr>
            </w:pPr>
          </w:p>
        </w:tc>
      </w:tr>
      <w:tr w:rsidR="000C4D4F" w14:paraId="407FA400" w14:textId="77777777">
        <w:trPr>
          <w:cantSplit/>
          <w:tblHeader/>
        </w:trPr>
        <w:tc>
          <w:tcPr>
            <w:tcW w:w="2959" w:type="dxa"/>
          </w:tcPr>
          <w:p w14:paraId="573696BC" w14:textId="77777777" w:rsidR="000C4D4F" w:rsidRDefault="00EB507A">
            <w:pPr>
              <w:pStyle w:val="Normal1"/>
              <w:spacing w:line="360" w:lineRule="auto"/>
            </w:pPr>
            <w:proofErr w:type="spellStart"/>
            <w:r>
              <w:t>Nombre</w:t>
            </w:r>
            <w:proofErr w:type="spellEnd"/>
            <w:r>
              <w:t xml:space="preserve"> </w:t>
            </w:r>
            <w:proofErr w:type="spellStart"/>
            <w:r>
              <w:t>Chofer</w:t>
            </w:r>
            <w:proofErr w:type="spellEnd"/>
          </w:p>
        </w:tc>
        <w:tc>
          <w:tcPr>
            <w:tcW w:w="5761" w:type="dxa"/>
            <w:gridSpan w:val="2"/>
          </w:tcPr>
          <w:p w14:paraId="6441845C" w14:textId="77777777" w:rsidR="000C4D4F" w:rsidRDefault="000C4D4F">
            <w:pPr>
              <w:pStyle w:val="Normal1"/>
              <w:spacing w:line="360" w:lineRule="auto"/>
            </w:pPr>
          </w:p>
        </w:tc>
      </w:tr>
      <w:tr w:rsidR="000C4D4F" w14:paraId="47BDCA74" w14:textId="77777777">
        <w:trPr>
          <w:cantSplit/>
          <w:tblHeader/>
        </w:trPr>
        <w:tc>
          <w:tcPr>
            <w:tcW w:w="2959" w:type="dxa"/>
          </w:tcPr>
          <w:p w14:paraId="7BC36106" w14:textId="77777777" w:rsidR="000C4D4F" w:rsidRDefault="00EB507A">
            <w:pPr>
              <w:pStyle w:val="Normal1"/>
              <w:spacing w:line="360" w:lineRule="auto"/>
            </w:pPr>
            <w:r>
              <w:t>P.P.U.</w:t>
            </w:r>
          </w:p>
        </w:tc>
        <w:tc>
          <w:tcPr>
            <w:tcW w:w="5761" w:type="dxa"/>
            <w:gridSpan w:val="2"/>
          </w:tcPr>
          <w:p w14:paraId="116E18E5" w14:textId="77777777" w:rsidR="000C4D4F" w:rsidRDefault="000C4D4F">
            <w:pPr>
              <w:pStyle w:val="Normal1"/>
              <w:spacing w:line="360" w:lineRule="auto"/>
            </w:pPr>
          </w:p>
        </w:tc>
      </w:tr>
      <w:tr w:rsidR="000C4D4F" w14:paraId="5C12283F" w14:textId="77777777">
        <w:trPr>
          <w:cantSplit/>
          <w:tblHeader/>
        </w:trPr>
        <w:tc>
          <w:tcPr>
            <w:tcW w:w="2959" w:type="dxa"/>
          </w:tcPr>
          <w:p w14:paraId="570CA5FF" w14:textId="77777777" w:rsidR="000C4D4F" w:rsidRDefault="00EB507A">
            <w:pPr>
              <w:pStyle w:val="Normal1"/>
              <w:spacing w:line="360" w:lineRule="auto"/>
            </w:pPr>
            <w:proofErr w:type="spellStart"/>
            <w:r>
              <w:t>Capacidad</w:t>
            </w:r>
            <w:proofErr w:type="spellEnd"/>
            <w:r>
              <w:t xml:space="preserve"> Bus</w:t>
            </w:r>
          </w:p>
        </w:tc>
        <w:tc>
          <w:tcPr>
            <w:tcW w:w="5761" w:type="dxa"/>
            <w:gridSpan w:val="2"/>
          </w:tcPr>
          <w:p w14:paraId="1B490A05" w14:textId="77777777" w:rsidR="000C4D4F" w:rsidRDefault="000C4D4F">
            <w:pPr>
              <w:pStyle w:val="Normal1"/>
              <w:spacing w:line="360" w:lineRule="auto"/>
            </w:pPr>
          </w:p>
        </w:tc>
      </w:tr>
      <w:tr w:rsidR="000C4D4F" w14:paraId="1666815E" w14:textId="77777777">
        <w:trPr>
          <w:cantSplit/>
          <w:tblHeader/>
        </w:trPr>
        <w:tc>
          <w:tcPr>
            <w:tcW w:w="2959" w:type="dxa"/>
          </w:tcPr>
          <w:p w14:paraId="3F9EEF33" w14:textId="77777777" w:rsidR="000C4D4F" w:rsidRPr="001C4123" w:rsidRDefault="00EB507A">
            <w:pPr>
              <w:pStyle w:val="Normal1"/>
              <w:spacing w:line="360" w:lineRule="auto"/>
              <w:rPr>
                <w:lang w:val="es-CL"/>
              </w:rPr>
            </w:pPr>
            <w:r w:rsidRPr="001C4123">
              <w:rPr>
                <w:lang w:val="es-CL"/>
              </w:rPr>
              <w:t>Bus Particular y/o Municipal</w:t>
            </w:r>
          </w:p>
        </w:tc>
        <w:tc>
          <w:tcPr>
            <w:tcW w:w="5761" w:type="dxa"/>
            <w:gridSpan w:val="2"/>
          </w:tcPr>
          <w:p w14:paraId="4F4B4A19" w14:textId="77777777" w:rsidR="000C4D4F" w:rsidRPr="001C4123" w:rsidRDefault="000C4D4F">
            <w:pPr>
              <w:pStyle w:val="Normal1"/>
              <w:spacing w:line="360" w:lineRule="auto"/>
              <w:rPr>
                <w:lang w:val="es-CL"/>
              </w:rPr>
            </w:pPr>
          </w:p>
        </w:tc>
      </w:tr>
    </w:tbl>
    <w:p w14:paraId="757DB648" w14:textId="77777777" w:rsidR="000C4D4F" w:rsidRDefault="00EB507A">
      <w:pPr>
        <w:pStyle w:val="Normal1"/>
        <w:spacing w:line="360" w:lineRule="auto"/>
        <w:rPr>
          <w:sz w:val="24"/>
          <w:szCs w:val="24"/>
        </w:rPr>
      </w:pPr>
      <w:r>
        <w:rPr>
          <w:sz w:val="24"/>
          <w:szCs w:val="24"/>
        </w:rPr>
        <w:t>La dirección del establecimiento entregara al Docente a cargo de la Actividad copia del Formulario para dar cumplimiento a lo dispuesto en Decreto Exento Nº313/1972 que reglamento el Seguro Escolar.</w:t>
      </w:r>
    </w:p>
    <w:p w14:paraId="72C6DEC4" w14:textId="77777777" w:rsidR="000C4D4F" w:rsidRDefault="00EB507A">
      <w:pPr>
        <w:pStyle w:val="Normal1"/>
        <w:spacing w:line="360" w:lineRule="auto"/>
        <w:rPr>
          <w:sz w:val="24"/>
          <w:szCs w:val="24"/>
        </w:rPr>
      </w:pPr>
      <w:r>
        <w:rPr>
          <w:sz w:val="24"/>
          <w:szCs w:val="24"/>
        </w:rPr>
        <w:t>Se anexa:</w:t>
      </w:r>
    </w:p>
    <w:p w14:paraId="525CF3B9" w14:textId="77777777" w:rsidR="000C4D4F" w:rsidRDefault="00EB507A">
      <w:pPr>
        <w:pStyle w:val="Normal1"/>
        <w:numPr>
          <w:ilvl w:val="0"/>
          <w:numId w:val="41"/>
        </w:numPr>
        <w:pBdr>
          <w:top w:val="nil"/>
          <w:left w:val="nil"/>
          <w:bottom w:val="nil"/>
          <w:right w:val="nil"/>
          <w:between w:val="nil"/>
        </w:pBdr>
        <w:spacing w:after="0" w:line="360" w:lineRule="auto"/>
        <w:rPr>
          <w:color w:val="000000"/>
          <w:sz w:val="24"/>
          <w:szCs w:val="24"/>
        </w:rPr>
      </w:pPr>
      <w:r>
        <w:rPr>
          <w:color w:val="000000"/>
          <w:sz w:val="24"/>
          <w:szCs w:val="24"/>
        </w:rPr>
        <w:t>Listado de Alumnos</w:t>
      </w:r>
    </w:p>
    <w:p w14:paraId="52FED70C" w14:textId="77777777" w:rsidR="000C4D4F" w:rsidRDefault="00EB507A">
      <w:pPr>
        <w:pStyle w:val="Normal1"/>
        <w:numPr>
          <w:ilvl w:val="0"/>
          <w:numId w:val="41"/>
        </w:numPr>
        <w:pBdr>
          <w:top w:val="nil"/>
          <w:left w:val="nil"/>
          <w:bottom w:val="nil"/>
          <w:right w:val="nil"/>
          <w:between w:val="nil"/>
        </w:pBdr>
        <w:spacing w:after="0" w:line="360" w:lineRule="auto"/>
        <w:rPr>
          <w:color w:val="000000"/>
          <w:sz w:val="24"/>
          <w:szCs w:val="24"/>
        </w:rPr>
      </w:pPr>
      <w:r>
        <w:rPr>
          <w:color w:val="000000"/>
          <w:sz w:val="24"/>
          <w:szCs w:val="24"/>
        </w:rPr>
        <w:t>Listado docentes acompañantes</w:t>
      </w:r>
    </w:p>
    <w:p w14:paraId="158CD535" w14:textId="77777777" w:rsidR="000C4D4F" w:rsidRDefault="00EB507A">
      <w:pPr>
        <w:pStyle w:val="Normal1"/>
        <w:numPr>
          <w:ilvl w:val="0"/>
          <w:numId w:val="41"/>
        </w:numPr>
        <w:pBdr>
          <w:top w:val="nil"/>
          <w:left w:val="nil"/>
          <w:bottom w:val="nil"/>
          <w:right w:val="nil"/>
          <w:between w:val="nil"/>
        </w:pBdr>
        <w:spacing w:after="0" w:line="360" w:lineRule="auto"/>
        <w:rPr>
          <w:color w:val="000000"/>
          <w:sz w:val="24"/>
          <w:szCs w:val="24"/>
        </w:rPr>
      </w:pPr>
      <w:r>
        <w:rPr>
          <w:color w:val="000000"/>
          <w:sz w:val="24"/>
          <w:szCs w:val="24"/>
        </w:rPr>
        <w:t>Listado de Apoderados acompañantes.</w:t>
      </w:r>
    </w:p>
    <w:p w14:paraId="56DC10AB" w14:textId="77777777" w:rsidR="000C4D4F" w:rsidRDefault="00EB507A">
      <w:pPr>
        <w:pStyle w:val="Normal1"/>
        <w:numPr>
          <w:ilvl w:val="0"/>
          <w:numId w:val="41"/>
        </w:numPr>
        <w:pBdr>
          <w:top w:val="nil"/>
          <w:left w:val="nil"/>
          <w:bottom w:val="nil"/>
          <w:right w:val="nil"/>
          <w:between w:val="nil"/>
        </w:pBdr>
        <w:spacing w:line="360" w:lineRule="auto"/>
        <w:rPr>
          <w:color w:val="000000"/>
          <w:sz w:val="24"/>
          <w:szCs w:val="24"/>
        </w:rPr>
      </w:pPr>
      <w:r>
        <w:rPr>
          <w:color w:val="000000"/>
          <w:sz w:val="24"/>
          <w:szCs w:val="24"/>
        </w:rPr>
        <w:t>Autorizaciones de Apoderados.</w:t>
      </w:r>
    </w:p>
    <w:p w14:paraId="537855B9" w14:textId="77777777" w:rsidR="000C4D4F" w:rsidRDefault="00EB507A">
      <w:pPr>
        <w:pStyle w:val="Normal1"/>
        <w:pBdr>
          <w:top w:val="nil"/>
          <w:left w:val="nil"/>
          <w:bottom w:val="nil"/>
          <w:right w:val="nil"/>
          <w:between w:val="nil"/>
        </w:pBdr>
        <w:spacing w:after="0" w:line="360" w:lineRule="auto"/>
        <w:ind w:left="720"/>
        <w:rPr>
          <w:b/>
          <w:color w:val="000000"/>
          <w:sz w:val="24"/>
          <w:szCs w:val="24"/>
        </w:rPr>
      </w:pPr>
      <w:r>
        <w:rPr>
          <w:b/>
          <w:color w:val="000000"/>
          <w:sz w:val="24"/>
          <w:szCs w:val="24"/>
        </w:rPr>
        <w:t xml:space="preserve">Escuela de Artes y Cultura Osorno </w:t>
      </w:r>
      <w:r>
        <w:rPr>
          <w:noProof/>
          <w:lang w:val="es-ES"/>
        </w:rPr>
        <w:drawing>
          <wp:anchor distT="0" distB="0" distL="114300" distR="114300" simplePos="0" relativeHeight="251664384" behindDoc="0" locked="0" layoutInCell="1" allowOverlap="1" wp14:anchorId="4A6857D4" wp14:editId="1FFE4984">
            <wp:simplePos x="0" y="0"/>
            <wp:positionH relativeFrom="column">
              <wp:posOffset>-31114</wp:posOffset>
            </wp:positionH>
            <wp:positionV relativeFrom="paragraph">
              <wp:posOffset>262255</wp:posOffset>
            </wp:positionV>
            <wp:extent cx="600075" cy="533400"/>
            <wp:effectExtent l="0" t="0" r="0" b="0"/>
            <wp:wrapSquare wrapText="bothSides" distT="0" distB="0" distL="114300" distR="114300"/>
            <wp:docPr id="1852062724" name="image8.jpg" descr="logo original EACO 2019.jpg"/>
            <wp:cNvGraphicFramePr/>
            <a:graphic xmlns:a="http://schemas.openxmlformats.org/drawingml/2006/main">
              <a:graphicData uri="http://schemas.openxmlformats.org/drawingml/2006/picture">
                <pic:pic xmlns:pic="http://schemas.openxmlformats.org/drawingml/2006/picture">
                  <pic:nvPicPr>
                    <pic:cNvPr id="0" name="image8.jpg" descr="logo original EACO 2019.jpg"/>
                    <pic:cNvPicPr preferRelativeResize="0"/>
                  </pic:nvPicPr>
                  <pic:blipFill>
                    <a:blip r:embed="rId14"/>
                    <a:srcRect/>
                    <a:stretch>
                      <a:fillRect/>
                    </a:stretch>
                  </pic:blipFill>
                  <pic:spPr>
                    <a:xfrm>
                      <a:off x="0" y="0"/>
                      <a:ext cx="600075" cy="533400"/>
                    </a:xfrm>
                    <a:prstGeom prst="rect">
                      <a:avLst/>
                    </a:prstGeom>
                    <a:ln/>
                  </pic:spPr>
                </pic:pic>
              </a:graphicData>
            </a:graphic>
          </wp:anchor>
        </w:drawing>
      </w:r>
    </w:p>
    <w:p w14:paraId="4A7D7FBC" w14:textId="77777777" w:rsidR="000C4D4F" w:rsidRDefault="00EB507A">
      <w:pPr>
        <w:pStyle w:val="Normal1"/>
        <w:pBdr>
          <w:top w:val="nil"/>
          <w:left w:val="nil"/>
          <w:bottom w:val="nil"/>
          <w:right w:val="nil"/>
          <w:between w:val="nil"/>
        </w:pBdr>
        <w:spacing w:line="360" w:lineRule="auto"/>
        <w:ind w:left="2124" w:firstLine="707"/>
        <w:rPr>
          <w:b/>
          <w:color w:val="000000"/>
          <w:sz w:val="24"/>
          <w:szCs w:val="24"/>
          <w:u w:val="single"/>
        </w:rPr>
      </w:pPr>
      <w:r>
        <w:rPr>
          <w:b/>
          <w:color w:val="000000"/>
          <w:sz w:val="24"/>
          <w:szCs w:val="24"/>
          <w:u w:val="single"/>
        </w:rPr>
        <w:lastRenderedPageBreak/>
        <w:t xml:space="preserve">A U T O R I Z A C I </w:t>
      </w:r>
      <w:proofErr w:type="spellStart"/>
      <w:r>
        <w:rPr>
          <w:b/>
          <w:color w:val="000000"/>
          <w:sz w:val="24"/>
          <w:szCs w:val="24"/>
          <w:u w:val="single"/>
        </w:rPr>
        <w:t>Ó</w:t>
      </w:r>
      <w:proofErr w:type="spellEnd"/>
      <w:r>
        <w:rPr>
          <w:b/>
          <w:color w:val="000000"/>
          <w:sz w:val="24"/>
          <w:szCs w:val="24"/>
          <w:u w:val="single"/>
        </w:rPr>
        <w:t xml:space="preserve"> N</w:t>
      </w:r>
    </w:p>
    <w:p w14:paraId="4B9A2DDB" w14:textId="77777777" w:rsidR="000C4D4F" w:rsidRDefault="00EB507A">
      <w:pPr>
        <w:pStyle w:val="Normal1"/>
        <w:pBdr>
          <w:top w:val="nil"/>
          <w:left w:val="nil"/>
          <w:bottom w:val="nil"/>
          <w:right w:val="nil"/>
          <w:between w:val="nil"/>
        </w:pBdr>
        <w:spacing w:after="0" w:line="360" w:lineRule="auto"/>
        <w:rPr>
          <w:color w:val="000000"/>
          <w:sz w:val="24"/>
          <w:szCs w:val="24"/>
        </w:rPr>
      </w:pPr>
      <w:r>
        <w:rPr>
          <w:color w:val="000000"/>
          <w:sz w:val="24"/>
          <w:szCs w:val="24"/>
        </w:rPr>
        <w:t>Estimado Apoderado/a:</w:t>
      </w:r>
    </w:p>
    <w:p w14:paraId="74DE0D3C" w14:textId="77777777" w:rsidR="000C4D4F" w:rsidRDefault="00EB507A">
      <w:pPr>
        <w:pStyle w:val="Normal1"/>
        <w:pBdr>
          <w:top w:val="nil"/>
          <w:left w:val="nil"/>
          <w:bottom w:val="nil"/>
          <w:right w:val="nil"/>
          <w:between w:val="nil"/>
        </w:pBdr>
        <w:spacing w:after="0" w:line="360" w:lineRule="auto"/>
        <w:ind w:left="360"/>
        <w:rPr>
          <w:color w:val="000000"/>
          <w:sz w:val="24"/>
          <w:szCs w:val="24"/>
        </w:rPr>
      </w:pPr>
      <w:r>
        <w:rPr>
          <w:color w:val="000000"/>
          <w:sz w:val="24"/>
          <w:szCs w:val="24"/>
        </w:rPr>
        <w:t>Comunico que su pupilo/a ________________________________ RUT ____________________</w:t>
      </w:r>
    </w:p>
    <w:p w14:paraId="05AEBF78" w14:textId="77777777" w:rsidR="000C4D4F" w:rsidRDefault="00EB507A">
      <w:pPr>
        <w:pStyle w:val="Normal1"/>
        <w:pBdr>
          <w:top w:val="nil"/>
          <w:left w:val="nil"/>
          <w:bottom w:val="nil"/>
          <w:right w:val="nil"/>
          <w:between w:val="nil"/>
        </w:pBdr>
        <w:spacing w:after="0" w:line="360" w:lineRule="auto"/>
        <w:jc w:val="both"/>
        <w:rPr>
          <w:color w:val="000000"/>
          <w:sz w:val="24"/>
          <w:szCs w:val="24"/>
        </w:rPr>
      </w:pPr>
      <w:r>
        <w:rPr>
          <w:color w:val="000000"/>
          <w:sz w:val="24"/>
          <w:szCs w:val="24"/>
        </w:rPr>
        <w:t>El día 00/00/0000 se realizará presentación de XXXXXXXXXXXXXXXXXXXXXXXXXXXXX, al que su pupilo fue invitado a participar.</w:t>
      </w:r>
    </w:p>
    <w:p w14:paraId="1BF41E0F" w14:textId="77777777" w:rsidR="000C4D4F" w:rsidRDefault="00EB507A">
      <w:pPr>
        <w:pStyle w:val="Normal1"/>
        <w:pBdr>
          <w:top w:val="nil"/>
          <w:left w:val="nil"/>
          <w:bottom w:val="nil"/>
          <w:right w:val="nil"/>
          <w:between w:val="nil"/>
        </w:pBdr>
        <w:spacing w:after="0" w:line="360" w:lineRule="auto"/>
        <w:rPr>
          <w:color w:val="000000"/>
          <w:sz w:val="24"/>
          <w:szCs w:val="24"/>
        </w:rPr>
      </w:pPr>
      <w:r>
        <w:rPr>
          <w:b/>
          <w:color w:val="000000"/>
          <w:sz w:val="24"/>
          <w:szCs w:val="24"/>
        </w:rPr>
        <w:t>DIA</w:t>
      </w:r>
      <w:r>
        <w:rPr>
          <w:color w:val="000000"/>
          <w:sz w:val="24"/>
          <w:szCs w:val="24"/>
        </w:rPr>
        <w:tab/>
      </w:r>
      <w:r>
        <w:rPr>
          <w:color w:val="000000"/>
          <w:sz w:val="24"/>
          <w:szCs w:val="24"/>
        </w:rPr>
        <w:tab/>
        <w:t xml:space="preserve">: </w:t>
      </w:r>
    </w:p>
    <w:p w14:paraId="7F31F984" w14:textId="77777777" w:rsidR="000C4D4F" w:rsidRDefault="00EB507A">
      <w:pPr>
        <w:pStyle w:val="Normal1"/>
        <w:pBdr>
          <w:top w:val="nil"/>
          <w:left w:val="nil"/>
          <w:bottom w:val="nil"/>
          <w:right w:val="nil"/>
          <w:between w:val="nil"/>
        </w:pBdr>
        <w:spacing w:after="0" w:line="360" w:lineRule="auto"/>
        <w:rPr>
          <w:color w:val="000000"/>
          <w:sz w:val="24"/>
          <w:szCs w:val="24"/>
        </w:rPr>
      </w:pPr>
      <w:r>
        <w:rPr>
          <w:b/>
          <w:color w:val="000000"/>
          <w:sz w:val="24"/>
          <w:szCs w:val="24"/>
        </w:rPr>
        <w:t>HORA</w:t>
      </w:r>
      <w:r>
        <w:rPr>
          <w:color w:val="000000"/>
          <w:sz w:val="24"/>
          <w:szCs w:val="24"/>
        </w:rPr>
        <w:tab/>
      </w:r>
      <w:r>
        <w:rPr>
          <w:color w:val="000000"/>
          <w:sz w:val="24"/>
          <w:szCs w:val="24"/>
        </w:rPr>
        <w:tab/>
        <w:t>: Desde 00:00 horas hasta 00:00 horas aprox.</w:t>
      </w:r>
    </w:p>
    <w:p w14:paraId="3B3E3583" w14:textId="77777777" w:rsidR="000C4D4F" w:rsidRDefault="00EB507A">
      <w:pPr>
        <w:pStyle w:val="Normal1"/>
        <w:pBdr>
          <w:top w:val="nil"/>
          <w:left w:val="nil"/>
          <w:bottom w:val="nil"/>
          <w:right w:val="nil"/>
          <w:between w:val="nil"/>
        </w:pBdr>
        <w:spacing w:after="0" w:line="360" w:lineRule="auto"/>
        <w:rPr>
          <w:color w:val="000000"/>
          <w:sz w:val="24"/>
          <w:szCs w:val="24"/>
        </w:rPr>
      </w:pPr>
      <w:r>
        <w:rPr>
          <w:b/>
          <w:color w:val="000000"/>
          <w:sz w:val="24"/>
          <w:szCs w:val="24"/>
        </w:rPr>
        <w:t>LUGAR</w:t>
      </w:r>
      <w:r>
        <w:rPr>
          <w:color w:val="000000"/>
          <w:sz w:val="24"/>
          <w:szCs w:val="24"/>
        </w:rPr>
        <w:tab/>
      </w:r>
      <w:r>
        <w:rPr>
          <w:color w:val="000000"/>
          <w:sz w:val="24"/>
          <w:szCs w:val="24"/>
        </w:rPr>
        <w:tab/>
        <w:t xml:space="preserve">: </w:t>
      </w:r>
    </w:p>
    <w:p w14:paraId="5C97C678" w14:textId="77777777" w:rsidR="000C4D4F" w:rsidRDefault="00EB507A">
      <w:pPr>
        <w:pStyle w:val="Normal1"/>
        <w:pBdr>
          <w:top w:val="nil"/>
          <w:left w:val="nil"/>
          <w:bottom w:val="nil"/>
          <w:right w:val="nil"/>
          <w:between w:val="nil"/>
        </w:pBdr>
        <w:spacing w:after="0" w:line="360" w:lineRule="auto"/>
        <w:jc w:val="both"/>
        <w:rPr>
          <w:color w:val="000000"/>
          <w:sz w:val="24"/>
          <w:szCs w:val="24"/>
        </w:rPr>
      </w:pPr>
      <w:r>
        <w:rPr>
          <w:color w:val="000000"/>
          <w:sz w:val="24"/>
          <w:szCs w:val="24"/>
        </w:rPr>
        <w:t xml:space="preserve">Saldrán de la escuela acompañados por </w:t>
      </w:r>
      <w:r>
        <w:rPr>
          <w:b/>
          <w:color w:val="000000"/>
          <w:sz w:val="24"/>
          <w:szCs w:val="24"/>
        </w:rPr>
        <w:t xml:space="preserve">Profesor(a), </w:t>
      </w:r>
      <w:r>
        <w:rPr>
          <w:color w:val="000000"/>
          <w:sz w:val="24"/>
          <w:szCs w:val="24"/>
          <w:highlight w:val="white"/>
        </w:rPr>
        <w:t xml:space="preserve">Al </w:t>
      </w:r>
      <w:r>
        <w:rPr>
          <w:color w:val="000000"/>
          <w:sz w:val="24"/>
          <w:szCs w:val="24"/>
        </w:rPr>
        <w:t>término de la visita los estudiantes regresarán a la escuela donde podrán retirarse a sus respectivos hogares.</w:t>
      </w:r>
    </w:p>
    <w:p w14:paraId="45A5C84E" w14:textId="77777777" w:rsidR="000C4D4F" w:rsidRDefault="00EB507A">
      <w:pPr>
        <w:pStyle w:val="Normal1"/>
        <w:pBdr>
          <w:top w:val="nil"/>
          <w:left w:val="nil"/>
          <w:bottom w:val="nil"/>
          <w:right w:val="nil"/>
          <w:between w:val="nil"/>
        </w:pBdr>
        <w:spacing w:after="0" w:line="360" w:lineRule="auto"/>
        <w:jc w:val="both"/>
        <w:rPr>
          <w:color w:val="000000"/>
          <w:sz w:val="24"/>
          <w:szCs w:val="24"/>
        </w:rPr>
      </w:pPr>
      <w:r>
        <w:rPr>
          <w:color w:val="000000"/>
          <w:sz w:val="24"/>
          <w:szCs w:val="24"/>
        </w:rPr>
        <w:t xml:space="preserve">Además, deben </w:t>
      </w:r>
      <w:r>
        <w:rPr>
          <w:b/>
          <w:color w:val="000000"/>
          <w:sz w:val="24"/>
          <w:szCs w:val="24"/>
        </w:rPr>
        <w:t>venir con el (</w:t>
      </w:r>
      <w:r>
        <w:rPr>
          <w:b/>
          <w:i/>
          <w:color w:val="000000"/>
          <w:sz w:val="24"/>
          <w:szCs w:val="24"/>
        </w:rPr>
        <w:t>uniforme de la escuela o buzo</w:t>
      </w:r>
      <w:r>
        <w:rPr>
          <w:color w:val="000000"/>
          <w:sz w:val="24"/>
          <w:szCs w:val="24"/>
        </w:rPr>
        <w:t xml:space="preserve">) </w:t>
      </w:r>
    </w:p>
    <w:p w14:paraId="04022298" w14:textId="77777777" w:rsidR="000C4D4F" w:rsidRDefault="00EB507A">
      <w:pPr>
        <w:pStyle w:val="Normal1"/>
        <w:pBdr>
          <w:top w:val="nil"/>
          <w:left w:val="nil"/>
          <w:bottom w:val="nil"/>
          <w:right w:val="nil"/>
          <w:between w:val="nil"/>
        </w:pBdr>
        <w:spacing w:after="0" w:line="360" w:lineRule="auto"/>
        <w:rPr>
          <w:color w:val="000000"/>
          <w:sz w:val="24"/>
          <w:szCs w:val="24"/>
        </w:rPr>
      </w:pPr>
      <w:r>
        <w:rPr>
          <w:color w:val="000000"/>
          <w:sz w:val="24"/>
          <w:szCs w:val="24"/>
        </w:rPr>
        <w:t xml:space="preserve">El traslado del alumno se </w:t>
      </w:r>
      <w:proofErr w:type="gramStart"/>
      <w:r>
        <w:rPr>
          <w:color w:val="000000"/>
          <w:sz w:val="24"/>
          <w:szCs w:val="24"/>
        </w:rPr>
        <w:t>realizara</w:t>
      </w:r>
      <w:proofErr w:type="gramEnd"/>
      <w:r>
        <w:rPr>
          <w:color w:val="000000"/>
          <w:sz w:val="24"/>
          <w:szCs w:val="24"/>
        </w:rPr>
        <w:t xml:space="preserve"> en:   </w:t>
      </w:r>
    </w:p>
    <w:p w14:paraId="60F5D4EB" w14:textId="06193869" w:rsidR="000C4D4F" w:rsidRDefault="009558A0">
      <w:pPr>
        <w:pStyle w:val="Normal1"/>
        <w:pBdr>
          <w:top w:val="nil"/>
          <w:left w:val="nil"/>
          <w:bottom w:val="nil"/>
          <w:right w:val="nil"/>
          <w:between w:val="nil"/>
        </w:pBdr>
        <w:spacing w:after="0" w:line="360" w:lineRule="auto"/>
        <w:rPr>
          <w:b/>
          <w:color w:val="000000"/>
          <w:sz w:val="24"/>
          <w:szCs w:val="24"/>
        </w:rPr>
      </w:pPr>
      <w:r>
        <w:rPr>
          <w:noProof/>
        </w:rPr>
        <w:pict w14:anchorId="3873D4FD">
          <v:rect id="_x0000_s1028" style="position:absolute;margin-left:291pt;margin-top:0;width:16.75pt;height:1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" strokeweight="1pt">
            <v:stroke startarrowwidth="narrow" startarrowlength="short" endarrowwidth="narrow" endarrowlength="short" joinstyle="round"/>
            <v:textbox inset="2.53958mm,2.53958mm,2.53958mm,2.53958mm">
              <w:txbxContent>
                <w:p w14:paraId="27671DDA" w14:textId="77777777" w:rsidR="00B66B8E" w:rsidRDefault="00B66B8E">
                  <w:pPr>
                    <w:spacing w:after="0" w:line="240" w:lineRule="auto"/>
                    <w:textDirection w:val="btLr"/>
                  </w:pPr>
                </w:p>
              </w:txbxContent>
            </v:textbox>
          </v:rect>
        </w:pict>
      </w:r>
      <w:r>
        <w:rPr>
          <w:noProof/>
        </w:rPr>
        <w:pict w14:anchorId="0981419C">
          <v:rect id="_x0000_s1027" style="position:absolute;margin-left:33pt;margin-top:0;width:20.5pt;height:1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" strokeweight="1pt">
            <v:stroke startarrowwidth="narrow" startarrowlength="short" endarrowwidth="narrow" endarrowlength="short" joinstyle="round"/>
            <v:textbox inset="2.53958mm,2.53958mm,2.53958mm,2.53958mm">
              <w:txbxContent>
                <w:p w14:paraId="6BE8ACA7" w14:textId="77777777" w:rsidR="00B66B8E" w:rsidRDefault="00B66B8E">
                  <w:pPr>
                    <w:spacing w:after="0" w:line="240" w:lineRule="auto"/>
                    <w:textDirection w:val="btLr"/>
                  </w:pPr>
                </w:p>
              </w:txbxContent>
            </v:textbox>
          </v:rect>
        </w:pict>
      </w:r>
    </w:p>
    <w:p w14:paraId="51F621F2" w14:textId="77777777" w:rsidR="000C4D4F" w:rsidRDefault="00EB507A">
      <w:pPr>
        <w:pStyle w:val="Normal1"/>
        <w:pBdr>
          <w:top w:val="nil"/>
          <w:left w:val="nil"/>
          <w:bottom w:val="nil"/>
          <w:right w:val="nil"/>
          <w:between w:val="nil"/>
        </w:pBdr>
        <w:spacing w:after="0" w:line="360" w:lineRule="auto"/>
        <w:rPr>
          <w:b/>
          <w:color w:val="000000"/>
          <w:sz w:val="24"/>
          <w:szCs w:val="24"/>
        </w:rPr>
      </w:pPr>
      <w:r>
        <w:rPr>
          <w:b/>
          <w:i/>
          <w:color w:val="000000"/>
          <w:sz w:val="24"/>
          <w:szCs w:val="24"/>
        </w:rPr>
        <w:t>SI   AUTORIZO</w:t>
      </w:r>
      <w:r>
        <w:rPr>
          <w:b/>
          <w:i/>
          <w:color w:val="000000"/>
          <w:sz w:val="24"/>
          <w:szCs w:val="24"/>
        </w:rPr>
        <w:tab/>
      </w:r>
      <w:r>
        <w:rPr>
          <w:b/>
          <w:i/>
          <w:color w:val="000000"/>
          <w:sz w:val="24"/>
          <w:szCs w:val="24"/>
        </w:rPr>
        <w:tab/>
      </w:r>
      <w:r>
        <w:rPr>
          <w:b/>
          <w:i/>
          <w:color w:val="000000"/>
          <w:sz w:val="24"/>
          <w:szCs w:val="24"/>
        </w:rPr>
        <w:tab/>
      </w:r>
      <w:r>
        <w:rPr>
          <w:b/>
          <w:i/>
          <w:color w:val="000000"/>
          <w:sz w:val="24"/>
          <w:szCs w:val="24"/>
        </w:rPr>
        <w:tab/>
      </w:r>
      <w:r>
        <w:rPr>
          <w:b/>
          <w:i/>
          <w:color w:val="000000"/>
          <w:sz w:val="24"/>
          <w:szCs w:val="24"/>
        </w:rPr>
        <w:tab/>
      </w:r>
      <w:proofErr w:type="gramStart"/>
      <w:r>
        <w:rPr>
          <w:b/>
          <w:i/>
          <w:color w:val="000000"/>
          <w:sz w:val="24"/>
          <w:szCs w:val="24"/>
        </w:rPr>
        <w:tab/>
        <w:t xml:space="preserve">  NO</w:t>
      </w:r>
      <w:proofErr w:type="gramEnd"/>
      <w:r>
        <w:rPr>
          <w:b/>
          <w:i/>
          <w:color w:val="000000"/>
          <w:sz w:val="24"/>
          <w:szCs w:val="24"/>
        </w:rPr>
        <w:t xml:space="preserve">   AUTORIZO</w:t>
      </w:r>
    </w:p>
    <w:p w14:paraId="6A81344D" w14:textId="77777777" w:rsidR="000C4D4F" w:rsidRDefault="00EB507A">
      <w:pPr>
        <w:pStyle w:val="Normal1"/>
        <w:pBdr>
          <w:top w:val="nil"/>
          <w:left w:val="nil"/>
          <w:bottom w:val="nil"/>
          <w:right w:val="nil"/>
          <w:between w:val="nil"/>
        </w:pBdr>
        <w:spacing w:after="0" w:line="360" w:lineRule="auto"/>
        <w:rPr>
          <w:color w:val="000000"/>
          <w:sz w:val="24"/>
          <w:szCs w:val="24"/>
        </w:rPr>
      </w:pPr>
      <w:r>
        <w:rPr>
          <w:color w:val="000000"/>
          <w:sz w:val="24"/>
          <w:szCs w:val="24"/>
        </w:rPr>
        <w:t>NOMBRE APODERADO(A</w:t>
      </w:r>
      <w:proofErr w:type="gramStart"/>
      <w:r>
        <w:rPr>
          <w:color w:val="000000"/>
          <w:sz w:val="24"/>
          <w:szCs w:val="24"/>
        </w:rPr>
        <w:t>) :</w:t>
      </w:r>
      <w:proofErr w:type="gramEnd"/>
      <w:r>
        <w:rPr>
          <w:color w:val="000000"/>
          <w:sz w:val="24"/>
          <w:szCs w:val="24"/>
        </w:rPr>
        <w:t xml:space="preserve"> _____________________________________ CURSO: ____</w:t>
      </w:r>
    </w:p>
    <w:p w14:paraId="79C063AF" w14:textId="77777777" w:rsidR="000C4D4F" w:rsidRDefault="00EB507A">
      <w:pPr>
        <w:pStyle w:val="Normal1"/>
        <w:pBdr>
          <w:top w:val="nil"/>
          <w:left w:val="nil"/>
          <w:bottom w:val="nil"/>
          <w:right w:val="nil"/>
          <w:between w:val="nil"/>
        </w:pBdr>
        <w:spacing w:after="0" w:line="360" w:lineRule="auto"/>
        <w:rPr>
          <w:color w:val="000000"/>
          <w:sz w:val="24"/>
          <w:szCs w:val="24"/>
        </w:rPr>
      </w:pPr>
      <w:r>
        <w:rPr>
          <w:color w:val="000000"/>
          <w:sz w:val="24"/>
          <w:szCs w:val="24"/>
        </w:rPr>
        <w:t>RUT</w:t>
      </w:r>
      <w:r>
        <w:rPr>
          <w:color w:val="000000"/>
          <w:sz w:val="24"/>
          <w:szCs w:val="24"/>
        </w:rPr>
        <w:tab/>
      </w:r>
      <w:r>
        <w:rPr>
          <w:color w:val="000000"/>
          <w:sz w:val="24"/>
          <w:szCs w:val="24"/>
        </w:rPr>
        <w:tab/>
      </w:r>
      <w:r>
        <w:rPr>
          <w:color w:val="000000"/>
          <w:sz w:val="24"/>
          <w:szCs w:val="24"/>
        </w:rPr>
        <w:tab/>
        <w:t xml:space="preserve">: ______________________________________________________ </w:t>
      </w:r>
    </w:p>
    <w:p w14:paraId="64BD1820" w14:textId="77777777" w:rsidR="000C4D4F" w:rsidRDefault="00EB507A">
      <w:pPr>
        <w:pStyle w:val="Normal1"/>
        <w:pBdr>
          <w:top w:val="nil"/>
          <w:left w:val="nil"/>
          <w:bottom w:val="single" w:sz="12" w:space="1" w:color="000000"/>
          <w:right w:val="nil"/>
          <w:between w:val="nil"/>
        </w:pBdr>
        <w:spacing w:after="0" w:line="360" w:lineRule="auto"/>
        <w:rPr>
          <w:color w:val="000000"/>
          <w:sz w:val="24"/>
          <w:szCs w:val="24"/>
        </w:rPr>
      </w:pPr>
      <w:r>
        <w:rPr>
          <w:color w:val="000000"/>
          <w:sz w:val="24"/>
          <w:szCs w:val="24"/>
        </w:rPr>
        <w:t>FIRMA</w:t>
      </w:r>
      <w:r>
        <w:rPr>
          <w:color w:val="000000"/>
          <w:sz w:val="24"/>
          <w:szCs w:val="24"/>
        </w:rPr>
        <w:tab/>
      </w:r>
      <w:r>
        <w:rPr>
          <w:color w:val="000000"/>
          <w:sz w:val="24"/>
          <w:szCs w:val="24"/>
        </w:rPr>
        <w:tab/>
      </w:r>
      <w:r>
        <w:rPr>
          <w:color w:val="000000"/>
          <w:sz w:val="24"/>
          <w:szCs w:val="24"/>
        </w:rPr>
        <w:tab/>
        <w:t>: ______________________________________________________</w:t>
      </w:r>
    </w:p>
    <w:p w14:paraId="45535EAA" w14:textId="77777777" w:rsidR="000C4D4F" w:rsidRDefault="000C4D4F">
      <w:pPr>
        <w:pStyle w:val="Normal1"/>
        <w:pBdr>
          <w:top w:val="nil"/>
          <w:left w:val="nil"/>
          <w:bottom w:val="nil"/>
          <w:right w:val="nil"/>
          <w:between w:val="nil"/>
        </w:pBdr>
        <w:tabs>
          <w:tab w:val="left" w:pos="0"/>
          <w:tab w:val="left" w:pos="5508"/>
        </w:tabs>
        <w:jc w:val="center"/>
        <w:rPr>
          <w:b/>
          <w:color w:val="000000"/>
          <w:sz w:val="24"/>
          <w:szCs w:val="24"/>
        </w:rPr>
      </w:pPr>
    </w:p>
    <w:p w14:paraId="2A636DD6" w14:textId="77777777" w:rsidR="000C4D4F" w:rsidRDefault="00EB507A">
      <w:pPr>
        <w:pStyle w:val="Normal1"/>
        <w:spacing w:line="360" w:lineRule="auto"/>
        <w:jc w:val="center"/>
        <w:rPr>
          <w:b/>
          <w:smallCaps/>
          <w:sz w:val="24"/>
          <w:szCs w:val="24"/>
        </w:rPr>
      </w:pPr>
      <w:bookmarkStart w:id="2" w:name="_heading=h.av1wnm3v305y" w:colFirst="0" w:colLast="0"/>
      <w:bookmarkEnd w:id="2"/>
      <w:r>
        <w:rPr>
          <w:b/>
          <w:smallCaps/>
          <w:sz w:val="24"/>
          <w:szCs w:val="24"/>
        </w:rPr>
        <w:t>8 PROTOCOLOS DE CONDICIONALIDAD</w:t>
      </w:r>
    </w:p>
    <w:p w14:paraId="4379688F" w14:textId="77777777" w:rsidR="000C4D4F" w:rsidRDefault="00EB507A">
      <w:pPr>
        <w:pStyle w:val="Normal1"/>
        <w:spacing w:line="360" w:lineRule="auto"/>
        <w:jc w:val="center"/>
        <w:rPr>
          <w:b/>
          <w:sz w:val="24"/>
          <w:szCs w:val="24"/>
          <w:u w:val="single"/>
        </w:rPr>
      </w:pPr>
      <w:r>
        <w:rPr>
          <w:b/>
          <w:sz w:val="24"/>
          <w:szCs w:val="24"/>
          <w:u w:val="single"/>
        </w:rPr>
        <w:t>Carta de Condicionalidad de Matricula (Estudiantes)</w:t>
      </w:r>
    </w:p>
    <w:p w14:paraId="23AD0A2C" w14:textId="77777777" w:rsidR="000C4D4F" w:rsidRDefault="00EB507A">
      <w:pPr>
        <w:pStyle w:val="Normal1"/>
        <w:spacing w:line="360" w:lineRule="auto"/>
        <w:ind w:firstLine="708"/>
        <w:rPr>
          <w:sz w:val="24"/>
          <w:szCs w:val="24"/>
        </w:rPr>
      </w:pPr>
      <w:r>
        <w:rPr>
          <w:sz w:val="24"/>
          <w:szCs w:val="24"/>
        </w:rPr>
        <w:t xml:space="preserve">De acuerdo a los Deberes de los estudiantes, en cuanto a sus responsabilidades en mantener una sana convivencia entre los miembros de la Comunidad Educativa y de sus proyecciones e inserción en la vida comunitaria, como también en relación a su asistencia, puntualidad, responsabilidad académica, mantención y cuidado del entorno, relaciones personales, respeto a la vida e integración valórica, lo cual está estipulado en el Manual de Convivencia, el estudiante que incurra en estas faltas más de tres veces y no se logre un cambio en este aspecto, a pesar de los acuerdos y </w:t>
      </w:r>
      <w:r>
        <w:rPr>
          <w:sz w:val="24"/>
          <w:szCs w:val="24"/>
        </w:rPr>
        <w:lastRenderedPageBreak/>
        <w:t xml:space="preserve">entrevistas con apoderados, deberá firmar la condicionalidad de la matrícula. De persistir esta conducta en el siguiente semestre se le cancelará la matricula. </w:t>
      </w:r>
    </w:p>
    <w:p w14:paraId="406BF3C1" w14:textId="77777777" w:rsidR="000C4D4F" w:rsidRDefault="00EB507A">
      <w:pPr>
        <w:pStyle w:val="Normal1"/>
        <w:spacing w:line="360" w:lineRule="auto"/>
        <w:rPr>
          <w:sz w:val="24"/>
          <w:szCs w:val="24"/>
        </w:rPr>
      </w:pPr>
      <w:r>
        <w:rPr>
          <w:sz w:val="24"/>
          <w:szCs w:val="24"/>
        </w:rPr>
        <w:t xml:space="preserve">Por lo anterior y en forma responsable, firmo esta carta de condicionalidad comprometiéndome a cumplir lo establecido en el Manual de Convivencia. </w:t>
      </w:r>
    </w:p>
    <w:p w14:paraId="08730EAE" w14:textId="77777777" w:rsidR="000C4D4F" w:rsidRDefault="00EB507A">
      <w:pPr>
        <w:pStyle w:val="Normal1"/>
        <w:spacing w:line="360" w:lineRule="auto"/>
        <w:rPr>
          <w:sz w:val="24"/>
          <w:szCs w:val="24"/>
        </w:rPr>
      </w:pPr>
      <w:r>
        <w:rPr>
          <w:sz w:val="24"/>
          <w:szCs w:val="24"/>
        </w:rPr>
        <w:t xml:space="preserve">Asumo que la escuela me está otorgando un semestre de plazo para demostrar pleno cumplimiento como estudiante. </w:t>
      </w:r>
    </w:p>
    <w:p w14:paraId="4106DB57" w14:textId="77777777" w:rsidR="000C4D4F" w:rsidRDefault="00EB507A">
      <w:pPr>
        <w:pStyle w:val="Normal1"/>
        <w:spacing w:line="360" w:lineRule="auto"/>
        <w:rPr>
          <w:sz w:val="24"/>
          <w:szCs w:val="24"/>
        </w:rPr>
      </w:pPr>
      <w:r>
        <w:rPr>
          <w:sz w:val="24"/>
          <w:szCs w:val="24"/>
        </w:rPr>
        <w:t>Nombre Estudiante</w:t>
      </w:r>
      <w:r>
        <w:rPr>
          <w:sz w:val="24"/>
          <w:szCs w:val="24"/>
        </w:rPr>
        <w:tab/>
        <w:t>: ________________________________________________</w:t>
      </w:r>
    </w:p>
    <w:p w14:paraId="3F195FF0" w14:textId="77777777" w:rsidR="000C4D4F" w:rsidRDefault="00EB507A">
      <w:pPr>
        <w:pStyle w:val="Normal1"/>
        <w:spacing w:line="360" w:lineRule="auto"/>
        <w:rPr>
          <w:sz w:val="24"/>
          <w:szCs w:val="24"/>
        </w:rPr>
      </w:pPr>
      <w:r>
        <w:rPr>
          <w:sz w:val="24"/>
          <w:szCs w:val="24"/>
        </w:rPr>
        <w:t>Nombre Apoderado</w:t>
      </w:r>
      <w:r>
        <w:rPr>
          <w:sz w:val="24"/>
          <w:szCs w:val="24"/>
        </w:rPr>
        <w:tab/>
        <w:t>: ________________________________________________</w:t>
      </w:r>
    </w:p>
    <w:p w14:paraId="4B825107" w14:textId="77777777" w:rsidR="000C4D4F" w:rsidRDefault="00EB507A">
      <w:pPr>
        <w:pStyle w:val="Normal1"/>
        <w:spacing w:line="360" w:lineRule="auto"/>
        <w:rPr>
          <w:sz w:val="24"/>
          <w:szCs w:val="24"/>
        </w:rPr>
      </w:pPr>
      <w:r>
        <w:rPr>
          <w:sz w:val="24"/>
          <w:szCs w:val="24"/>
        </w:rPr>
        <w:t>Curso</w:t>
      </w:r>
      <w:r>
        <w:rPr>
          <w:sz w:val="24"/>
          <w:szCs w:val="24"/>
        </w:rPr>
        <w:tab/>
      </w:r>
      <w:r>
        <w:rPr>
          <w:sz w:val="24"/>
          <w:szCs w:val="24"/>
        </w:rPr>
        <w:tab/>
      </w:r>
      <w:r>
        <w:rPr>
          <w:sz w:val="24"/>
          <w:szCs w:val="24"/>
        </w:rPr>
        <w:tab/>
        <w:t>: ________________________________________________</w:t>
      </w:r>
    </w:p>
    <w:p w14:paraId="616B6763" w14:textId="77777777" w:rsidR="000C4D4F" w:rsidRDefault="00EB507A">
      <w:pPr>
        <w:pStyle w:val="Normal1"/>
        <w:spacing w:line="360" w:lineRule="auto"/>
        <w:rPr>
          <w:sz w:val="24"/>
          <w:szCs w:val="24"/>
        </w:rPr>
      </w:pPr>
      <w:r>
        <w:rPr>
          <w:sz w:val="24"/>
          <w:szCs w:val="24"/>
        </w:rPr>
        <w:t>Fecha</w:t>
      </w:r>
      <w:r>
        <w:rPr>
          <w:sz w:val="24"/>
          <w:szCs w:val="24"/>
        </w:rPr>
        <w:tab/>
      </w:r>
      <w:r>
        <w:rPr>
          <w:sz w:val="24"/>
          <w:szCs w:val="24"/>
        </w:rPr>
        <w:tab/>
      </w:r>
      <w:r>
        <w:rPr>
          <w:sz w:val="24"/>
          <w:szCs w:val="24"/>
        </w:rPr>
        <w:tab/>
        <w:t>: ________________________________________________</w:t>
      </w:r>
      <w:r>
        <w:rPr>
          <w:sz w:val="24"/>
          <w:szCs w:val="24"/>
        </w:rPr>
        <w:tab/>
      </w:r>
    </w:p>
    <w:tbl>
      <w:tblPr>
        <w:tblStyle w:val="af3"/>
        <w:tblpPr w:leftFromText="141" w:rightFromText="141" w:vertAnchor="text" w:tblpX="582" w:tblpY="348"/>
        <w:tblW w:w="7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9"/>
        <w:gridCol w:w="1275"/>
        <w:gridCol w:w="2944"/>
      </w:tblGrid>
      <w:tr w:rsidR="000C4D4F" w14:paraId="0E806F3B" w14:textId="77777777">
        <w:trPr>
          <w:cantSplit/>
          <w:tblHeader/>
        </w:trPr>
        <w:tc>
          <w:tcPr>
            <w:tcW w:w="3119" w:type="dxa"/>
            <w:tcBorders>
              <w:top w:val="single" w:sz="4" w:space="0" w:color="000000"/>
              <w:left w:val="nil"/>
              <w:bottom w:val="nil"/>
              <w:right w:val="nil"/>
            </w:tcBorders>
          </w:tcPr>
          <w:p w14:paraId="706A25BE" w14:textId="77777777" w:rsidR="000C4D4F" w:rsidRDefault="00EB507A">
            <w:pPr>
              <w:pStyle w:val="Normal1"/>
              <w:spacing w:line="360" w:lineRule="auto"/>
              <w:jc w:val="center"/>
              <w:rPr>
                <w:sz w:val="24"/>
                <w:szCs w:val="24"/>
              </w:rPr>
            </w:pPr>
            <w:r>
              <w:rPr>
                <w:sz w:val="24"/>
                <w:szCs w:val="24"/>
              </w:rPr>
              <w:t>Director/a</w:t>
            </w:r>
          </w:p>
        </w:tc>
        <w:tc>
          <w:tcPr>
            <w:tcW w:w="1275" w:type="dxa"/>
            <w:tcBorders>
              <w:top w:val="nil"/>
              <w:left w:val="nil"/>
              <w:bottom w:val="nil"/>
              <w:right w:val="nil"/>
            </w:tcBorders>
          </w:tcPr>
          <w:p w14:paraId="3336CFA1" w14:textId="77777777" w:rsidR="000C4D4F" w:rsidRDefault="000C4D4F">
            <w:pPr>
              <w:pStyle w:val="Normal1"/>
              <w:spacing w:line="360" w:lineRule="auto"/>
              <w:jc w:val="center"/>
              <w:rPr>
                <w:sz w:val="24"/>
                <w:szCs w:val="24"/>
              </w:rPr>
            </w:pPr>
          </w:p>
        </w:tc>
        <w:tc>
          <w:tcPr>
            <w:tcW w:w="2944" w:type="dxa"/>
            <w:tcBorders>
              <w:top w:val="single" w:sz="4" w:space="0" w:color="000000"/>
              <w:left w:val="nil"/>
              <w:bottom w:val="nil"/>
              <w:right w:val="nil"/>
            </w:tcBorders>
          </w:tcPr>
          <w:p w14:paraId="58C812A7" w14:textId="77777777" w:rsidR="000C4D4F" w:rsidRDefault="00EB507A">
            <w:pPr>
              <w:pStyle w:val="Normal1"/>
              <w:spacing w:line="360" w:lineRule="auto"/>
              <w:jc w:val="center"/>
              <w:rPr>
                <w:sz w:val="24"/>
                <w:szCs w:val="24"/>
              </w:rPr>
            </w:pPr>
            <w:proofErr w:type="spellStart"/>
            <w:r>
              <w:rPr>
                <w:sz w:val="24"/>
                <w:szCs w:val="24"/>
              </w:rPr>
              <w:t>Firma</w:t>
            </w:r>
            <w:proofErr w:type="spellEnd"/>
            <w:r>
              <w:rPr>
                <w:sz w:val="24"/>
                <w:szCs w:val="24"/>
              </w:rPr>
              <w:t xml:space="preserve"> </w:t>
            </w:r>
            <w:proofErr w:type="spellStart"/>
            <w:r>
              <w:rPr>
                <w:sz w:val="24"/>
                <w:szCs w:val="24"/>
              </w:rPr>
              <w:t>Apoderado</w:t>
            </w:r>
            <w:proofErr w:type="spellEnd"/>
          </w:p>
        </w:tc>
      </w:tr>
    </w:tbl>
    <w:p w14:paraId="7037E6C0" w14:textId="77777777" w:rsidR="000C4D4F" w:rsidRDefault="000C4D4F">
      <w:pPr>
        <w:pStyle w:val="Normal1"/>
        <w:spacing w:line="360" w:lineRule="auto"/>
        <w:rPr>
          <w:sz w:val="24"/>
          <w:szCs w:val="24"/>
        </w:rPr>
      </w:pPr>
    </w:p>
    <w:p w14:paraId="2B9C360F" w14:textId="77777777" w:rsidR="000C4D4F" w:rsidRDefault="00EB507A">
      <w:pPr>
        <w:pStyle w:val="Normal1"/>
        <w:spacing w:line="360" w:lineRule="auto"/>
        <w:rPr>
          <w:sz w:val="24"/>
          <w:szCs w:val="24"/>
        </w:rPr>
      </w:pPr>
      <w:r>
        <w:rPr>
          <w:sz w:val="24"/>
          <w:szCs w:val="24"/>
        </w:rPr>
        <w:tab/>
      </w:r>
    </w:p>
    <w:p w14:paraId="22D29CEA" w14:textId="77777777" w:rsidR="000C4D4F" w:rsidRDefault="000C4D4F">
      <w:pPr>
        <w:pStyle w:val="Normal1"/>
        <w:spacing w:line="360" w:lineRule="auto"/>
        <w:rPr>
          <w:sz w:val="24"/>
          <w:szCs w:val="24"/>
        </w:rPr>
      </w:pPr>
    </w:p>
    <w:tbl>
      <w:tblPr>
        <w:tblStyle w:val="af4"/>
        <w:tblW w:w="6344" w:type="dxa"/>
        <w:tblInd w:w="2268" w:type="dxa"/>
        <w:tblBorders>
          <w:top w:val="nil"/>
          <w:left w:val="nil"/>
          <w:bottom w:val="nil"/>
          <w:right w:val="nil"/>
          <w:insideH w:val="nil"/>
          <w:insideV w:val="nil"/>
        </w:tblBorders>
        <w:tblLayout w:type="fixed"/>
        <w:tblLook w:val="0400" w:firstRow="0" w:lastRow="0" w:firstColumn="0" w:lastColumn="0" w:noHBand="0" w:noVBand="1"/>
      </w:tblPr>
      <w:tblGrid>
        <w:gridCol w:w="2490"/>
        <w:gridCol w:w="1094"/>
        <w:gridCol w:w="2760"/>
      </w:tblGrid>
      <w:tr w:rsidR="000C4D4F" w14:paraId="2AB9FD72" w14:textId="77777777">
        <w:trPr>
          <w:cantSplit/>
          <w:tblHeader/>
        </w:trPr>
        <w:tc>
          <w:tcPr>
            <w:tcW w:w="2490" w:type="dxa"/>
            <w:tcBorders>
              <w:top w:val="single" w:sz="4" w:space="0" w:color="000000"/>
            </w:tcBorders>
          </w:tcPr>
          <w:p w14:paraId="04DA9115" w14:textId="77777777" w:rsidR="000C4D4F" w:rsidRDefault="00EB507A">
            <w:pPr>
              <w:pStyle w:val="Normal1"/>
              <w:spacing w:line="360" w:lineRule="auto"/>
              <w:jc w:val="center"/>
              <w:rPr>
                <w:sz w:val="24"/>
                <w:szCs w:val="24"/>
              </w:rPr>
            </w:pPr>
            <w:proofErr w:type="spellStart"/>
            <w:r>
              <w:rPr>
                <w:sz w:val="24"/>
                <w:szCs w:val="24"/>
              </w:rPr>
              <w:t>Profesora</w:t>
            </w:r>
            <w:proofErr w:type="spellEnd"/>
            <w:r>
              <w:rPr>
                <w:sz w:val="24"/>
                <w:szCs w:val="24"/>
              </w:rPr>
              <w:t xml:space="preserve"> Jefe</w:t>
            </w:r>
          </w:p>
        </w:tc>
        <w:tc>
          <w:tcPr>
            <w:tcW w:w="1094" w:type="dxa"/>
            <w:tcBorders>
              <w:left w:val="nil"/>
            </w:tcBorders>
          </w:tcPr>
          <w:p w14:paraId="4FFC7E76" w14:textId="77777777" w:rsidR="000C4D4F" w:rsidRDefault="000C4D4F">
            <w:pPr>
              <w:pStyle w:val="Normal1"/>
              <w:spacing w:line="360" w:lineRule="auto"/>
              <w:rPr>
                <w:sz w:val="24"/>
                <w:szCs w:val="24"/>
              </w:rPr>
            </w:pPr>
          </w:p>
        </w:tc>
        <w:tc>
          <w:tcPr>
            <w:tcW w:w="2760" w:type="dxa"/>
            <w:tcBorders>
              <w:top w:val="single" w:sz="4" w:space="0" w:color="000000"/>
            </w:tcBorders>
          </w:tcPr>
          <w:p w14:paraId="248C58AC" w14:textId="77777777" w:rsidR="000C4D4F" w:rsidRDefault="00EB507A">
            <w:pPr>
              <w:pStyle w:val="Normal1"/>
              <w:spacing w:line="360" w:lineRule="auto"/>
              <w:jc w:val="center"/>
              <w:rPr>
                <w:sz w:val="24"/>
                <w:szCs w:val="24"/>
              </w:rPr>
            </w:pPr>
            <w:r>
              <w:rPr>
                <w:sz w:val="24"/>
                <w:szCs w:val="24"/>
              </w:rPr>
              <w:t>Inspector General</w:t>
            </w:r>
          </w:p>
          <w:p w14:paraId="3732963A" w14:textId="77777777" w:rsidR="000C4D4F" w:rsidRDefault="000C4D4F">
            <w:pPr>
              <w:pStyle w:val="Normal1"/>
              <w:spacing w:line="360" w:lineRule="auto"/>
              <w:rPr>
                <w:sz w:val="24"/>
                <w:szCs w:val="24"/>
              </w:rPr>
            </w:pPr>
          </w:p>
        </w:tc>
      </w:tr>
    </w:tbl>
    <w:p w14:paraId="3C3CD81B" w14:textId="77777777" w:rsidR="000C4D4F" w:rsidRDefault="00EB507A">
      <w:pPr>
        <w:pStyle w:val="Normal1"/>
        <w:spacing w:line="360" w:lineRule="auto"/>
        <w:rPr>
          <w:sz w:val="24"/>
          <w:szCs w:val="24"/>
        </w:rPr>
      </w:pPr>
      <w:r>
        <w:rPr>
          <w:sz w:val="24"/>
          <w:szCs w:val="24"/>
        </w:rPr>
        <w:tab/>
      </w:r>
      <w:r>
        <w:rPr>
          <w:sz w:val="24"/>
          <w:szCs w:val="24"/>
        </w:rPr>
        <w:tab/>
      </w:r>
    </w:p>
    <w:p w14:paraId="053B478C" w14:textId="77777777" w:rsidR="000C4D4F" w:rsidRDefault="000C4D4F">
      <w:pPr>
        <w:pStyle w:val="Normal1"/>
        <w:pBdr>
          <w:top w:val="nil"/>
          <w:left w:val="nil"/>
          <w:bottom w:val="nil"/>
          <w:right w:val="nil"/>
          <w:between w:val="nil"/>
        </w:pBdr>
        <w:tabs>
          <w:tab w:val="left" w:pos="0"/>
          <w:tab w:val="left" w:pos="5508"/>
        </w:tabs>
        <w:spacing w:after="0"/>
        <w:jc w:val="center"/>
        <w:rPr>
          <w:b/>
          <w:color w:val="000000"/>
          <w:sz w:val="28"/>
          <w:szCs w:val="28"/>
        </w:rPr>
      </w:pPr>
    </w:p>
    <w:p w14:paraId="4E348121" w14:textId="77777777" w:rsidR="000C4D4F" w:rsidRDefault="00EB507A">
      <w:pPr>
        <w:pStyle w:val="Normal1"/>
        <w:pBdr>
          <w:top w:val="nil"/>
          <w:left w:val="nil"/>
          <w:bottom w:val="nil"/>
          <w:right w:val="nil"/>
          <w:between w:val="nil"/>
        </w:pBdr>
        <w:tabs>
          <w:tab w:val="left" w:pos="0"/>
          <w:tab w:val="left" w:pos="5508"/>
        </w:tabs>
        <w:spacing w:after="0"/>
        <w:jc w:val="center"/>
        <w:rPr>
          <w:b/>
          <w:color w:val="000000"/>
          <w:sz w:val="28"/>
          <w:szCs w:val="28"/>
        </w:rPr>
      </w:pPr>
      <w:r>
        <w:rPr>
          <w:b/>
          <w:color w:val="000000"/>
          <w:sz w:val="28"/>
          <w:szCs w:val="28"/>
        </w:rPr>
        <w:t>9 CANCELACIÓN DE MATRÍCULA Y/O EXPULSIÓN</w:t>
      </w:r>
    </w:p>
    <w:p w14:paraId="4F4A9C77"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7C615406"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Es aplicable en casos de especial gravedad, debidamente fundamentados y con pleno respeto al principio del debido proceso establecido en las normas respectivas o bien desde la gravedad de la falta.</w:t>
      </w:r>
    </w:p>
    <w:p w14:paraId="3CE15F5E"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2D147649"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Se citara por el Director al alumno con su apoderado para la debida Notificación </w:t>
      </w:r>
      <w:proofErr w:type="gramStart"/>
      <w:r>
        <w:rPr>
          <w:color w:val="000000"/>
          <w:sz w:val="24"/>
          <w:szCs w:val="24"/>
        </w:rPr>
        <w:t>de  la</w:t>
      </w:r>
      <w:proofErr w:type="gramEnd"/>
      <w:r>
        <w:rPr>
          <w:color w:val="000000"/>
          <w:sz w:val="24"/>
          <w:szCs w:val="24"/>
        </w:rPr>
        <w:t xml:space="preserve"> medida adoptada,  (tramitación que no debe superar el plazo de 24 horas de tomado la decisión) procedimiento que  constará por escrito (citación).</w:t>
      </w:r>
    </w:p>
    <w:p w14:paraId="050A9FE5"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03A4D1B6"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En la citación al alumno y  apoderado donde se le presentaran todos los antecedentes los cuales dan inicio a esta medida esta resolución señalará taxativamente las razones o cargos concretos que motivan la medida, quedando registrado en Acta de Atención, el alumno/a podrá ser suspendido de acuerdo a lo estipulado en el presente reglamento, lo cual igual será informado en esta instancia quedando estipulado los trabajos y material de apoyo para el desarrollo durante la suspensión, si existen evaluaciones durante estos días se deben </w:t>
      </w:r>
      <w:proofErr w:type="spellStart"/>
      <w:r>
        <w:rPr>
          <w:color w:val="000000"/>
          <w:sz w:val="24"/>
          <w:szCs w:val="24"/>
        </w:rPr>
        <w:t>re-agendar</w:t>
      </w:r>
      <w:proofErr w:type="spellEnd"/>
      <w:r>
        <w:rPr>
          <w:color w:val="000000"/>
          <w:sz w:val="24"/>
          <w:szCs w:val="24"/>
        </w:rPr>
        <w:t xml:space="preserve"> y/</w:t>
      </w:r>
      <w:proofErr w:type="spellStart"/>
      <w:r>
        <w:rPr>
          <w:color w:val="000000"/>
          <w:sz w:val="24"/>
          <w:szCs w:val="24"/>
        </w:rPr>
        <w:t>o</w:t>
      </w:r>
      <w:proofErr w:type="spellEnd"/>
      <w:r>
        <w:rPr>
          <w:color w:val="000000"/>
          <w:sz w:val="24"/>
          <w:szCs w:val="24"/>
        </w:rPr>
        <w:t xml:space="preserve"> otorgar horarios y condiciones en las cuales el menor realizara esta  evaluaciones.</w:t>
      </w:r>
    </w:p>
    <w:p w14:paraId="650DEB76"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El estudiante notificado y/o su padre, madre o apoderado, podrán </w:t>
      </w:r>
      <w:r>
        <w:rPr>
          <w:b/>
          <w:color w:val="000000"/>
          <w:sz w:val="24"/>
          <w:szCs w:val="24"/>
        </w:rPr>
        <w:t xml:space="preserve">pedir la reconsideración de la medida dentro de los quince días </w:t>
      </w:r>
      <w:proofErr w:type="gramStart"/>
      <w:r>
        <w:rPr>
          <w:b/>
          <w:color w:val="000000"/>
          <w:sz w:val="24"/>
          <w:szCs w:val="24"/>
        </w:rPr>
        <w:t>hábiles  de</w:t>
      </w:r>
      <w:proofErr w:type="gramEnd"/>
      <w:r>
        <w:rPr>
          <w:b/>
          <w:color w:val="000000"/>
          <w:sz w:val="24"/>
          <w:szCs w:val="24"/>
        </w:rPr>
        <w:t xml:space="preserve"> su notificación</w:t>
      </w:r>
      <w:r>
        <w:rPr>
          <w:color w:val="000000"/>
          <w:sz w:val="24"/>
          <w:szCs w:val="24"/>
        </w:rPr>
        <w:t>, ante el Director del establecimiento.</w:t>
      </w:r>
    </w:p>
    <w:p w14:paraId="620EFE7C"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b/>
          <w:color w:val="000000"/>
          <w:sz w:val="24"/>
          <w:szCs w:val="24"/>
        </w:rPr>
        <w:t xml:space="preserve">Una vez notificada la </w:t>
      </w:r>
      <w:proofErr w:type="gramStart"/>
      <w:r>
        <w:rPr>
          <w:b/>
          <w:color w:val="000000"/>
          <w:sz w:val="24"/>
          <w:szCs w:val="24"/>
        </w:rPr>
        <w:t>medida  al</w:t>
      </w:r>
      <w:proofErr w:type="gramEnd"/>
      <w:r>
        <w:rPr>
          <w:b/>
          <w:color w:val="000000"/>
          <w:sz w:val="24"/>
          <w:szCs w:val="24"/>
        </w:rPr>
        <w:t xml:space="preserve"> alumno y Apoderado, </w:t>
      </w:r>
      <w:r>
        <w:rPr>
          <w:color w:val="000000"/>
          <w:sz w:val="24"/>
          <w:szCs w:val="24"/>
        </w:rPr>
        <w:t>el Director presentara al Consejo de Profesores el caso,  quienes una vez informados de la situación,  se pronunciaran sobre el tema, comunicando por medio de votación si procede la cancelación de matrícula información que debe constar en  acta por escrito, la que será remitida al director a quien le compete la decisión final.</w:t>
      </w:r>
    </w:p>
    <w:p w14:paraId="7445B51C"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3141D9C0" w14:textId="77777777" w:rsidR="000C4D4F" w:rsidRDefault="00EB507A">
      <w:pPr>
        <w:pStyle w:val="Normal1"/>
        <w:pBdr>
          <w:top w:val="nil"/>
          <w:left w:val="nil"/>
          <w:bottom w:val="nil"/>
          <w:right w:val="nil"/>
          <w:between w:val="nil"/>
        </w:pBdr>
        <w:tabs>
          <w:tab w:val="left" w:pos="0"/>
          <w:tab w:val="left" w:pos="5508"/>
        </w:tabs>
        <w:spacing w:after="0"/>
        <w:jc w:val="both"/>
        <w:rPr>
          <w:b/>
          <w:color w:val="000000"/>
          <w:sz w:val="24"/>
          <w:szCs w:val="24"/>
        </w:rPr>
      </w:pPr>
      <w:r>
        <w:rPr>
          <w:b/>
          <w:color w:val="000000"/>
          <w:sz w:val="24"/>
          <w:szCs w:val="24"/>
        </w:rPr>
        <w:t xml:space="preserve">SE </w:t>
      </w:r>
      <w:proofErr w:type="gramStart"/>
      <w:r>
        <w:rPr>
          <w:b/>
          <w:color w:val="000000"/>
          <w:sz w:val="24"/>
          <w:szCs w:val="24"/>
        </w:rPr>
        <w:t>PRESENTARAN</w:t>
      </w:r>
      <w:proofErr w:type="gramEnd"/>
      <w:r>
        <w:rPr>
          <w:b/>
          <w:color w:val="000000"/>
          <w:sz w:val="24"/>
          <w:szCs w:val="24"/>
        </w:rPr>
        <w:t xml:space="preserve"> AL CONSEJO DE PROFESORES LOS SIGUIENTES DOCUMENTOS:</w:t>
      </w:r>
    </w:p>
    <w:p w14:paraId="464B67DA" w14:textId="77777777" w:rsidR="000C4D4F" w:rsidRDefault="000C4D4F">
      <w:pPr>
        <w:pStyle w:val="Normal1"/>
        <w:pBdr>
          <w:top w:val="nil"/>
          <w:left w:val="nil"/>
          <w:bottom w:val="nil"/>
          <w:right w:val="nil"/>
          <w:between w:val="nil"/>
        </w:pBdr>
        <w:tabs>
          <w:tab w:val="left" w:pos="0"/>
          <w:tab w:val="left" w:pos="5508"/>
        </w:tabs>
        <w:spacing w:after="0"/>
        <w:jc w:val="both"/>
        <w:rPr>
          <w:b/>
          <w:color w:val="000000"/>
          <w:sz w:val="24"/>
          <w:szCs w:val="24"/>
        </w:rPr>
      </w:pPr>
    </w:p>
    <w:p w14:paraId="55DBEC83"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1) Informe fundamentado del profesor jefe y/o docente de aula según corresponda.</w:t>
      </w:r>
    </w:p>
    <w:p w14:paraId="710D4104"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2) Hoja de vida del menor.</w:t>
      </w:r>
    </w:p>
    <w:p w14:paraId="24843815"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3) Plan de intervención realizado al alumno.</w:t>
      </w:r>
    </w:p>
    <w:p w14:paraId="7F683A64"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4) Informe del Encargado de Convivencia Escolar.</w:t>
      </w:r>
    </w:p>
    <w:p w14:paraId="5C951A71"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5) Todos </w:t>
      </w:r>
      <w:proofErr w:type="gramStart"/>
      <w:r>
        <w:rPr>
          <w:color w:val="000000"/>
          <w:sz w:val="24"/>
          <w:szCs w:val="24"/>
        </w:rPr>
        <w:t>los  antecedentes</w:t>
      </w:r>
      <w:proofErr w:type="gramEnd"/>
      <w:r>
        <w:rPr>
          <w:color w:val="000000"/>
          <w:sz w:val="24"/>
          <w:szCs w:val="24"/>
        </w:rPr>
        <w:t xml:space="preserve"> que acredite motivo de la aplicación de la Sanción. </w:t>
      </w:r>
    </w:p>
    <w:p w14:paraId="5F2454AA"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6) Informe Psicológico del menor </w:t>
      </w:r>
    </w:p>
    <w:p w14:paraId="0FD0E204"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5B7B6847"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El Consejo de Profesores deberá constituirse en un plazo no superior a </w:t>
      </w:r>
      <w:r>
        <w:rPr>
          <w:b/>
          <w:color w:val="000000"/>
          <w:sz w:val="24"/>
          <w:szCs w:val="24"/>
        </w:rPr>
        <w:t xml:space="preserve">72 horas </w:t>
      </w:r>
      <w:r>
        <w:rPr>
          <w:color w:val="000000"/>
          <w:sz w:val="24"/>
          <w:szCs w:val="24"/>
        </w:rPr>
        <w:t xml:space="preserve">una vez </w:t>
      </w:r>
      <w:proofErr w:type="gramStart"/>
      <w:r>
        <w:rPr>
          <w:color w:val="000000"/>
          <w:sz w:val="24"/>
          <w:szCs w:val="24"/>
        </w:rPr>
        <w:t>notificados  los</w:t>
      </w:r>
      <w:proofErr w:type="gramEnd"/>
      <w:r>
        <w:rPr>
          <w:color w:val="000000"/>
          <w:sz w:val="24"/>
          <w:szCs w:val="24"/>
        </w:rPr>
        <w:t xml:space="preserve"> hechos. El acuerdo anterior será refrendado con la firma de a lo menos del 60% de los integrantes de dicho consejo. </w:t>
      </w:r>
    </w:p>
    <w:p w14:paraId="285C47CF"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La Dirección del establecimiento, reafirma o rechaza los descargos por parte del alumno o apoderado. En caso de reafirmar la medida se citará al apoderado para </w:t>
      </w:r>
      <w:r>
        <w:rPr>
          <w:color w:val="000000"/>
          <w:sz w:val="24"/>
          <w:szCs w:val="24"/>
        </w:rPr>
        <w:lastRenderedPageBreak/>
        <w:t>comunicarle en forma escrita la aplicación e informar lo aportado por el consejo de profesores.</w:t>
      </w:r>
    </w:p>
    <w:p w14:paraId="773B85C5"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                Finalmente, cuando se haya aplicado la medida de expulsión o cancelación de matrícula, el director deberá informar al D.A.E.M., a la Unidad de Fiscalizaciones, adjuntando el expediente completo para su revisión plazo que no puede exceder el </w:t>
      </w:r>
      <w:r>
        <w:rPr>
          <w:b/>
          <w:color w:val="000000"/>
          <w:sz w:val="24"/>
          <w:szCs w:val="24"/>
        </w:rPr>
        <w:t>tercer día hábil</w:t>
      </w:r>
      <w:r>
        <w:rPr>
          <w:color w:val="000000"/>
          <w:sz w:val="24"/>
          <w:szCs w:val="24"/>
        </w:rPr>
        <w:t xml:space="preserve"> posterior a la aplicación de la medida para su posterior derivación a </w:t>
      </w:r>
      <w:proofErr w:type="gramStart"/>
      <w:r>
        <w:rPr>
          <w:color w:val="000000"/>
          <w:sz w:val="24"/>
          <w:szCs w:val="24"/>
        </w:rPr>
        <w:t>Superintendencia  de</w:t>
      </w:r>
      <w:proofErr w:type="gramEnd"/>
      <w:r>
        <w:rPr>
          <w:color w:val="000000"/>
          <w:sz w:val="24"/>
          <w:szCs w:val="24"/>
        </w:rPr>
        <w:t xml:space="preserve"> Educación.</w:t>
      </w:r>
    </w:p>
    <w:p w14:paraId="4187D1E6"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128C3DCC"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b/>
          <w:color w:val="000000"/>
          <w:sz w:val="24"/>
          <w:szCs w:val="24"/>
        </w:rPr>
      </w:pPr>
      <w:proofErr w:type="gramStart"/>
      <w:r>
        <w:rPr>
          <w:b/>
          <w:color w:val="000000"/>
          <w:sz w:val="24"/>
          <w:szCs w:val="24"/>
        </w:rPr>
        <w:t>PUNTOS A CONSIDERAR</w:t>
      </w:r>
      <w:proofErr w:type="gramEnd"/>
      <w:r>
        <w:rPr>
          <w:b/>
          <w:color w:val="000000"/>
          <w:sz w:val="24"/>
          <w:szCs w:val="24"/>
        </w:rPr>
        <w:t xml:space="preserve">: </w:t>
      </w:r>
    </w:p>
    <w:p w14:paraId="292B7B66"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i/>
          <w:color w:val="000000"/>
          <w:sz w:val="24"/>
          <w:szCs w:val="24"/>
        </w:rPr>
      </w:pPr>
      <w:r>
        <w:rPr>
          <w:b/>
          <w:i/>
          <w:color w:val="000000"/>
          <w:sz w:val="24"/>
          <w:szCs w:val="24"/>
        </w:rPr>
        <w:t>•</w:t>
      </w:r>
      <w:r>
        <w:rPr>
          <w:i/>
          <w:color w:val="000000"/>
          <w:sz w:val="24"/>
          <w:szCs w:val="24"/>
        </w:rPr>
        <w:t xml:space="preserve">La presentación al consejo de Profesores, </w:t>
      </w:r>
      <w:r>
        <w:rPr>
          <w:b/>
          <w:i/>
          <w:color w:val="000000"/>
          <w:sz w:val="24"/>
          <w:szCs w:val="24"/>
        </w:rPr>
        <w:t>el cual tendrá un carácter de consultivo</w:t>
      </w:r>
      <w:r>
        <w:rPr>
          <w:i/>
          <w:color w:val="000000"/>
          <w:sz w:val="24"/>
          <w:szCs w:val="24"/>
        </w:rPr>
        <w:t>, y el resolutivo será de exclusiva responsabilidad y competencia de la Dirección del establecimiento.</w:t>
      </w:r>
    </w:p>
    <w:p w14:paraId="0429CC0E"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i/>
          <w:color w:val="000000"/>
          <w:sz w:val="24"/>
          <w:szCs w:val="24"/>
        </w:rPr>
      </w:pPr>
      <w:r>
        <w:rPr>
          <w:i/>
          <w:color w:val="000000"/>
          <w:sz w:val="24"/>
          <w:szCs w:val="24"/>
        </w:rPr>
        <w:t>• Sólo podrá ser aplicada cuando no ha sido posible corregir la conducta problema por otros medios.</w:t>
      </w:r>
    </w:p>
    <w:p w14:paraId="5285D9F3"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i/>
          <w:color w:val="000000"/>
          <w:sz w:val="24"/>
          <w:szCs w:val="24"/>
        </w:rPr>
      </w:pPr>
      <w:r>
        <w:rPr>
          <w:i/>
          <w:color w:val="000000"/>
          <w:sz w:val="24"/>
          <w:szCs w:val="24"/>
        </w:rPr>
        <w:t>•Sólo se justifica cuando no se dispone de los medios adecuados para proporcionar al alumno la ayuda que necesita o cuando la permanencia del alumno en la escuela perjudique seriamente la formación o integridad física y psicológica de sus compañeros o de cualquier otro miembro de la comunidad educativa.</w:t>
      </w:r>
    </w:p>
    <w:p w14:paraId="74072733"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i/>
          <w:color w:val="000000"/>
          <w:sz w:val="24"/>
          <w:szCs w:val="24"/>
        </w:rPr>
      </w:pPr>
      <w:r>
        <w:rPr>
          <w:i/>
          <w:color w:val="000000"/>
          <w:sz w:val="24"/>
          <w:szCs w:val="24"/>
        </w:rPr>
        <w:t>• Estar expresamente señalada su causal y condiciones en el reglamento interno el que debe haber sido conocido y aceptado por la familia al matricular a su hijo.</w:t>
      </w:r>
    </w:p>
    <w:p w14:paraId="5177CD42"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i/>
          <w:color w:val="000000"/>
          <w:sz w:val="24"/>
          <w:szCs w:val="24"/>
        </w:rPr>
      </w:pPr>
      <w:r>
        <w:rPr>
          <w:i/>
          <w:color w:val="000000"/>
          <w:sz w:val="24"/>
          <w:szCs w:val="24"/>
        </w:rPr>
        <w:t>•Basarse en razones fundadas, procedimientos transparentes y criterios no discriminatorios.</w:t>
      </w:r>
    </w:p>
    <w:p w14:paraId="7C0A2F05"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i/>
          <w:color w:val="000000"/>
          <w:sz w:val="24"/>
          <w:szCs w:val="24"/>
        </w:rPr>
      </w:pPr>
      <w:r>
        <w:rPr>
          <w:i/>
          <w:color w:val="000000"/>
          <w:sz w:val="24"/>
          <w:szCs w:val="24"/>
        </w:rPr>
        <w:t>• Haber sido informada con anticipación a la familia y al alumno, en un procedimiento que les permite hacer descargos y con una instancia de revisión de los antecedentes al interior de la comunidad escolar.</w:t>
      </w:r>
    </w:p>
    <w:p w14:paraId="2DBACF0D" w14:textId="77777777" w:rsidR="000C4D4F" w:rsidRDefault="00EB507A">
      <w:pPr>
        <w:pStyle w:val="Normal1"/>
        <w:pBdr>
          <w:top w:val="nil"/>
          <w:left w:val="nil"/>
          <w:bottom w:val="nil"/>
          <w:right w:val="nil"/>
          <w:between w:val="nil"/>
        </w:pBdr>
        <w:tabs>
          <w:tab w:val="left" w:pos="0"/>
          <w:tab w:val="left" w:pos="5508"/>
        </w:tabs>
        <w:spacing w:after="0"/>
        <w:jc w:val="center"/>
        <w:rPr>
          <w:b/>
          <w:color w:val="000000"/>
          <w:sz w:val="28"/>
          <w:szCs w:val="28"/>
        </w:rPr>
      </w:pPr>
      <w:r>
        <w:rPr>
          <w:b/>
          <w:color w:val="000000"/>
          <w:sz w:val="28"/>
          <w:szCs w:val="28"/>
        </w:rPr>
        <w:t>MEDIDAS EXPECIONALES</w:t>
      </w:r>
    </w:p>
    <w:p w14:paraId="72A5DF7D"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607BC056"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Medidas como reducción de jornada escolar, separación temporal de las actividades pedagógicas durante la jornada educativa o asistencia a solo rendiré evaluaciones, se podrán aplicar excepcionalmente si existe un peligro real para la integridad física o psicológica de algún miembro de la comunidad educativa.</w:t>
      </w:r>
    </w:p>
    <w:p w14:paraId="068E7BE3"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2333625F"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lastRenderedPageBreak/>
        <w:t xml:space="preserve">Dichas medidas deberán encontrarse justificadas y debidamente acreditadas por el establecimiento educacional, antes de su adopción debiendo comunicarse a estudiantes y a sus padres, madres o apoderado, señalando por escrito las razones por las cuales son adecuadas para el caso e informando las medidas de apoyo pedagógico y/o psicosocial que se adoptaran. </w:t>
      </w:r>
    </w:p>
    <w:p w14:paraId="0551A51E" w14:textId="77777777" w:rsidR="000C4D4F" w:rsidRDefault="000C4D4F">
      <w:pPr>
        <w:pStyle w:val="Normal1"/>
        <w:pBdr>
          <w:top w:val="nil"/>
          <w:left w:val="nil"/>
          <w:bottom w:val="nil"/>
          <w:right w:val="nil"/>
          <w:between w:val="nil"/>
        </w:pBdr>
        <w:tabs>
          <w:tab w:val="left" w:pos="0"/>
          <w:tab w:val="left" w:pos="5508"/>
        </w:tabs>
        <w:spacing w:after="0" w:line="360" w:lineRule="auto"/>
        <w:jc w:val="both"/>
        <w:rPr>
          <w:color w:val="000000"/>
          <w:sz w:val="24"/>
          <w:szCs w:val="24"/>
        </w:rPr>
      </w:pPr>
    </w:p>
    <w:p w14:paraId="283811C5" w14:textId="77777777" w:rsidR="000C4D4F" w:rsidRDefault="00EB507A">
      <w:pPr>
        <w:pStyle w:val="Normal1"/>
        <w:pBdr>
          <w:top w:val="nil"/>
          <w:left w:val="nil"/>
          <w:bottom w:val="nil"/>
          <w:right w:val="nil"/>
          <w:between w:val="nil"/>
        </w:pBdr>
        <w:tabs>
          <w:tab w:val="left" w:pos="0"/>
          <w:tab w:val="left" w:pos="5508"/>
        </w:tabs>
        <w:spacing w:after="0" w:line="360" w:lineRule="auto"/>
        <w:jc w:val="both"/>
        <w:rPr>
          <w:color w:val="000000"/>
          <w:sz w:val="24"/>
          <w:szCs w:val="24"/>
        </w:rPr>
      </w:pPr>
      <w:r>
        <w:rPr>
          <w:color w:val="000000"/>
          <w:sz w:val="24"/>
          <w:szCs w:val="24"/>
        </w:rPr>
        <w:t xml:space="preserve">En casos excepcionales, se podrá aplicar la medida de suspensión por un periodos máximo </w:t>
      </w:r>
      <w:proofErr w:type="gramStart"/>
      <w:r>
        <w:rPr>
          <w:color w:val="000000"/>
          <w:sz w:val="24"/>
          <w:szCs w:val="24"/>
        </w:rPr>
        <w:t>de  días</w:t>
      </w:r>
      <w:proofErr w:type="gramEnd"/>
      <w:r>
        <w:rPr>
          <w:color w:val="000000"/>
          <w:sz w:val="24"/>
          <w:szCs w:val="24"/>
        </w:rPr>
        <w:t xml:space="preserve">, el que podrá prorrogarse por una sola vez por el mismo plazo, por causa justificada. </w:t>
      </w:r>
    </w:p>
    <w:p w14:paraId="0A0E69F1"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6602FEF1" w14:textId="77777777" w:rsidR="000C4D4F" w:rsidRDefault="00EB507A">
      <w:pPr>
        <w:pStyle w:val="Normal1"/>
        <w:pBdr>
          <w:top w:val="nil"/>
          <w:left w:val="nil"/>
          <w:bottom w:val="nil"/>
          <w:right w:val="nil"/>
          <w:between w:val="nil"/>
        </w:pBdr>
        <w:tabs>
          <w:tab w:val="left" w:pos="0"/>
          <w:tab w:val="left" w:pos="5508"/>
        </w:tabs>
        <w:spacing w:after="0"/>
        <w:jc w:val="both"/>
        <w:rPr>
          <w:color w:val="000000"/>
          <w:sz w:val="24"/>
          <w:szCs w:val="24"/>
        </w:rPr>
      </w:pPr>
      <w:r>
        <w:rPr>
          <w:color w:val="000000"/>
          <w:sz w:val="24"/>
          <w:szCs w:val="24"/>
        </w:rPr>
        <w:t xml:space="preserve">Se indica que, de igual forma el establecimiento pondrá en conocimiento a toda la comunidad educativa de la aplicación de la Ley </w:t>
      </w:r>
      <w:proofErr w:type="spellStart"/>
      <w:r>
        <w:rPr>
          <w:color w:val="000000"/>
          <w:sz w:val="24"/>
          <w:szCs w:val="24"/>
        </w:rPr>
        <w:t>N°</w:t>
      </w:r>
      <w:proofErr w:type="spellEnd"/>
      <w:r>
        <w:rPr>
          <w:color w:val="000000"/>
          <w:sz w:val="24"/>
          <w:szCs w:val="24"/>
        </w:rPr>
        <w:t xml:space="preserve"> 21.128 “Aula Segura” de acuerdo lo establece en su Art. 1° y 2° según lo establece la normativa vigente. </w:t>
      </w:r>
    </w:p>
    <w:p w14:paraId="1BFB4CD4" w14:textId="77777777" w:rsidR="000C4D4F" w:rsidRDefault="00EB507A">
      <w:pPr>
        <w:pStyle w:val="Normal1"/>
        <w:pBdr>
          <w:top w:val="nil"/>
          <w:left w:val="nil"/>
          <w:bottom w:val="nil"/>
          <w:right w:val="nil"/>
          <w:between w:val="nil"/>
        </w:pBdr>
        <w:tabs>
          <w:tab w:val="left" w:pos="0"/>
          <w:tab w:val="left" w:pos="5508"/>
        </w:tabs>
        <w:spacing w:after="0"/>
        <w:jc w:val="both"/>
        <w:rPr>
          <w:color w:val="000000"/>
          <w:sz w:val="24"/>
          <w:szCs w:val="24"/>
        </w:rPr>
      </w:pPr>
      <w:r>
        <w:rPr>
          <w:color w:val="000000"/>
          <w:sz w:val="24"/>
          <w:szCs w:val="24"/>
        </w:rPr>
        <w:t>Representación del director a los padres, madres o apoderado, de la inconveniencia de las conductas advirtiendo la aplicación de sanciones.</w:t>
      </w:r>
    </w:p>
    <w:p w14:paraId="12BF1C5D" w14:textId="77777777" w:rsidR="000C4D4F" w:rsidRDefault="00EB507A">
      <w:pPr>
        <w:pStyle w:val="Normal1"/>
        <w:pBdr>
          <w:top w:val="nil"/>
          <w:left w:val="nil"/>
          <w:bottom w:val="nil"/>
          <w:right w:val="nil"/>
          <w:between w:val="nil"/>
        </w:pBdr>
        <w:tabs>
          <w:tab w:val="left" w:pos="0"/>
          <w:tab w:val="left" w:pos="5508"/>
        </w:tabs>
        <w:spacing w:after="0"/>
        <w:jc w:val="both"/>
        <w:rPr>
          <w:color w:val="000000"/>
          <w:sz w:val="24"/>
          <w:szCs w:val="24"/>
        </w:rPr>
      </w:pPr>
      <w:r>
        <w:rPr>
          <w:color w:val="000000"/>
          <w:sz w:val="24"/>
          <w:szCs w:val="24"/>
        </w:rPr>
        <w:t xml:space="preserve"> Implementar a favor de los estudiantes las medidas de apoyo pedagógico o psicosocial que estén expresamente establecidas en el RI.</w:t>
      </w:r>
    </w:p>
    <w:p w14:paraId="48AFC9DE" w14:textId="77777777" w:rsidR="000C4D4F" w:rsidRDefault="00EB507A">
      <w:pPr>
        <w:pStyle w:val="Normal1"/>
        <w:pBdr>
          <w:top w:val="nil"/>
          <w:left w:val="nil"/>
          <w:bottom w:val="nil"/>
          <w:right w:val="nil"/>
          <w:between w:val="nil"/>
        </w:pBdr>
        <w:tabs>
          <w:tab w:val="left" w:pos="0"/>
          <w:tab w:val="left" w:pos="5508"/>
        </w:tabs>
        <w:spacing w:after="0"/>
        <w:jc w:val="both"/>
        <w:rPr>
          <w:color w:val="000000"/>
          <w:sz w:val="28"/>
          <w:szCs w:val="28"/>
        </w:rPr>
      </w:pPr>
      <w:r>
        <w:rPr>
          <w:color w:val="000000"/>
          <w:sz w:val="24"/>
          <w:szCs w:val="24"/>
        </w:rPr>
        <w:t xml:space="preserve">  Esto no será aplicable cuando se trate de una conducta que atente directamente contra la integridad física y psicológica de alguno de los miembros de la comunidad educativa, en los términos del art. 16 B de la LGE</w:t>
      </w:r>
    </w:p>
    <w:p w14:paraId="1AE01853"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7CD2DDDF" w14:textId="77777777" w:rsidR="000C4D4F" w:rsidRDefault="000C4D4F">
      <w:pPr>
        <w:pStyle w:val="Normal1"/>
        <w:pBdr>
          <w:top w:val="nil"/>
          <w:left w:val="nil"/>
          <w:bottom w:val="nil"/>
          <w:right w:val="nil"/>
          <w:between w:val="nil"/>
        </w:pBdr>
        <w:tabs>
          <w:tab w:val="left" w:pos="0"/>
          <w:tab w:val="left" w:pos="5508"/>
        </w:tabs>
        <w:spacing w:after="0"/>
        <w:jc w:val="both"/>
        <w:rPr>
          <w:color w:val="000000"/>
          <w:sz w:val="24"/>
          <w:szCs w:val="24"/>
        </w:rPr>
      </w:pPr>
    </w:p>
    <w:p w14:paraId="4096B231" w14:textId="77777777" w:rsidR="000C4D4F" w:rsidRDefault="00EB507A">
      <w:pPr>
        <w:pStyle w:val="Normal1"/>
        <w:pBdr>
          <w:top w:val="nil"/>
          <w:left w:val="nil"/>
          <w:bottom w:val="nil"/>
          <w:right w:val="nil"/>
          <w:between w:val="nil"/>
        </w:pBdr>
        <w:spacing w:line="360" w:lineRule="auto"/>
        <w:ind w:left="720" w:hanging="436"/>
        <w:jc w:val="center"/>
        <w:rPr>
          <w:b/>
          <w:color w:val="000000"/>
          <w:sz w:val="24"/>
          <w:szCs w:val="24"/>
        </w:rPr>
      </w:pPr>
      <w:r>
        <w:rPr>
          <w:b/>
          <w:color w:val="000000"/>
          <w:sz w:val="24"/>
          <w:szCs w:val="24"/>
        </w:rPr>
        <w:t>10 PROTOCOLO DE PREVENCIÓN Y ACCIÓN ANTE LA VIOLENCIA INTRAFAMILIAR</w:t>
      </w:r>
    </w:p>
    <w:p w14:paraId="703ED724" w14:textId="77777777" w:rsidR="000C4D4F" w:rsidRDefault="00EB507A">
      <w:pPr>
        <w:pStyle w:val="Normal1"/>
        <w:spacing w:line="360" w:lineRule="auto"/>
        <w:rPr>
          <w:b/>
          <w:sz w:val="24"/>
          <w:szCs w:val="24"/>
        </w:rPr>
      </w:pPr>
      <w:r>
        <w:rPr>
          <w:b/>
          <w:sz w:val="24"/>
          <w:szCs w:val="24"/>
        </w:rPr>
        <w:t>OBJETIVO FUNDAMENTAL:</w:t>
      </w:r>
    </w:p>
    <w:p w14:paraId="35D07C03" w14:textId="77777777" w:rsidR="000C4D4F" w:rsidRDefault="00EB507A">
      <w:pPr>
        <w:pStyle w:val="Normal1"/>
        <w:pBdr>
          <w:top w:val="nil"/>
          <w:left w:val="nil"/>
          <w:bottom w:val="nil"/>
          <w:right w:val="nil"/>
          <w:between w:val="nil"/>
        </w:pBdr>
        <w:spacing w:line="360" w:lineRule="auto"/>
        <w:ind w:left="720"/>
        <w:rPr>
          <w:color w:val="000000"/>
          <w:sz w:val="24"/>
          <w:szCs w:val="24"/>
        </w:rPr>
      </w:pPr>
      <w:r>
        <w:rPr>
          <w:color w:val="000000"/>
          <w:sz w:val="24"/>
          <w:szCs w:val="24"/>
        </w:rPr>
        <w:t xml:space="preserve">Potenciar y promover una cultura escolar de constante </w:t>
      </w:r>
      <w:proofErr w:type="gramStart"/>
      <w:r>
        <w:rPr>
          <w:color w:val="000000"/>
          <w:sz w:val="24"/>
          <w:szCs w:val="24"/>
        </w:rPr>
        <w:t>prevención,  protección</w:t>
      </w:r>
      <w:proofErr w:type="gramEnd"/>
      <w:r>
        <w:rPr>
          <w:color w:val="000000"/>
          <w:sz w:val="24"/>
          <w:szCs w:val="24"/>
        </w:rPr>
        <w:t xml:space="preserve">, detección y acción en situaciones de Violencia Intrafamiliar, que deterioran la integridad física y psicológica de los alumnos y alumnas.  </w:t>
      </w:r>
    </w:p>
    <w:p w14:paraId="1A32435A" w14:textId="77777777" w:rsidR="000C4D4F" w:rsidRDefault="00EB507A">
      <w:pPr>
        <w:pStyle w:val="Normal1"/>
        <w:spacing w:line="360" w:lineRule="auto"/>
        <w:rPr>
          <w:b/>
          <w:sz w:val="24"/>
          <w:szCs w:val="24"/>
        </w:rPr>
      </w:pPr>
      <w:r>
        <w:rPr>
          <w:b/>
          <w:sz w:val="24"/>
          <w:szCs w:val="24"/>
        </w:rPr>
        <w:t>OBJETIVOS ESPECÍFICOS</w:t>
      </w:r>
    </w:p>
    <w:p w14:paraId="154E9962"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Sensibilizar y Comprometer a todos los actores de la comunidad educativa (directivos, docentes, alumnos, profesionales y asistentes de la educación, padres y apoderados) en la prevención de la Violencia Intrafamiliar. </w:t>
      </w:r>
    </w:p>
    <w:p w14:paraId="035EF53C"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Informar y Clarificar acerca del fenómeno de Violencia Intrafamiliar por medio de la educación a todos los actores de la comunidad educativa.</w:t>
      </w:r>
    </w:p>
    <w:p w14:paraId="6CF2ADD9"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lastRenderedPageBreak/>
        <w:t>Asumir la responsabilidad que le atañe a cada uno de los miembros de la comunidad educativa en la prevención de la Violencia Intrafamiliar: directivos, docentes, profesionales y asistentes de la educación, padres y apoderados.</w:t>
      </w:r>
    </w:p>
    <w:p w14:paraId="350460BC"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Establecer un Protocolo de Acción frente a situaciones de Violencia Intrafamiliar que identifique a los responsables, sus funciones, plazos y manejo de información de manera clara y oportuna.</w:t>
      </w:r>
    </w:p>
    <w:p w14:paraId="03FFCC5D"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074FCAE1" w14:textId="77777777" w:rsidR="000C4D4F" w:rsidRDefault="00EB507A">
      <w:pPr>
        <w:pStyle w:val="Normal1"/>
        <w:numPr>
          <w:ilvl w:val="1"/>
          <w:numId w:val="57"/>
        </w:numPr>
        <w:pBdr>
          <w:top w:val="nil"/>
          <w:left w:val="nil"/>
          <w:bottom w:val="nil"/>
          <w:right w:val="nil"/>
          <w:between w:val="nil"/>
        </w:pBdr>
        <w:spacing w:after="0" w:line="360" w:lineRule="auto"/>
        <w:jc w:val="both"/>
        <w:rPr>
          <w:b/>
          <w:color w:val="000000"/>
          <w:sz w:val="24"/>
          <w:szCs w:val="24"/>
        </w:rPr>
      </w:pPr>
      <w:r>
        <w:rPr>
          <w:b/>
          <w:color w:val="000000"/>
          <w:sz w:val="24"/>
          <w:szCs w:val="24"/>
        </w:rPr>
        <w:t>DEFINICIÓN DE LA VIOLENCIA INTRAFAMILIAR</w:t>
      </w:r>
    </w:p>
    <w:p w14:paraId="1B26CAF8" w14:textId="77777777" w:rsidR="000C4D4F" w:rsidRDefault="00EB507A">
      <w:pPr>
        <w:pStyle w:val="Normal1"/>
        <w:pBdr>
          <w:top w:val="nil"/>
          <w:left w:val="nil"/>
          <w:bottom w:val="nil"/>
          <w:right w:val="nil"/>
          <w:between w:val="nil"/>
        </w:pBdr>
        <w:spacing w:after="0" w:line="360" w:lineRule="auto"/>
        <w:ind w:firstLine="360"/>
        <w:jc w:val="both"/>
        <w:rPr>
          <w:color w:val="000000"/>
          <w:sz w:val="24"/>
          <w:szCs w:val="24"/>
        </w:rPr>
      </w:pPr>
      <w:r>
        <w:rPr>
          <w:color w:val="000000"/>
          <w:sz w:val="24"/>
          <w:szCs w:val="24"/>
        </w:rPr>
        <w:t xml:space="preserve">Será constitutivo de violencia intrafamiliar todo maltrato que afecte la vida o la integridad física o psíquica de quien tenga o haya tenido la calidad de cónyuge del ofensor o una relación de convivencia con él; o sea pariente por consanguinidad o por afinidad en toda la línea recta o en la colateral hasta el tercer grado inclusive, del ofensor o de su cónyuge o de su actual conviviente. También habrá violencia intrafamiliar cuando la conducta referida en el inciso precedente ocurra entre los padres de un hijo común, o recaiga sobre persona menor de edad, adulto mayor o discapacitada que se encuentre bajo el cuidado o dependencia de cualquiera de los integrantes del grupo familiar” </w:t>
      </w:r>
    </w:p>
    <w:p w14:paraId="3A454C88" w14:textId="77777777" w:rsidR="000C4D4F" w:rsidRDefault="00EB507A">
      <w:pPr>
        <w:pStyle w:val="Normal1"/>
        <w:pBdr>
          <w:top w:val="nil"/>
          <w:left w:val="nil"/>
          <w:bottom w:val="nil"/>
          <w:right w:val="nil"/>
          <w:between w:val="nil"/>
        </w:pBdr>
        <w:spacing w:after="0" w:line="360" w:lineRule="auto"/>
        <w:ind w:firstLine="709"/>
        <w:jc w:val="both"/>
        <w:rPr>
          <w:color w:val="000000"/>
          <w:sz w:val="24"/>
          <w:szCs w:val="24"/>
        </w:rPr>
      </w:pPr>
      <w:r>
        <w:rPr>
          <w:b/>
          <w:color w:val="000000"/>
          <w:sz w:val="24"/>
          <w:szCs w:val="24"/>
        </w:rPr>
        <w:t xml:space="preserve">Tipología de Violencia Intrafamiliar abordable por la escuela: </w:t>
      </w:r>
      <w:r>
        <w:rPr>
          <w:color w:val="000000"/>
          <w:sz w:val="24"/>
          <w:szCs w:val="24"/>
        </w:rPr>
        <w:t xml:space="preserve">Los actos que pudieran ser constitutivos de violencia intrafamiliar se encuentran comprendidos dentro de los ámbitos que se señalan a continuación: </w:t>
      </w:r>
    </w:p>
    <w:p w14:paraId="0F95DF57" w14:textId="77777777" w:rsidR="000C4D4F" w:rsidRDefault="00EB507A">
      <w:pPr>
        <w:pStyle w:val="Normal1"/>
        <w:numPr>
          <w:ilvl w:val="0"/>
          <w:numId w:val="4"/>
        </w:numPr>
        <w:pBdr>
          <w:top w:val="nil"/>
          <w:left w:val="nil"/>
          <w:bottom w:val="nil"/>
          <w:right w:val="nil"/>
          <w:between w:val="nil"/>
        </w:pBdr>
        <w:spacing w:after="30" w:line="360" w:lineRule="auto"/>
        <w:jc w:val="both"/>
        <w:rPr>
          <w:color w:val="000000"/>
          <w:sz w:val="24"/>
          <w:szCs w:val="24"/>
        </w:rPr>
      </w:pPr>
      <w:r>
        <w:rPr>
          <w:b/>
          <w:color w:val="000000"/>
          <w:sz w:val="24"/>
          <w:szCs w:val="24"/>
        </w:rPr>
        <w:t>Abuso físico</w:t>
      </w:r>
      <w:r>
        <w:rPr>
          <w:color w:val="000000"/>
          <w:sz w:val="24"/>
          <w:szCs w:val="24"/>
        </w:rPr>
        <w:t xml:space="preserve">: Cualquier acción, no accidental por parte de los padres o cuidadores que provoque daño físico o sea causal de enfermedad en las niñas. La intensidad puede variar desde una contusión leve hasta una lesión mortal. Este puede ser también pasivo, como el abandono físico, en el que las necesidades básicas no son atendidas temporal o permanentemente. </w:t>
      </w:r>
    </w:p>
    <w:p w14:paraId="03A5CF98" w14:textId="77777777" w:rsidR="000C4D4F" w:rsidRDefault="000C4D4F">
      <w:pPr>
        <w:pStyle w:val="Normal1"/>
        <w:pBdr>
          <w:top w:val="nil"/>
          <w:left w:val="nil"/>
          <w:bottom w:val="nil"/>
          <w:right w:val="nil"/>
          <w:between w:val="nil"/>
        </w:pBdr>
        <w:spacing w:after="30" w:line="360" w:lineRule="auto"/>
        <w:ind w:firstLine="709"/>
        <w:jc w:val="both"/>
        <w:rPr>
          <w:b/>
          <w:color w:val="000000"/>
          <w:sz w:val="24"/>
          <w:szCs w:val="24"/>
        </w:rPr>
      </w:pPr>
    </w:p>
    <w:p w14:paraId="0B19BC89" w14:textId="77777777" w:rsidR="000C4D4F" w:rsidRDefault="00EB507A">
      <w:pPr>
        <w:pStyle w:val="Normal1"/>
        <w:numPr>
          <w:ilvl w:val="0"/>
          <w:numId w:val="4"/>
        </w:numPr>
        <w:pBdr>
          <w:top w:val="nil"/>
          <w:left w:val="nil"/>
          <w:bottom w:val="nil"/>
          <w:right w:val="nil"/>
          <w:between w:val="nil"/>
        </w:pBdr>
        <w:spacing w:after="30" w:line="360" w:lineRule="auto"/>
        <w:jc w:val="both"/>
        <w:rPr>
          <w:color w:val="000000"/>
          <w:sz w:val="24"/>
          <w:szCs w:val="24"/>
        </w:rPr>
      </w:pPr>
      <w:r>
        <w:rPr>
          <w:b/>
          <w:color w:val="000000"/>
          <w:sz w:val="24"/>
          <w:szCs w:val="24"/>
        </w:rPr>
        <w:t xml:space="preserve">Abuso Psicológico: </w:t>
      </w:r>
      <w:r>
        <w:rPr>
          <w:color w:val="000000"/>
          <w:sz w:val="24"/>
          <w:szCs w:val="24"/>
        </w:rPr>
        <w:t xml:space="preserve">Hostilidad verbal reiterada en forma de insulto, burla, desprecio o amenaza de abandono o constante bloqueo de las iniciativas y de las interacciones infantiles por parte de cualquier miembro adulto del grupo familiar. El ser testigo de violencia entre los padres es otra forma de abuso psicológico </w:t>
      </w:r>
    </w:p>
    <w:p w14:paraId="75627DBA" w14:textId="77777777" w:rsidR="000C4D4F" w:rsidRDefault="00EB507A">
      <w:pPr>
        <w:pStyle w:val="Normal1"/>
        <w:numPr>
          <w:ilvl w:val="0"/>
          <w:numId w:val="4"/>
        </w:numPr>
        <w:pBdr>
          <w:top w:val="nil"/>
          <w:left w:val="nil"/>
          <w:bottom w:val="nil"/>
          <w:right w:val="nil"/>
          <w:between w:val="nil"/>
        </w:pBdr>
        <w:spacing w:after="30" w:line="360" w:lineRule="auto"/>
        <w:jc w:val="both"/>
        <w:rPr>
          <w:color w:val="000000"/>
          <w:sz w:val="24"/>
          <w:szCs w:val="24"/>
        </w:rPr>
      </w:pPr>
      <w:r>
        <w:rPr>
          <w:b/>
          <w:color w:val="000000"/>
          <w:sz w:val="24"/>
          <w:szCs w:val="24"/>
        </w:rPr>
        <w:lastRenderedPageBreak/>
        <w:t xml:space="preserve">Negligencia o abandono: </w:t>
      </w:r>
      <w:r>
        <w:rPr>
          <w:color w:val="000000"/>
          <w:sz w:val="24"/>
          <w:szCs w:val="24"/>
        </w:rPr>
        <w:t xml:space="preserve">Falta de protección y cuidados físicos a la niña o niño por parte de los padres o cuidadores, así como la falta de respuesta a las necesidades de afecto y estimulación cognitiva, indiferencia y ausencia de contacto corporal. </w:t>
      </w:r>
    </w:p>
    <w:p w14:paraId="5E7E3DFB" w14:textId="77777777" w:rsidR="000C4D4F" w:rsidRDefault="00EB507A">
      <w:pPr>
        <w:pStyle w:val="Normal1"/>
        <w:numPr>
          <w:ilvl w:val="0"/>
          <w:numId w:val="4"/>
        </w:numPr>
        <w:pBdr>
          <w:top w:val="nil"/>
          <w:left w:val="nil"/>
          <w:bottom w:val="nil"/>
          <w:right w:val="nil"/>
          <w:between w:val="nil"/>
        </w:pBdr>
        <w:spacing w:after="0" w:line="360" w:lineRule="auto"/>
        <w:jc w:val="both"/>
        <w:rPr>
          <w:color w:val="000000"/>
          <w:sz w:val="24"/>
          <w:szCs w:val="24"/>
        </w:rPr>
      </w:pPr>
      <w:r>
        <w:rPr>
          <w:b/>
          <w:color w:val="000000"/>
          <w:sz w:val="24"/>
          <w:szCs w:val="24"/>
        </w:rPr>
        <w:t xml:space="preserve">Abuso Sexual </w:t>
      </w:r>
      <w:r>
        <w:rPr>
          <w:color w:val="000000"/>
          <w:sz w:val="24"/>
          <w:szCs w:val="24"/>
        </w:rPr>
        <w:t xml:space="preserve">(Se incluye en protocolo específico de manejo de abuso sexual contra menores) </w:t>
      </w:r>
    </w:p>
    <w:p w14:paraId="2C1CB84D" w14:textId="77777777" w:rsidR="000C4D4F" w:rsidRDefault="000C4D4F">
      <w:pPr>
        <w:pStyle w:val="Normal1"/>
        <w:spacing w:line="360" w:lineRule="auto"/>
        <w:rPr>
          <w:sz w:val="24"/>
          <w:szCs w:val="24"/>
        </w:rPr>
      </w:pPr>
    </w:p>
    <w:p w14:paraId="64D72DF3" w14:textId="77777777" w:rsidR="000C4D4F" w:rsidRDefault="00EB507A">
      <w:pPr>
        <w:pStyle w:val="Normal1"/>
        <w:numPr>
          <w:ilvl w:val="1"/>
          <w:numId w:val="57"/>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PROTOCOLO DE ACCIÓN FRENTE A UN CASO DE VIOLENCIA INTRAFAMILIAR. </w:t>
      </w:r>
    </w:p>
    <w:p w14:paraId="2E0AA429" w14:textId="77777777" w:rsidR="000C4D4F" w:rsidRDefault="00EB507A">
      <w:pPr>
        <w:pStyle w:val="Normal1"/>
        <w:numPr>
          <w:ilvl w:val="0"/>
          <w:numId w:val="5"/>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Recepción de la denuncia: </w:t>
      </w:r>
    </w:p>
    <w:p w14:paraId="69488D69" w14:textId="77777777" w:rsidR="000C4D4F" w:rsidRDefault="00EB507A">
      <w:pPr>
        <w:pStyle w:val="Normal1"/>
        <w:pBdr>
          <w:top w:val="nil"/>
          <w:left w:val="nil"/>
          <w:bottom w:val="nil"/>
          <w:right w:val="nil"/>
          <w:between w:val="nil"/>
        </w:pBdr>
        <w:spacing w:after="0" w:line="360" w:lineRule="auto"/>
        <w:ind w:left="360" w:firstLine="708"/>
        <w:jc w:val="both"/>
        <w:rPr>
          <w:color w:val="000000"/>
          <w:sz w:val="24"/>
          <w:szCs w:val="24"/>
        </w:rPr>
      </w:pPr>
      <w:r>
        <w:rPr>
          <w:color w:val="000000"/>
          <w:sz w:val="24"/>
          <w:szCs w:val="24"/>
        </w:rPr>
        <w:t xml:space="preserve">Todo miembro de la escuela que reciba un reporte de posible Violencia Intrafamiliar contra un alumno/a deberá acoger el relato mostrando empatía y comprensión, adecuándose a las características de la persona que está informándolo (edad, estado emocional, rol dentro de la comunidad educativa de la escuela, etc.). </w:t>
      </w:r>
    </w:p>
    <w:p w14:paraId="1F65F127" w14:textId="77777777" w:rsidR="000C4D4F" w:rsidRDefault="00EB507A">
      <w:pPr>
        <w:pStyle w:val="Normal1"/>
        <w:pBdr>
          <w:top w:val="nil"/>
          <w:left w:val="nil"/>
          <w:bottom w:val="nil"/>
          <w:right w:val="nil"/>
          <w:between w:val="nil"/>
        </w:pBdr>
        <w:spacing w:after="0" w:line="360" w:lineRule="auto"/>
        <w:ind w:left="360" w:firstLine="708"/>
        <w:jc w:val="both"/>
        <w:rPr>
          <w:color w:val="000000"/>
          <w:sz w:val="24"/>
          <w:szCs w:val="24"/>
        </w:rPr>
      </w:pPr>
      <w:r>
        <w:rPr>
          <w:color w:val="000000"/>
          <w:sz w:val="24"/>
          <w:szCs w:val="24"/>
        </w:rPr>
        <w:t xml:space="preserve">En esta primera aproximación, se debe contener emocionalmente al denunciante y no profundizar en el relato del hecho, sino que este debe ser conducido inmediatamente a una entrevista con la Psicóloga del establecimiento y otro acompañante, el cual puede ser el Encargado de Convivencia Escolar, asistente social, jefe de UTP, la </w:t>
      </w:r>
      <w:proofErr w:type="gramStart"/>
      <w:r>
        <w:rPr>
          <w:color w:val="000000"/>
          <w:sz w:val="24"/>
          <w:szCs w:val="24"/>
        </w:rPr>
        <w:t>Director</w:t>
      </w:r>
      <w:proofErr w:type="gramEnd"/>
      <w:r>
        <w:rPr>
          <w:color w:val="000000"/>
          <w:sz w:val="24"/>
          <w:szCs w:val="24"/>
        </w:rPr>
        <w:t xml:space="preserve"> u otro miembro de la escuela (designado por cualquiera de las autoridades institucionales). </w:t>
      </w:r>
    </w:p>
    <w:p w14:paraId="24E13040" w14:textId="77777777" w:rsidR="000C4D4F" w:rsidRDefault="00EB507A">
      <w:pPr>
        <w:pStyle w:val="Normal1"/>
        <w:pBdr>
          <w:top w:val="nil"/>
          <w:left w:val="nil"/>
          <w:bottom w:val="nil"/>
          <w:right w:val="nil"/>
          <w:between w:val="nil"/>
        </w:pBdr>
        <w:spacing w:after="0" w:line="360" w:lineRule="auto"/>
        <w:ind w:left="360" w:firstLine="708"/>
        <w:jc w:val="both"/>
        <w:rPr>
          <w:color w:val="000000"/>
          <w:sz w:val="24"/>
          <w:szCs w:val="24"/>
        </w:rPr>
      </w:pPr>
      <w:r>
        <w:rPr>
          <w:color w:val="000000"/>
          <w:sz w:val="24"/>
          <w:szCs w:val="24"/>
        </w:rPr>
        <w:t>Es importante recordar que no se debe profundizar el relato en esta fase, para evitar que la persona que denuncia deba repetir la descripción del hecho. Ello permite que los entrevistadores reciban el relato de primera fuente. Además, si la denunciante es la posible víctima, esta medida evitará la llamada “</w:t>
      </w:r>
      <w:r>
        <w:rPr>
          <w:b/>
          <w:color w:val="000000"/>
          <w:sz w:val="24"/>
          <w:szCs w:val="24"/>
        </w:rPr>
        <w:t xml:space="preserve">victimización secundaria” </w:t>
      </w:r>
      <w:r>
        <w:rPr>
          <w:color w:val="000000"/>
          <w:sz w:val="24"/>
          <w:szCs w:val="24"/>
        </w:rPr>
        <w:t xml:space="preserve">(daño derivado del hecho de tener que relatar la experiencia de violencia en varias ocasiones). </w:t>
      </w:r>
    </w:p>
    <w:p w14:paraId="6E04BAE0" w14:textId="77777777" w:rsidR="000C4D4F" w:rsidRDefault="00EB507A">
      <w:pPr>
        <w:pStyle w:val="Normal1"/>
        <w:pBdr>
          <w:top w:val="nil"/>
          <w:left w:val="nil"/>
          <w:bottom w:val="nil"/>
          <w:right w:val="nil"/>
          <w:between w:val="nil"/>
        </w:pBdr>
        <w:spacing w:after="0" w:line="360" w:lineRule="auto"/>
        <w:ind w:left="360" w:firstLine="708"/>
        <w:jc w:val="both"/>
        <w:rPr>
          <w:color w:val="000000"/>
          <w:sz w:val="24"/>
          <w:szCs w:val="24"/>
        </w:rPr>
      </w:pPr>
      <w:r>
        <w:rPr>
          <w:color w:val="000000"/>
          <w:sz w:val="24"/>
          <w:szCs w:val="24"/>
        </w:rPr>
        <w:t xml:space="preserve">Una vez que el denunciante ha sido derivado a entrevista, el receptor inicial de la denuncia deberá informar la situación sólo al profesor jefe </w:t>
      </w:r>
      <w:proofErr w:type="gramStart"/>
      <w:r>
        <w:rPr>
          <w:color w:val="000000"/>
          <w:sz w:val="24"/>
          <w:szCs w:val="24"/>
        </w:rPr>
        <w:t>del  alumno</w:t>
      </w:r>
      <w:proofErr w:type="gramEnd"/>
      <w:r>
        <w:rPr>
          <w:color w:val="000000"/>
          <w:sz w:val="24"/>
          <w:szCs w:val="24"/>
        </w:rPr>
        <w:t xml:space="preserve">/a referido/a y al equipo psicosocial. </w:t>
      </w:r>
    </w:p>
    <w:p w14:paraId="468202FC" w14:textId="77777777" w:rsidR="000C4D4F" w:rsidRDefault="00EB507A">
      <w:pPr>
        <w:pStyle w:val="Normal1"/>
        <w:pBdr>
          <w:top w:val="nil"/>
          <w:left w:val="nil"/>
          <w:bottom w:val="nil"/>
          <w:right w:val="nil"/>
          <w:between w:val="nil"/>
        </w:pBdr>
        <w:spacing w:after="0" w:line="360" w:lineRule="auto"/>
        <w:ind w:left="360" w:firstLine="708"/>
        <w:jc w:val="both"/>
        <w:rPr>
          <w:color w:val="000000"/>
          <w:sz w:val="24"/>
          <w:szCs w:val="24"/>
        </w:rPr>
      </w:pPr>
      <w:r>
        <w:rPr>
          <w:color w:val="000000"/>
          <w:sz w:val="24"/>
          <w:szCs w:val="24"/>
        </w:rPr>
        <w:lastRenderedPageBreak/>
        <w:t xml:space="preserve">Si un funcionario de la escuela posee antecedentes que indiquen posible Violencia Intrafamiliar contra una alumna o alumno, deberá reportarlo directamente a través de una entrevista conjunta con la psicóloga de la escuela y Encargado de Convivencia Escolar, en su defecto, con el </w:t>
      </w:r>
      <w:proofErr w:type="gramStart"/>
      <w:r>
        <w:rPr>
          <w:color w:val="000000"/>
          <w:sz w:val="24"/>
          <w:szCs w:val="24"/>
        </w:rPr>
        <w:t>Director</w:t>
      </w:r>
      <w:proofErr w:type="gramEnd"/>
      <w:r>
        <w:rPr>
          <w:color w:val="000000"/>
          <w:sz w:val="24"/>
          <w:szCs w:val="24"/>
        </w:rPr>
        <w:t xml:space="preserve">. Si no hubiera la posibilidad de hacer la entrevista presencial, podrá utilizar otro medio de comunicación, dejando registro de lo informado. </w:t>
      </w:r>
    </w:p>
    <w:p w14:paraId="04B94EB3" w14:textId="77777777" w:rsidR="000C4D4F" w:rsidRDefault="00EB507A">
      <w:pPr>
        <w:pStyle w:val="Normal1"/>
        <w:numPr>
          <w:ilvl w:val="0"/>
          <w:numId w:val="5"/>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Entrevista en el Establecimiento: </w:t>
      </w:r>
    </w:p>
    <w:p w14:paraId="540CD1A3" w14:textId="77777777" w:rsidR="000C4D4F" w:rsidRDefault="00EB507A">
      <w:pPr>
        <w:pStyle w:val="Normal1"/>
        <w:numPr>
          <w:ilvl w:val="0"/>
          <w:numId w:val="6"/>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Si la denuncia es presentada por </w:t>
      </w:r>
      <w:proofErr w:type="gramStart"/>
      <w:r>
        <w:rPr>
          <w:b/>
          <w:color w:val="000000"/>
          <w:sz w:val="24"/>
          <w:szCs w:val="24"/>
        </w:rPr>
        <w:t>el  alumno</w:t>
      </w:r>
      <w:proofErr w:type="gramEnd"/>
      <w:r>
        <w:rPr>
          <w:b/>
          <w:color w:val="000000"/>
          <w:sz w:val="24"/>
          <w:szCs w:val="24"/>
        </w:rPr>
        <w:t xml:space="preserve"> o alumna supuestamente afectadas: </w:t>
      </w:r>
    </w:p>
    <w:p w14:paraId="0AD3454A" w14:textId="77777777" w:rsidR="000C4D4F" w:rsidRDefault="00EB507A">
      <w:pPr>
        <w:pStyle w:val="Normal1"/>
        <w:numPr>
          <w:ilvl w:val="0"/>
          <w:numId w:val="7"/>
        </w:numPr>
        <w:pBdr>
          <w:top w:val="nil"/>
          <w:left w:val="nil"/>
          <w:bottom w:val="nil"/>
          <w:right w:val="nil"/>
          <w:between w:val="nil"/>
        </w:pBdr>
        <w:spacing w:after="30" w:line="360" w:lineRule="auto"/>
        <w:ind w:left="426" w:hanging="426"/>
        <w:jc w:val="both"/>
        <w:rPr>
          <w:color w:val="000000"/>
          <w:sz w:val="24"/>
          <w:szCs w:val="24"/>
        </w:rPr>
      </w:pPr>
      <w:r>
        <w:rPr>
          <w:color w:val="000000"/>
          <w:sz w:val="24"/>
          <w:szCs w:val="24"/>
        </w:rPr>
        <w:t xml:space="preserve">La entrevista será dirigida por el Psicólogo a cargo, acompañado por otro miembro de la Escuela, conforme a lo señalado en el paso 1. </w:t>
      </w:r>
    </w:p>
    <w:p w14:paraId="6615F103" w14:textId="77777777" w:rsidR="000C4D4F" w:rsidRDefault="00EB507A">
      <w:pPr>
        <w:pStyle w:val="Normal1"/>
        <w:numPr>
          <w:ilvl w:val="0"/>
          <w:numId w:val="7"/>
        </w:numPr>
        <w:pBdr>
          <w:top w:val="nil"/>
          <w:left w:val="nil"/>
          <w:bottom w:val="nil"/>
          <w:right w:val="nil"/>
          <w:between w:val="nil"/>
        </w:pBdr>
        <w:spacing w:after="30" w:line="360" w:lineRule="auto"/>
        <w:ind w:left="426" w:hanging="426"/>
        <w:jc w:val="both"/>
        <w:rPr>
          <w:color w:val="000000"/>
          <w:sz w:val="24"/>
          <w:szCs w:val="24"/>
        </w:rPr>
      </w:pPr>
      <w:r>
        <w:rPr>
          <w:color w:val="000000"/>
          <w:sz w:val="24"/>
          <w:szCs w:val="24"/>
        </w:rPr>
        <w:t xml:space="preserve">La entrevista debe ser de carácter presencial e inmediato. </w:t>
      </w:r>
    </w:p>
    <w:p w14:paraId="72CBE4B7" w14:textId="77777777" w:rsidR="000C4D4F" w:rsidRDefault="00EB507A">
      <w:pPr>
        <w:pStyle w:val="Normal1"/>
        <w:numPr>
          <w:ilvl w:val="0"/>
          <w:numId w:val="7"/>
        </w:numPr>
        <w:pBdr>
          <w:top w:val="nil"/>
          <w:left w:val="nil"/>
          <w:bottom w:val="nil"/>
          <w:right w:val="nil"/>
          <w:between w:val="nil"/>
        </w:pBdr>
        <w:spacing w:after="30" w:line="360" w:lineRule="auto"/>
        <w:ind w:left="426" w:hanging="426"/>
        <w:jc w:val="both"/>
        <w:rPr>
          <w:color w:val="000000"/>
          <w:sz w:val="24"/>
          <w:szCs w:val="24"/>
        </w:rPr>
      </w:pPr>
      <w:r>
        <w:rPr>
          <w:color w:val="000000"/>
          <w:sz w:val="24"/>
          <w:szCs w:val="24"/>
        </w:rPr>
        <w:t>Los entrevistadores del alumno/</w:t>
      </w:r>
      <w:proofErr w:type="gramStart"/>
      <w:r>
        <w:rPr>
          <w:color w:val="000000"/>
          <w:sz w:val="24"/>
          <w:szCs w:val="24"/>
        </w:rPr>
        <w:t>a  deberán</w:t>
      </w:r>
      <w:proofErr w:type="gramEnd"/>
      <w:r>
        <w:rPr>
          <w:color w:val="000000"/>
          <w:sz w:val="24"/>
          <w:szCs w:val="24"/>
        </w:rPr>
        <w:t xml:space="preserve"> conversar con conforme a las sugerencias señaladas por Unicef y Carabineros de Chile: </w:t>
      </w:r>
    </w:p>
    <w:p w14:paraId="13123E83"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Desarrollar la entrevista en un lugar que permita la confidencialidad. </w:t>
      </w:r>
    </w:p>
    <w:p w14:paraId="3DF4EF26"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Generar un clima de acogida y confianza. </w:t>
      </w:r>
    </w:p>
    <w:p w14:paraId="78874A2F"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Realizar la entrevista sin apuro. </w:t>
      </w:r>
    </w:p>
    <w:p w14:paraId="7935F4EB"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Explicar de qué se trata el procedimiento que se está desarrollando, de una manera muy sencilla. </w:t>
      </w:r>
    </w:p>
    <w:p w14:paraId="2601C15A"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Mostrar interés por su relato. Escuchar atentamente y hablarle en un tono no amenazante. No interrumpir. </w:t>
      </w:r>
    </w:p>
    <w:p w14:paraId="2C63556A"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No presionar, no insistir ni exigir más detalles de los que ella desea entregar. </w:t>
      </w:r>
    </w:p>
    <w:p w14:paraId="79D0946D"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No poner en duda o hacer preguntas que cuestionen el relato. </w:t>
      </w:r>
    </w:p>
    <w:p w14:paraId="51DB2065"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Nunca responsabilizar al alumno/a por lo que ha sucedido. </w:t>
      </w:r>
    </w:p>
    <w:p w14:paraId="5E7693D6"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Expresar la comprensión por lo difícil que resulta hablar de este tema. Respetar el silencio. </w:t>
      </w:r>
    </w:p>
    <w:p w14:paraId="06126E15"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No inducir con las preguntas la identidad del supuesto victimario, hacer preguntas abiertas sobre este sin señalar a alguien en específico o dar a entender quién podría ser. Dejar que lo identifique de forma espontánea. </w:t>
      </w:r>
    </w:p>
    <w:p w14:paraId="0C15E057"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No acusar, señalar, ni juzgar a los adultos posiblemente involucrados mencionados en el relato. </w:t>
      </w:r>
    </w:p>
    <w:p w14:paraId="3E4C32BC"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lastRenderedPageBreak/>
        <w:t xml:space="preserve">Valorar la decisión de contar lo que le está sucediendo y agradecer su colaboración. </w:t>
      </w:r>
    </w:p>
    <w:p w14:paraId="0C433AEE"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proofErr w:type="gramStart"/>
      <w:r>
        <w:rPr>
          <w:color w:val="000000"/>
          <w:sz w:val="24"/>
          <w:szCs w:val="24"/>
        </w:rPr>
        <w:t>Explicar</w:t>
      </w:r>
      <w:proofErr w:type="gramEnd"/>
      <w:r>
        <w:rPr>
          <w:color w:val="000000"/>
          <w:sz w:val="24"/>
          <w:szCs w:val="24"/>
        </w:rPr>
        <w:t xml:space="preserve"> que el maltrato hacia las niñas y niños vulnera sus derechos y que no es un comportamiento adecuado de parte de los adultos. </w:t>
      </w:r>
    </w:p>
    <w:p w14:paraId="0A386DC4" w14:textId="77777777" w:rsidR="000C4D4F" w:rsidRDefault="00EB507A">
      <w:pPr>
        <w:pStyle w:val="Normal1"/>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Tener claridad acerca de los “</w:t>
      </w:r>
      <w:proofErr w:type="gramStart"/>
      <w:r>
        <w:rPr>
          <w:color w:val="000000"/>
          <w:sz w:val="24"/>
          <w:szCs w:val="24"/>
        </w:rPr>
        <w:t>mitos”*</w:t>
      </w:r>
      <w:proofErr w:type="gramEnd"/>
      <w:r>
        <w:rPr>
          <w:color w:val="000000"/>
          <w:sz w:val="24"/>
          <w:szCs w:val="24"/>
        </w:rPr>
        <w:t xml:space="preserve"> que existen en torno al tema, para evitar que alguno de estos pudiera influir negativamente en el o los entrevistadores.  </w:t>
      </w:r>
    </w:p>
    <w:p w14:paraId="31D7BF9C" w14:textId="77777777" w:rsidR="000C4D4F" w:rsidRDefault="00EB507A">
      <w:pPr>
        <w:pStyle w:val="Normal1"/>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La entrevista estará dirigida principalmente a acoger al menor y, en segundo término, a levantar los datos que esta reportó, con objeto de registrarlos adecuadamente para ser puestos a disposición de las autoridades policiales y/o judiciales.</w:t>
      </w:r>
    </w:p>
    <w:p w14:paraId="3CDEA17C" w14:textId="77777777" w:rsidR="000C4D4F" w:rsidRDefault="00EB507A">
      <w:pPr>
        <w:pStyle w:val="Normal1"/>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En este paso, se solicitará orientación legal por parte de la escuela, u otros organismos judiciales o gubernamentales competentes en la materia. </w:t>
      </w:r>
    </w:p>
    <w:p w14:paraId="43E5D568" w14:textId="77777777" w:rsidR="000C4D4F" w:rsidRDefault="00EB507A">
      <w:pPr>
        <w:pStyle w:val="Normal1"/>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Los datos aportados por la estudiante se consignarán en registro de denuncia reservado y se le informará el procedimiento que se realizará a continuación (denuncia y proceso judicial), explicándoselo en términos comprensibles y amables para evitar que experimente ansiedad o culpa por el reporte presentado. </w:t>
      </w:r>
    </w:p>
    <w:p w14:paraId="6338DBEF"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El </w:t>
      </w:r>
      <w:proofErr w:type="gramStart"/>
      <w:r>
        <w:rPr>
          <w:color w:val="000000"/>
          <w:sz w:val="24"/>
          <w:szCs w:val="24"/>
        </w:rPr>
        <w:t>Director</w:t>
      </w:r>
      <w:proofErr w:type="gramEnd"/>
      <w:r>
        <w:rPr>
          <w:color w:val="000000"/>
          <w:sz w:val="24"/>
          <w:szCs w:val="24"/>
        </w:rPr>
        <w:t xml:space="preserve"> o Encargado de Convivencia Escolar designarán a la persona que deberá presentar la denuncia a las autoridades pertinentes, asignándole al psicólogo entrevistador, además, la responsabilidad de velar y por la integridad física y psicológica del menor en este proceso. </w:t>
      </w:r>
    </w:p>
    <w:p w14:paraId="175A41E8" w14:textId="77777777" w:rsidR="000C4D4F" w:rsidRDefault="00EB507A">
      <w:pPr>
        <w:pStyle w:val="Normal1"/>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De acuerdo al reporte del alumno/a, los entrevistadores, en conjunto con el </w:t>
      </w:r>
      <w:proofErr w:type="gramStart"/>
      <w:r>
        <w:rPr>
          <w:color w:val="000000"/>
          <w:sz w:val="24"/>
          <w:szCs w:val="24"/>
        </w:rPr>
        <w:t>Director</w:t>
      </w:r>
      <w:proofErr w:type="gramEnd"/>
      <w:r>
        <w:rPr>
          <w:color w:val="000000"/>
          <w:sz w:val="24"/>
          <w:szCs w:val="24"/>
        </w:rPr>
        <w:t xml:space="preserve"> (o quien la subrogue), determinarán el momento y circunstancia en que se le informará el hecho reportado y el procedimiento adoptado a los apoderados de la posible afectado/a. </w:t>
      </w:r>
    </w:p>
    <w:p w14:paraId="7C9F3233" w14:textId="77777777" w:rsidR="000C4D4F" w:rsidRDefault="00EB507A">
      <w:pPr>
        <w:pStyle w:val="Normal1"/>
        <w:pBdr>
          <w:top w:val="nil"/>
          <w:left w:val="nil"/>
          <w:bottom w:val="nil"/>
          <w:right w:val="nil"/>
          <w:between w:val="nil"/>
        </w:pBdr>
        <w:spacing w:after="0" w:line="360" w:lineRule="auto"/>
        <w:ind w:firstLine="709"/>
        <w:jc w:val="both"/>
        <w:rPr>
          <w:color w:val="000000"/>
          <w:sz w:val="24"/>
          <w:szCs w:val="24"/>
        </w:rPr>
      </w:pPr>
      <w:r>
        <w:rPr>
          <w:b/>
          <w:color w:val="000000"/>
          <w:sz w:val="24"/>
          <w:szCs w:val="24"/>
        </w:rPr>
        <w:t xml:space="preserve">b) Si la denuncia es presentada por un funcionario de la escuela: </w:t>
      </w:r>
    </w:p>
    <w:p w14:paraId="0255D554"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La entrevista será dirigida por el Psicólogo a cargo, acompañado por otro miembro de la escuela, conforme a lo señalado en el paso 1. </w:t>
      </w:r>
    </w:p>
    <w:p w14:paraId="31E5A24D"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La entrevista debe ser de carácter presencial o a través de un medio de comunicación idóneo (cuando la entrevista presencial no sea posible). El </w:t>
      </w:r>
      <w:r>
        <w:rPr>
          <w:color w:val="000000"/>
          <w:sz w:val="24"/>
          <w:szCs w:val="24"/>
        </w:rPr>
        <w:lastRenderedPageBreak/>
        <w:t xml:space="preserve">funcionario deberá hacer un reporte escrito de su denuncia, el cual remitirá al Encargado de Convivencia Escolar. </w:t>
      </w:r>
    </w:p>
    <w:p w14:paraId="519032F3"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La entrevista estará dirigida a levantar los datos que, siendo conocidos por el informante, deben ser denunciados a las autoridades policiales y/o judiciales. </w:t>
      </w:r>
    </w:p>
    <w:p w14:paraId="23FF6FFE"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En este paso, se solicitará orientación legal por parte del asesor jurídico del DAEM, u otros organismos judiciales o gubernamentales competentes en la materia. </w:t>
      </w:r>
    </w:p>
    <w:p w14:paraId="19782357"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El Psicólogo que entrevistó al funcionario citará al alumno/a y a su profesor jefe para informarle, de un modo comprensible y amable, la situación y el procedimiento que se seguirá a continuación, quedando este (el psicólogo) a cargo de apoyar y contener al alumno/a durante el proceso. </w:t>
      </w:r>
    </w:p>
    <w:p w14:paraId="30F07FB2"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Si en la situación referida en el punto anterior, el alumno/a entrega algún testimonio sobre el hecho, los entrevistadores deberán guardar las mismas consideraciones establecidas en el punto “2.a” de este protocolo (“Si la denuncia es presentada por el o los alumno/as supuestamente afectados”). </w:t>
      </w:r>
    </w:p>
    <w:p w14:paraId="155FA742"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Todos los datos aportados por el informante se consignarán en registro de denuncia reservado. </w:t>
      </w:r>
    </w:p>
    <w:p w14:paraId="11A04F6B"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El </w:t>
      </w:r>
      <w:proofErr w:type="gramStart"/>
      <w:r>
        <w:rPr>
          <w:color w:val="000000"/>
          <w:sz w:val="24"/>
          <w:szCs w:val="24"/>
        </w:rPr>
        <w:t>Director</w:t>
      </w:r>
      <w:proofErr w:type="gramEnd"/>
      <w:r>
        <w:rPr>
          <w:color w:val="000000"/>
          <w:sz w:val="24"/>
          <w:szCs w:val="24"/>
        </w:rPr>
        <w:t xml:space="preserve"> o el Encargado de Convivencia Escolar designarán a la persona que deberá presentar la denuncia a las autoridades pertinentes, la cual deberá estar acompañada por el funcionario que reportó inicialmente el hecho. Si el funcionario no pudiera acompañar la denuncia, se indicará a las autoridades la fuente de la denuncia y se proporcionarán al funcionario todas las facilidades para que pueda colaborar con la investigación. </w:t>
      </w:r>
    </w:p>
    <w:p w14:paraId="4E137770" w14:textId="77777777" w:rsidR="000C4D4F" w:rsidRDefault="00EB507A">
      <w:pPr>
        <w:pStyle w:val="Normal1"/>
        <w:numPr>
          <w:ilvl w:val="0"/>
          <w:numId w:val="7"/>
        </w:numPr>
        <w:pBdr>
          <w:top w:val="nil"/>
          <w:left w:val="nil"/>
          <w:bottom w:val="nil"/>
          <w:right w:val="nil"/>
          <w:between w:val="nil"/>
        </w:pBdr>
        <w:spacing w:after="0" w:line="360" w:lineRule="auto"/>
        <w:jc w:val="both"/>
        <w:rPr>
          <w:color w:val="000000"/>
          <w:sz w:val="24"/>
          <w:szCs w:val="24"/>
        </w:rPr>
      </w:pPr>
      <w:proofErr w:type="gramStart"/>
      <w:r>
        <w:rPr>
          <w:color w:val="000000"/>
          <w:sz w:val="24"/>
          <w:szCs w:val="24"/>
        </w:rPr>
        <w:t>De acuerdo al</w:t>
      </w:r>
      <w:proofErr w:type="gramEnd"/>
      <w:r>
        <w:rPr>
          <w:color w:val="000000"/>
          <w:sz w:val="24"/>
          <w:szCs w:val="24"/>
        </w:rPr>
        <w:t xml:space="preserve"> reporte del funcionario, los entrevistadores, en conjunto con el director (o quien la subrogue), determinarán el momento y circunstancia en que se le informará el hecho reportado y el procedimiento adoptado a los apoderados de los posible afectados. </w:t>
      </w:r>
    </w:p>
    <w:p w14:paraId="5BD9ED09" w14:textId="77777777" w:rsidR="000C4D4F" w:rsidRDefault="00EB507A">
      <w:pPr>
        <w:pStyle w:val="Normal1"/>
        <w:numPr>
          <w:ilvl w:val="0"/>
          <w:numId w:val="6"/>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Si la denuncia es presentada por un tercero* no funcionario del Establecimiento: </w:t>
      </w:r>
    </w:p>
    <w:p w14:paraId="52675AF2" w14:textId="77777777" w:rsidR="000C4D4F" w:rsidRDefault="00EB507A">
      <w:pPr>
        <w:pStyle w:val="Normal1"/>
        <w:pBdr>
          <w:top w:val="nil"/>
          <w:left w:val="nil"/>
          <w:bottom w:val="nil"/>
          <w:right w:val="nil"/>
          <w:between w:val="nil"/>
        </w:pBdr>
        <w:spacing w:after="0" w:line="360" w:lineRule="auto"/>
        <w:ind w:firstLine="709"/>
        <w:jc w:val="both"/>
        <w:rPr>
          <w:color w:val="000000"/>
          <w:sz w:val="24"/>
          <w:szCs w:val="24"/>
        </w:rPr>
      </w:pPr>
      <w:r>
        <w:rPr>
          <w:i/>
          <w:color w:val="000000"/>
          <w:sz w:val="24"/>
          <w:szCs w:val="24"/>
        </w:rPr>
        <w:t xml:space="preserve">Persona que reporta conocer la situación, pero que no es la afectada </w:t>
      </w:r>
    </w:p>
    <w:p w14:paraId="6218C63C" w14:textId="77777777" w:rsidR="000C4D4F" w:rsidRDefault="00EB507A">
      <w:pPr>
        <w:pStyle w:val="Normal1"/>
        <w:numPr>
          <w:ilvl w:val="0"/>
          <w:numId w:val="7"/>
        </w:numPr>
        <w:pBdr>
          <w:top w:val="nil"/>
          <w:left w:val="nil"/>
          <w:bottom w:val="nil"/>
          <w:right w:val="nil"/>
          <w:between w:val="nil"/>
        </w:pBdr>
        <w:spacing w:after="27" w:line="360" w:lineRule="auto"/>
        <w:jc w:val="both"/>
        <w:rPr>
          <w:color w:val="000000"/>
          <w:sz w:val="24"/>
          <w:szCs w:val="24"/>
        </w:rPr>
      </w:pPr>
      <w:r>
        <w:rPr>
          <w:color w:val="000000"/>
          <w:sz w:val="24"/>
          <w:szCs w:val="24"/>
        </w:rPr>
        <w:lastRenderedPageBreak/>
        <w:t xml:space="preserve">La entrevista será dirigida por el Psicólogo a cargo, acompañado por otro miembro de la escuela, conforme a lo señalado en el paso 1. </w:t>
      </w:r>
    </w:p>
    <w:p w14:paraId="6B79E135" w14:textId="77777777" w:rsidR="000C4D4F" w:rsidRDefault="00EB507A">
      <w:pPr>
        <w:pStyle w:val="Normal1"/>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La entrevista debe ser de carácter presencial. </w:t>
      </w:r>
    </w:p>
    <w:p w14:paraId="3DC1A04C" w14:textId="77777777" w:rsidR="000C4D4F" w:rsidRDefault="00EB507A">
      <w:pPr>
        <w:pStyle w:val="Normal1"/>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En el caso de que la persona que hace el reporte sea alumno/a, la entrevista deberá realizarse en presencia de su apoderado. </w:t>
      </w:r>
    </w:p>
    <w:p w14:paraId="482F48C5"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La entrevista estará dirigida a orientar a la persona que está informando el hecho, y a su apoderado si fuera el caso, acerca del procedimiento de denuncia que se debe realizar cuando se tiene conocimiento de posible Violencia intrafamiliar contra un estudiante. </w:t>
      </w:r>
    </w:p>
    <w:p w14:paraId="59077A24"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Sin perjuicio de lo anterior, en este tipo de reportes se solicitará la orientación del asesor jurídico del DAEM, o de otros organismos competentes en la materia, con objeto de clarificar el rol que debiera asumir la escuela, atendidas las circunstancias y antecedentes del hecho que le hayan sido presentados en la entrevista. </w:t>
      </w:r>
    </w:p>
    <w:p w14:paraId="0EE5A959"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Los datos aportados por el informante se consignarán en registro de denuncia reservado. </w:t>
      </w:r>
    </w:p>
    <w:p w14:paraId="1B9E6EE3" w14:textId="77777777" w:rsidR="000C4D4F" w:rsidRDefault="00EB507A">
      <w:pPr>
        <w:pStyle w:val="Normal1"/>
        <w:numPr>
          <w:ilvl w:val="0"/>
          <w:numId w:val="7"/>
        </w:numPr>
        <w:pBdr>
          <w:top w:val="nil"/>
          <w:left w:val="nil"/>
          <w:bottom w:val="nil"/>
          <w:right w:val="nil"/>
          <w:between w:val="nil"/>
        </w:pBdr>
        <w:spacing w:after="30" w:line="360" w:lineRule="auto"/>
        <w:ind w:firstLine="0"/>
        <w:jc w:val="both"/>
        <w:rPr>
          <w:color w:val="000000"/>
          <w:sz w:val="24"/>
          <w:szCs w:val="24"/>
        </w:rPr>
      </w:pPr>
      <w:r>
        <w:rPr>
          <w:color w:val="000000"/>
          <w:sz w:val="24"/>
          <w:szCs w:val="24"/>
        </w:rPr>
        <w:t xml:space="preserve">El Encargado de Convivencia determinará, en conjunto con la </w:t>
      </w:r>
      <w:proofErr w:type="gramStart"/>
      <w:r>
        <w:rPr>
          <w:color w:val="000000"/>
          <w:sz w:val="24"/>
          <w:szCs w:val="24"/>
        </w:rPr>
        <w:t>dirección  de</w:t>
      </w:r>
      <w:proofErr w:type="gramEnd"/>
      <w:r>
        <w:rPr>
          <w:color w:val="000000"/>
          <w:sz w:val="24"/>
          <w:szCs w:val="24"/>
        </w:rPr>
        <w:t xml:space="preserve"> la escuela, en base a los antecedentes presentados y a las orientaciones jurídicas recibidas, qué rol le compete a la institución frente los hechos presentados y ejecutará las acciones que correspondan. </w:t>
      </w:r>
    </w:p>
    <w:p w14:paraId="2810ACBE" w14:textId="77777777" w:rsidR="000C4D4F" w:rsidRDefault="00EB507A">
      <w:pPr>
        <w:pStyle w:val="Normal1"/>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De acuerdo a las características del reporte recibido, los entrevistadores, en conjunto con el </w:t>
      </w:r>
      <w:proofErr w:type="gramStart"/>
      <w:r>
        <w:rPr>
          <w:color w:val="000000"/>
          <w:sz w:val="24"/>
          <w:szCs w:val="24"/>
        </w:rPr>
        <w:t>Director</w:t>
      </w:r>
      <w:proofErr w:type="gramEnd"/>
      <w:r>
        <w:rPr>
          <w:color w:val="000000"/>
          <w:sz w:val="24"/>
          <w:szCs w:val="24"/>
        </w:rPr>
        <w:t xml:space="preserve"> (o quien la subrogue), determinarán el momento y circunstancia en que se le informará el hecho y el procedimiento adoptado a los apoderados del posible afectado/a. </w:t>
      </w:r>
    </w:p>
    <w:p w14:paraId="22BFCA4B" w14:textId="77777777" w:rsidR="000C4D4F" w:rsidRDefault="00EB507A">
      <w:pPr>
        <w:pStyle w:val="Normal1"/>
        <w:numPr>
          <w:ilvl w:val="0"/>
          <w:numId w:val="5"/>
        </w:numPr>
        <w:pBdr>
          <w:top w:val="nil"/>
          <w:left w:val="nil"/>
          <w:bottom w:val="nil"/>
          <w:right w:val="nil"/>
          <w:between w:val="nil"/>
        </w:pBdr>
        <w:spacing w:after="0" w:line="360" w:lineRule="auto"/>
        <w:jc w:val="both"/>
        <w:rPr>
          <w:b/>
          <w:color w:val="000000"/>
          <w:sz w:val="24"/>
          <w:szCs w:val="24"/>
        </w:rPr>
      </w:pPr>
      <w:r>
        <w:rPr>
          <w:b/>
          <w:color w:val="000000"/>
          <w:sz w:val="24"/>
          <w:szCs w:val="24"/>
        </w:rPr>
        <w:t>Denuncia:</w:t>
      </w:r>
    </w:p>
    <w:p w14:paraId="32C06DD9" w14:textId="77777777" w:rsidR="000C4D4F" w:rsidRDefault="00EB507A">
      <w:pPr>
        <w:pStyle w:val="Normal1"/>
        <w:pBdr>
          <w:top w:val="nil"/>
          <w:left w:val="nil"/>
          <w:bottom w:val="nil"/>
          <w:right w:val="nil"/>
          <w:between w:val="nil"/>
        </w:pBdr>
        <w:spacing w:after="0" w:line="360" w:lineRule="auto"/>
        <w:ind w:firstLine="709"/>
        <w:jc w:val="both"/>
        <w:rPr>
          <w:color w:val="000000"/>
          <w:sz w:val="24"/>
          <w:szCs w:val="24"/>
        </w:rPr>
      </w:pPr>
      <w:r>
        <w:rPr>
          <w:b/>
          <w:color w:val="000000"/>
          <w:sz w:val="24"/>
          <w:szCs w:val="24"/>
        </w:rPr>
        <w:t>a) Toda vez que el reporte de posible Violencia Intrafamiliar haya sido reportado por un funcionario de la escuela, o por un estudiante que señale ser víctima del hecho</w:t>
      </w:r>
      <w:r>
        <w:rPr>
          <w:color w:val="000000"/>
          <w:sz w:val="24"/>
          <w:szCs w:val="24"/>
        </w:rPr>
        <w:t xml:space="preserve">, el representante designado de la escuela para este efecto, preferentemente el equipo sicosocial, realizará una denuncia ante el Ministerio Público y/o ante las autoridades policiales o Tribunales de Justicia que corresponda. La denuncia se hará por escrito, y en esta constará la identificación del denunciante, su </w:t>
      </w:r>
      <w:r>
        <w:rPr>
          <w:color w:val="000000"/>
          <w:sz w:val="24"/>
          <w:szCs w:val="24"/>
        </w:rPr>
        <w:lastRenderedPageBreak/>
        <w:t xml:space="preserve">domicilio, el nombre de la escuela, la narración circunstanciada del hecho, el señalamiento de quienes supuestamente lo cometieron y/o fueron testigos del hecho y todos aquellos antecedentes de que se tenga conocimiento. La denuncia será presentada dentro de un plazo máximo de 24 </w:t>
      </w:r>
      <w:proofErr w:type="spellStart"/>
      <w:r>
        <w:rPr>
          <w:color w:val="000000"/>
          <w:sz w:val="24"/>
          <w:szCs w:val="24"/>
        </w:rPr>
        <w:t>hrs</w:t>
      </w:r>
      <w:proofErr w:type="spellEnd"/>
      <w:r>
        <w:rPr>
          <w:color w:val="000000"/>
          <w:sz w:val="24"/>
          <w:szCs w:val="24"/>
        </w:rPr>
        <w:t xml:space="preserve"> desde que fue conocido el hecho </w:t>
      </w:r>
    </w:p>
    <w:p w14:paraId="1B42E611" w14:textId="77777777" w:rsidR="000C4D4F" w:rsidRDefault="00EB507A">
      <w:pPr>
        <w:pStyle w:val="Normal1"/>
        <w:spacing w:line="360" w:lineRule="auto"/>
        <w:rPr>
          <w:b/>
          <w:sz w:val="24"/>
          <w:szCs w:val="24"/>
        </w:rPr>
      </w:pPr>
      <w:r>
        <w:rPr>
          <w:b/>
          <w:sz w:val="24"/>
          <w:szCs w:val="24"/>
        </w:rPr>
        <w:t xml:space="preserve">b) Toda vez que el reporte de posible Violencia Intrafamiliar haya sido reportado por un </w:t>
      </w:r>
      <w:r>
        <w:rPr>
          <w:sz w:val="24"/>
          <w:szCs w:val="24"/>
        </w:rPr>
        <w:t xml:space="preserve">tercero, el Encargado de Convivencia les solicitará hacerlo, conforme a lo señalado en los artículos 173, 174 del Código Procesal Penal Chileno. Sin perjuicio de lo anterior, la escuela analizará si corresponde hacerse parte de la denuncia. </w:t>
      </w:r>
    </w:p>
    <w:p w14:paraId="7080D18C" w14:textId="77777777" w:rsidR="000C4D4F" w:rsidRDefault="00EB507A">
      <w:pPr>
        <w:pStyle w:val="Normal1"/>
        <w:numPr>
          <w:ilvl w:val="0"/>
          <w:numId w:val="5"/>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Seguimiento del proceso </w:t>
      </w:r>
    </w:p>
    <w:p w14:paraId="18F3CA9E" w14:textId="77777777" w:rsidR="000C4D4F" w:rsidRDefault="00EB507A">
      <w:pPr>
        <w:pStyle w:val="Normal1"/>
        <w:pBdr>
          <w:top w:val="nil"/>
          <w:left w:val="nil"/>
          <w:bottom w:val="nil"/>
          <w:right w:val="nil"/>
          <w:between w:val="nil"/>
        </w:pBdr>
        <w:spacing w:after="0" w:line="360" w:lineRule="auto"/>
        <w:ind w:firstLine="709"/>
        <w:jc w:val="both"/>
        <w:rPr>
          <w:color w:val="000000"/>
          <w:sz w:val="24"/>
          <w:szCs w:val="24"/>
        </w:rPr>
      </w:pPr>
      <w:r>
        <w:rPr>
          <w:b/>
          <w:color w:val="000000"/>
          <w:sz w:val="24"/>
          <w:szCs w:val="24"/>
        </w:rPr>
        <w:t>Una vez que se haya presentado la denuncia</w:t>
      </w:r>
      <w:r>
        <w:rPr>
          <w:color w:val="000000"/>
          <w:sz w:val="24"/>
          <w:szCs w:val="24"/>
        </w:rPr>
        <w:t xml:space="preserve">, el </w:t>
      </w:r>
      <w:proofErr w:type="gramStart"/>
      <w:r>
        <w:rPr>
          <w:color w:val="000000"/>
          <w:sz w:val="24"/>
          <w:szCs w:val="24"/>
        </w:rPr>
        <w:t>Director</w:t>
      </w:r>
      <w:proofErr w:type="gramEnd"/>
      <w:r>
        <w:rPr>
          <w:color w:val="000000"/>
          <w:sz w:val="24"/>
          <w:szCs w:val="24"/>
        </w:rPr>
        <w:t xml:space="preserve"> o Encargado de Convivencia Escolar designarán al miembro de la escuela que deberá seguir el curso del proceso realizado por las autoridades. Tal encargado informará al Equipo los estados de avance de la causa y coordinará el cumplimiento de todas las diligencias y medidas que la autoridad requiera de la escuela (preferente el equipo psicosocial</w:t>
      </w:r>
      <w:proofErr w:type="gramStart"/>
      <w:r>
        <w:rPr>
          <w:color w:val="000000"/>
          <w:sz w:val="24"/>
          <w:szCs w:val="24"/>
        </w:rPr>
        <w:t>) .</w:t>
      </w:r>
      <w:proofErr w:type="gramEnd"/>
    </w:p>
    <w:p w14:paraId="5BB0D275" w14:textId="77777777" w:rsidR="000C4D4F" w:rsidRDefault="00EB507A">
      <w:pPr>
        <w:pStyle w:val="Normal1"/>
        <w:pBdr>
          <w:top w:val="nil"/>
          <w:left w:val="nil"/>
          <w:bottom w:val="nil"/>
          <w:right w:val="nil"/>
          <w:between w:val="nil"/>
        </w:pBdr>
        <w:spacing w:after="0" w:line="360" w:lineRule="auto"/>
        <w:ind w:firstLine="709"/>
        <w:jc w:val="both"/>
        <w:rPr>
          <w:color w:val="000000"/>
          <w:sz w:val="24"/>
          <w:szCs w:val="24"/>
        </w:rPr>
      </w:pPr>
      <w:r>
        <w:rPr>
          <w:b/>
          <w:color w:val="000000"/>
          <w:sz w:val="24"/>
          <w:szCs w:val="24"/>
        </w:rPr>
        <w:t>Si el supuesto autor de Violencia Intrafamiliar es un apoderado de la escuela</w:t>
      </w:r>
      <w:r>
        <w:rPr>
          <w:color w:val="000000"/>
          <w:sz w:val="24"/>
          <w:szCs w:val="24"/>
        </w:rPr>
        <w:t xml:space="preserve">, la institución asumirá el principio de inocencia, determinando la aplicación de las medidas que corresponda resolver en el ámbito de la escuela una vez que el caso haya sido sentenciado por el Tribunal respectivo. Lo mismo vale en el caso que el denunciado sea un familiar no-apoderado del alumno/a. </w:t>
      </w:r>
    </w:p>
    <w:p w14:paraId="2986C226" w14:textId="77777777" w:rsidR="000C4D4F" w:rsidRDefault="00EB507A">
      <w:pPr>
        <w:pStyle w:val="Normal1"/>
        <w:pBdr>
          <w:top w:val="nil"/>
          <w:left w:val="nil"/>
          <w:bottom w:val="nil"/>
          <w:right w:val="nil"/>
          <w:between w:val="nil"/>
        </w:pBdr>
        <w:spacing w:after="0" w:line="360" w:lineRule="auto"/>
        <w:ind w:firstLine="709"/>
        <w:jc w:val="both"/>
        <w:rPr>
          <w:color w:val="000000"/>
          <w:sz w:val="24"/>
          <w:szCs w:val="24"/>
        </w:rPr>
      </w:pPr>
      <w:r>
        <w:rPr>
          <w:b/>
          <w:color w:val="000000"/>
          <w:sz w:val="24"/>
          <w:szCs w:val="24"/>
        </w:rPr>
        <w:t xml:space="preserve">Durante el proceso judicial, </w:t>
      </w:r>
      <w:r>
        <w:rPr>
          <w:color w:val="000000"/>
          <w:sz w:val="24"/>
          <w:szCs w:val="24"/>
        </w:rPr>
        <w:t xml:space="preserve">el establecimiento designará al psicólogo/a </w:t>
      </w:r>
      <w:proofErr w:type="spellStart"/>
      <w:r>
        <w:rPr>
          <w:color w:val="000000"/>
          <w:sz w:val="24"/>
          <w:szCs w:val="24"/>
        </w:rPr>
        <w:t>a</w:t>
      </w:r>
      <w:proofErr w:type="spellEnd"/>
      <w:r>
        <w:rPr>
          <w:color w:val="000000"/>
          <w:sz w:val="24"/>
          <w:szCs w:val="24"/>
        </w:rPr>
        <w:t xml:space="preserve"> cargo que coordinará las acciones que se requieran tanto para acoger a la alumna, como para facilitar la continuidad de su proceso educativo. </w:t>
      </w:r>
    </w:p>
    <w:p w14:paraId="31D2F802" w14:textId="77777777" w:rsidR="000C4D4F" w:rsidRDefault="00EB507A">
      <w:pPr>
        <w:pStyle w:val="Normal1"/>
        <w:numPr>
          <w:ilvl w:val="0"/>
          <w:numId w:val="5"/>
        </w:numPr>
        <w:pBdr>
          <w:top w:val="nil"/>
          <w:left w:val="nil"/>
          <w:bottom w:val="nil"/>
          <w:right w:val="nil"/>
          <w:between w:val="nil"/>
        </w:pBdr>
        <w:spacing w:after="0" w:line="360" w:lineRule="auto"/>
        <w:jc w:val="both"/>
        <w:rPr>
          <w:b/>
          <w:color w:val="000000"/>
          <w:sz w:val="24"/>
          <w:szCs w:val="24"/>
        </w:rPr>
      </w:pPr>
      <w:r>
        <w:rPr>
          <w:b/>
          <w:color w:val="000000"/>
          <w:sz w:val="24"/>
          <w:szCs w:val="24"/>
        </w:rPr>
        <w:t>Cierre del Proceso:</w:t>
      </w:r>
    </w:p>
    <w:p w14:paraId="05813428"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Al término de un proceso penal por Violencia Intrafamiliar contra un alumno/a de la escuela, la persona designada para hacer el seguimiento ante Tribunales presentará las resoluciones judiciales a la Dirección con objeto de que estas tomen medidas que deban ser resueltas en el ámbito de la escuela. </w:t>
      </w:r>
    </w:p>
    <w:p w14:paraId="48BA8453"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En el caso que el o los supuestos autores de Violencia intrafamiliar fueran declarados inocentes de los cargos formulados, la dirección, en conjunto con Encargado de Convivencia Escolar, determinará las acciones de apoyo para todos los involucrados que corresponda aplicar en el ámbito de la escuela, en </w:t>
      </w:r>
      <w:r>
        <w:rPr>
          <w:color w:val="000000"/>
          <w:sz w:val="24"/>
          <w:szCs w:val="24"/>
        </w:rPr>
        <w:lastRenderedPageBreak/>
        <w:t xml:space="preserve">especial, aquellas que pudieran favorecer la adecuada reinserción y restablecimiento de la honra de él o las personas absueltas. </w:t>
      </w:r>
    </w:p>
    <w:p w14:paraId="36733AEC" w14:textId="77777777" w:rsidR="000C4D4F" w:rsidRDefault="00EB507A">
      <w:pPr>
        <w:pStyle w:val="Normal1"/>
        <w:numPr>
          <w:ilvl w:val="0"/>
          <w:numId w:val="7"/>
        </w:numPr>
        <w:pBdr>
          <w:top w:val="nil"/>
          <w:left w:val="nil"/>
          <w:bottom w:val="nil"/>
          <w:right w:val="nil"/>
          <w:between w:val="nil"/>
        </w:pBdr>
        <w:spacing w:after="30" w:line="360" w:lineRule="auto"/>
        <w:jc w:val="both"/>
        <w:rPr>
          <w:color w:val="000000"/>
          <w:sz w:val="24"/>
          <w:szCs w:val="24"/>
        </w:rPr>
      </w:pPr>
      <w:r>
        <w:rPr>
          <w:color w:val="000000"/>
          <w:sz w:val="24"/>
          <w:szCs w:val="24"/>
        </w:rPr>
        <w:t xml:space="preserve">En el caso que el o los supuestos autores de Violencia Intrafamiliar fueran declarados culpables de los cargos formulados, la Dirección, en conjunto con Encargado de Convivencia Escolar, determinará las medidas y acciones que corresponda resolver en el ámbito de la escuela. Asimismo, se analizarán las acciones y medidas que se ejecutarán para continuar apoyando a quienes hayan sido señalado/as como víctimas del hecho. </w:t>
      </w:r>
    </w:p>
    <w:p w14:paraId="7DA8303F" w14:textId="77777777" w:rsidR="000C4D4F" w:rsidRDefault="00EB507A">
      <w:pPr>
        <w:pStyle w:val="Normal1"/>
        <w:pBdr>
          <w:top w:val="nil"/>
          <w:left w:val="nil"/>
          <w:bottom w:val="nil"/>
          <w:right w:val="nil"/>
          <w:between w:val="nil"/>
        </w:pBdr>
        <w:spacing w:after="0" w:line="360" w:lineRule="auto"/>
        <w:ind w:firstLine="709"/>
        <w:jc w:val="both"/>
        <w:rPr>
          <w:color w:val="000000"/>
          <w:sz w:val="24"/>
          <w:szCs w:val="24"/>
        </w:rPr>
      </w:pPr>
      <w:r>
        <w:rPr>
          <w:color w:val="000000"/>
          <w:sz w:val="24"/>
          <w:szCs w:val="24"/>
        </w:rPr>
        <w:t xml:space="preserve">Las medidas y acciones resueltas serán comunicadas a los involucrados, los cuales tendrán derecho a presentar apelación si así lo estiman pertinente. El plazo para apelar plazo será de cinco días hábiles desde que se les comunique la resolución. La autoridad de apelación será el director o quien la subrogue y dispondrá de diez días hábiles para responder a la presentación, teniendo tal resolución el carácter de inapelable. </w:t>
      </w:r>
    </w:p>
    <w:p w14:paraId="384FC9CA" w14:textId="77777777" w:rsidR="000C4D4F" w:rsidRDefault="00EB507A">
      <w:pPr>
        <w:pStyle w:val="Normal1"/>
        <w:spacing w:line="360" w:lineRule="auto"/>
        <w:rPr>
          <w:b/>
          <w:sz w:val="24"/>
          <w:szCs w:val="24"/>
        </w:rPr>
      </w:pPr>
      <w:r>
        <w:rPr>
          <w:b/>
          <w:sz w:val="24"/>
          <w:szCs w:val="24"/>
        </w:rPr>
        <w:t>Entrevista a los padres:</w:t>
      </w:r>
    </w:p>
    <w:p w14:paraId="67FD093F" w14:textId="77777777" w:rsidR="000C4D4F" w:rsidRDefault="00EB507A">
      <w:pPr>
        <w:pStyle w:val="Normal1"/>
        <w:numPr>
          <w:ilvl w:val="0"/>
          <w:numId w:val="8"/>
        </w:numPr>
        <w:pBdr>
          <w:top w:val="nil"/>
          <w:left w:val="nil"/>
          <w:bottom w:val="nil"/>
          <w:right w:val="nil"/>
          <w:between w:val="nil"/>
        </w:pBdr>
        <w:spacing w:after="34" w:line="360" w:lineRule="auto"/>
        <w:jc w:val="both"/>
        <w:rPr>
          <w:color w:val="000000"/>
          <w:sz w:val="24"/>
          <w:szCs w:val="24"/>
        </w:rPr>
      </w:pPr>
      <w:r>
        <w:rPr>
          <w:color w:val="000000"/>
          <w:sz w:val="24"/>
          <w:szCs w:val="24"/>
        </w:rPr>
        <w:t xml:space="preserve">Una vez que la Dirección ha definido el momento y circunstancia en que se informará a los apoderados del alumno/a posiblemente afectado/a por Violencia Intrafamiliar, estos serán citados a una entrevista a la Escuela. </w:t>
      </w:r>
    </w:p>
    <w:p w14:paraId="71589EEF" w14:textId="77777777" w:rsidR="000C4D4F" w:rsidRDefault="00EB507A">
      <w:pPr>
        <w:pStyle w:val="Normal1"/>
        <w:numPr>
          <w:ilvl w:val="0"/>
          <w:numId w:val="8"/>
        </w:numPr>
        <w:pBdr>
          <w:top w:val="nil"/>
          <w:left w:val="nil"/>
          <w:bottom w:val="nil"/>
          <w:right w:val="nil"/>
          <w:between w:val="nil"/>
        </w:pBdr>
        <w:spacing w:after="34" w:line="360" w:lineRule="auto"/>
        <w:jc w:val="both"/>
        <w:rPr>
          <w:color w:val="000000"/>
          <w:sz w:val="24"/>
          <w:szCs w:val="24"/>
        </w:rPr>
      </w:pPr>
      <w:r>
        <w:rPr>
          <w:color w:val="000000"/>
          <w:sz w:val="24"/>
          <w:szCs w:val="24"/>
        </w:rPr>
        <w:t xml:space="preserve">En esta entrevista deben estar presentes al menos las siguientes personas: </w:t>
      </w:r>
      <w:proofErr w:type="gramStart"/>
      <w:r>
        <w:rPr>
          <w:color w:val="000000"/>
          <w:sz w:val="24"/>
          <w:szCs w:val="24"/>
        </w:rPr>
        <w:t>Director</w:t>
      </w:r>
      <w:proofErr w:type="gramEnd"/>
      <w:r>
        <w:rPr>
          <w:color w:val="000000"/>
          <w:sz w:val="24"/>
          <w:szCs w:val="24"/>
        </w:rPr>
        <w:t xml:space="preserve">, Encargado de Convivencia Escolar, Psicólogo/a y asistente social. Se debe dejar todo lo conversado y los acuerdos tomados por escrito. </w:t>
      </w:r>
    </w:p>
    <w:p w14:paraId="6FD629FD" w14:textId="77777777" w:rsidR="000C4D4F" w:rsidRDefault="00EB507A">
      <w:pPr>
        <w:pStyle w:val="Normal1"/>
        <w:numPr>
          <w:ilvl w:val="0"/>
          <w:numId w:val="8"/>
        </w:numPr>
        <w:pBdr>
          <w:top w:val="nil"/>
          <w:left w:val="nil"/>
          <w:bottom w:val="nil"/>
          <w:right w:val="nil"/>
          <w:between w:val="nil"/>
        </w:pBdr>
        <w:spacing w:after="34" w:line="360" w:lineRule="auto"/>
        <w:jc w:val="both"/>
        <w:rPr>
          <w:color w:val="000000"/>
          <w:sz w:val="24"/>
          <w:szCs w:val="24"/>
        </w:rPr>
      </w:pPr>
      <w:r>
        <w:rPr>
          <w:color w:val="000000"/>
          <w:sz w:val="24"/>
          <w:szCs w:val="24"/>
        </w:rPr>
        <w:t xml:space="preserve">Esta reunión es de gran importancia ya que inicia el contacto y establece la relación de confianza. Por ningún motivo se debe simplificar el hecho. La familia debe ver a los representantes de la escuela como una figura de ayuda y apoyo. </w:t>
      </w:r>
    </w:p>
    <w:p w14:paraId="0615AFCC" w14:textId="77777777" w:rsidR="000C4D4F" w:rsidRDefault="00EB507A">
      <w:pPr>
        <w:pStyle w:val="Normal1"/>
        <w:numPr>
          <w:ilvl w:val="0"/>
          <w:numId w:val="8"/>
        </w:numPr>
        <w:pBdr>
          <w:top w:val="nil"/>
          <w:left w:val="nil"/>
          <w:bottom w:val="nil"/>
          <w:right w:val="nil"/>
          <w:between w:val="nil"/>
        </w:pBdr>
        <w:spacing w:after="0" w:line="360" w:lineRule="auto"/>
        <w:jc w:val="both"/>
        <w:rPr>
          <w:color w:val="000000"/>
          <w:sz w:val="24"/>
          <w:szCs w:val="24"/>
        </w:rPr>
      </w:pPr>
      <w:r>
        <w:rPr>
          <w:color w:val="000000"/>
          <w:sz w:val="24"/>
          <w:szCs w:val="24"/>
        </w:rPr>
        <w:t xml:space="preserve">Independientemente de la reacción de los padres, los representantes de la escuela deben: </w:t>
      </w:r>
    </w:p>
    <w:p w14:paraId="0905D358" w14:textId="77777777" w:rsidR="000C4D4F" w:rsidRDefault="00EB507A">
      <w:pPr>
        <w:pStyle w:val="Normal1"/>
        <w:numPr>
          <w:ilvl w:val="0"/>
          <w:numId w:val="9"/>
        </w:numPr>
        <w:pBdr>
          <w:top w:val="nil"/>
          <w:left w:val="nil"/>
          <w:bottom w:val="nil"/>
          <w:right w:val="nil"/>
          <w:between w:val="nil"/>
        </w:pBdr>
        <w:spacing w:after="0" w:line="360" w:lineRule="auto"/>
        <w:ind w:left="1701"/>
        <w:jc w:val="both"/>
        <w:rPr>
          <w:color w:val="000000"/>
          <w:sz w:val="24"/>
          <w:szCs w:val="24"/>
        </w:rPr>
      </w:pPr>
      <w:r>
        <w:rPr>
          <w:color w:val="000000"/>
          <w:sz w:val="24"/>
          <w:szCs w:val="24"/>
        </w:rPr>
        <w:t xml:space="preserve">Permitir a los padres expresarse sin interrumpir </w:t>
      </w:r>
    </w:p>
    <w:p w14:paraId="3F898D38" w14:textId="77777777" w:rsidR="000C4D4F" w:rsidRDefault="00EB507A">
      <w:pPr>
        <w:pStyle w:val="Normal1"/>
        <w:numPr>
          <w:ilvl w:val="0"/>
          <w:numId w:val="9"/>
        </w:numPr>
        <w:pBdr>
          <w:top w:val="nil"/>
          <w:left w:val="nil"/>
          <w:bottom w:val="nil"/>
          <w:right w:val="nil"/>
          <w:between w:val="nil"/>
        </w:pBdr>
        <w:spacing w:after="0" w:line="360" w:lineRule="auto"/>
        <w:ind w:left="1701"/>
        <w:jc w:val="both"/>
        <w:rPr>
          <w:color w:val="000000"/>
          <w:sz w:val="24"/>
          <w:szCs w:val="24"/>
        </w:rPr>
      </w:pPr>
      <w:r>
        <w:rPr>
          <w:color w:val="000000"/>
          <w:sz w:val="24"/>
          <w:szCs w:val="24"/>
        </w:rPr>
        <w:t xml:space="preserve">Si la información entregada por los padres es insuficiente se deben hacer preguntas adicionales para clarificar o completar la hoja de registro. </w:t>
      </w:r>
    </w:p>
    <w:p w14:paraId="1AFB644E" w14:textId="77777777" w:rsidR="000C4D4F" w:rsidRDefault="00EB507A">
      <w:pPr>
        <w:pStyle w:val="Normal1"/>
        <w:numPr>
          <w:ilvl w:val="0"/>
          <w:numId w:val="9"/>
        </w:numPr>
        <w:pBdr>
          <w:top w:val="nil"/>
          <w:left w:val="nil"/>
          <w:bottom w:val="nil"/>
          <w:right w:val="nil"/>
          <w:between w:val="nil"/>
        </w:pBdr>
        <w:spacing w:after="0" w:line="360" w:lineRule="auto"/>
        <w:ind w:left="1701"/>
        <w:jc w:val="both"/>
        <w:rPr>
          <w:color w:val="000000"/>
          <w:sz w:val="24"/>
          <w:szCs w:val="24"/>
        </w:rPr>
      </w:pPr>
      <w:r>
        <w:rPr>
          <w:color w:val="000000"/>
          <w:sz w:val="24"/>
          <w:szCs w:val="24"/>
        </w:rPr>
        <w:lastRenderedPageBreak/>
        <w:t xml:space="preserve">Mostrar empatía hacia los padres </w:t>
      </w:r>
    </w:p>
    <w:p w14:paraId="3943B856" w14:textId="77777777" w:rsidR="000C4D4F" w:rsidRDefault="00EB507A">
      <w:pPr>
        <w:pStyle w:val="Normal1"/>
        <w:numPr>
          <w:ilvl w:val="0"/>
          <w:numId w:val="9"/>
        </w:numPr>
        <w:pBdr>
          <w:top w:val="nil"/>
          <w:left w:val="nil"/>
          <w:bottom w:val="nil"/>
          <w:right w:val="nil"/>
          <w:between w:val="nil"/>
        </w:pBdr>
        <w:spacing w:after="0" w:line="360" w:lineRule="auto"/>
        <w:ind w:left="1701"/>
        <w:jc w:val="both"/>
        <w:rPr>
          <w:color w:val="000000"/>
          <w:sz w:val="24"/>
          <w:szCs w:val="24"/>
        </w:rPr>
      </w:pPr>
      <w:r>
        <w:rPr>
          <w:color w:val="000000"/>
          <w:sz w:val="24"/>
          <w:szCs w:val="24"/>
        </w:rPr>
        <w:t xml:space="preserve">Si los padres muestran hostilidad, ansiedad o negatividad se debe </w:t>
      </w:r>
      <w:proofErr w:type="gramStart"/>
      <w:r>
        <w:rPr>
          <w:color w:val="000000"/>
          <w:sz w:val="24"/>
          <w:szCs w:val="24"/>
        </w:rPr>
        <w:t>intentar hacerles ver</w:t>
      </w:r>
      <w:proofErr w:type="gramEnd"/>
      <w:r>
        <w:rPr>
          <w:color w:val="000000"/>
          <w:sz w:val="24"/>
          <w:szCs w:val="24"/>
        </w:rPr>
        <w:t xml:space="preserve"> que la escuela los entiende y apoya. </w:t>
      </w:r>
    </w:p>
    <w:p w14:paraId="76039753" w14:textId="77777777" w:rsidR="000C4D4F" w:rsidRDefault="00EB507A">
      <w:pPr>
        <w:pStyle w:val="Normal1"/>
        <w:numPr>
          <w:ilvl w:val="0"/>
          <w:numId w:val="9"/>
        </w:numPr>
        <w:pBdr>
          <w:top w:val="nil"/>
          <w:left w:val="nil"/>
          <w:bottom w:val="nil"/>
          <w:right w:val="nil"/>
          <w:between w:val="nil"/>
        </w:pBdr>
        <w:spacing w:after="0" w:line="360" w:lineRule="auto"/>
        <w:ind w:left="1701"/>
        <w:jc w:val="both"/>
        <w:rPr>
          <w:b/>
          <w:color w:val="000000"/>
          <w:sz w:val="24"/>
          <w:szCs w:val="24"/>
        </w:rPr>
      </w:pPr>
      <w:r>
        <w:rPr>
          <w:color w:val="000000"/>
          <w:sz w:val="24"/>
          <w:szCs w:val="24"/>
        </w:rPr>
        <w:t xml:space="preserve">Mostrar siempre interés real y honesto hacia la situación. </w:t>
      </w:r>
    </w:p>
    <w:p w14:paraId="02D1546D" w14:textId="77777777" w:rsidR="000C4D4F" w:rsidRDefault="00EB507A">
      <w:pPr>
        <w:pStyle w:val="Normal1"/>
        <w:numPr>
          <w:ilvl w:val="0"/>
          <w:numId w:val="10"/>
        </w:numPr>
        <w:pBdr>
          <w:top w:val="nil"/>
          <w:left w:val="nil"/>
          <w:bottom w:val="nil"/>
          <w:right w:val="nil"/>
          <w:between w:val="nil"/>
        </w:pBdr>
        <w:spacing w:after="30" w:line="360" w:lineRule="auto"/>
        <w:jc w:val="both"/>
        <w:rPr>
          <w:color w:val="000000"/>
          <w:sz w:val="24"/>
          <w:szCs w:val="24"/>
        </w:rPr>
      </w:pPr>
      <w:r>
        <w:rPr>
          <w:color w:val="000000"/>
          <w:sz w:val="24"/>
          <w:szCs w:val="24"/>
        </w:rPr>
        <w:t>En esta entrevista se deben controlar todas las actitudes negativas y sólo se debe plantear la posición del establecimiento de acoger y establecer toda la ayuda que se le otorgará al alumno/</w:t>
      </w:r>
      <w:proofErr w:type="spellStart"/>
      <w:r>
        <w:rPr>
          <w:color w:val="000000"/>
          <w:sz w:val="24"/>
          <w:szCs w:val="24"/>
        </w:rPr>
        <w:t>a</w:t>
      </w:r>
      <w:proofErr w:type="spellEnd"/>
      <w:r>
        <w:rPr>
          <w:color w:val="000000"/>
          <w:sz w:val="24"/>
          <w:szCs w:val="24"/>
        </w:rPr>
        <w:t xml:space="preserve"> afectado/a. Siempre se debe respetar el bienestar y protección de los alumnos. </w:t>
      </w:r>
    </w:p>
    <w:p w14:paraId="33A08415" w14:textId="77777777" w:rsidR="000C4D4F" w:rsidRDefault="00EB507A">
      <w:pPr>
        <w:pStyle w:val="Normal1"/>
        <w:numPr>
          <w:ilvl w:val="0"/>
          <w:numId w:val="10"/>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El Acta de esta entrevista podrá ser puesta a disposición del Tribunal que lleva la causa, si este así lo solicitara. </w:t>
      </w:r>
    </w:p>
    <w:p w14:paraId="2FF7F319" w14:textId="77777777" w:rsidR="000C4D4F" w:rsidRDefault="000C4D4F">
      <w:pPr>
        <w:pStyle w:val="Normal1"/>
        <w:spacing w:line="360" w:lineRule="auto"/>
        <w:jc w:val="center"/>
        <w:rPr>
          <w:b/>
          <w:sz w:val="24"/>
          <w:szCs w:val="24"/>
        </w:rPr>
      </w:pPr>
      <w:bookmarkStart w:id="3" w:name="_heading=h.f65virt0gd74" w:colFirst="0" w:colLast="0"/>
      <w:bookmarkEnd w:id="3"/>
    </w:p>
    <w:p w14:paraId="5635CBEA" w14:textId="77777777" w:rsidR="000C4D4F" w:rsidRDefault="00EB507A">
      <w:pPr>
        <w:pStyle w:val="Normal1"/>
        <w:spacing w:line="360" w:lineRule="auto"/>
        <w:rPr>
          <w:b/>
          <w:sz w:val="14"/>
          <w:szCs w:val="14"/>
        </w:rPr>
      </w:pPr>
      <w:proofErr w:type="gramStart"/>
      <w:r>
        <w:rPr>
          <w:b/>
          <w:sz w:val="24"/>
          <w:szCs w:val="24"/>
        </w:rPr>
        <w:t>11  PROTOCOLO</w:t>
      </w:r>
      <w:proofErr w:type="gramEnd"/>
      <w:r>
        <w:rPr>
          <w:b/>
          <w:sz w:val="24"/>
          <w:szCs w:val="24"/>
        </w:rPr>
        <w:t xml:space="preserve"> DE INTERVENCIÓN EN CRISIS DESREGULACIÓN CONDUCTUAL Y EMOCIONAL</w:t>
      </w:r>
    </w:p>
    <w:p w14:paraId="68DCB4EF" w14:textId="77777777" w:rsidR="000C4D4F" w:rsidRDefault="00EB507A">
      <w:pPr>
        <w:pStyle w:val="Normal1"/>
        <w:spacing w:line="360" w:lineRule="auto"/>
        <w:rPr>
          <w:b/>
          <w:sz w:val="24"/>
          <w:szCs w:val="24"/>
        </w:rPr>
      </w:pPr>
      <w:r>
        <w:rPr>
          <w:b/>
          <w:sz w:val="24"/>
          <w:szCs w:val="24"/>
        </w:rPr>
        <w:t xml:space="preserve">1.1 CONCEPTOS </w:t>
      </w:r>
    </w:p>
    <w:p w14:paraId="7616285C" w14:textId="77777777" w:rsidR="000C4D4F" w:rsidRDefault="00EB507A">
      <w:pPr>
        <w:pStyle w:val="Normal1"/>
        <w:spacing w:line="360" w:lineRule="auto"/>
        <w:rPr>
          <w:sz w:val="24"/>
          <w:szCs w:val="24"/>
        </w:rPr>
      </w:pPr>
      <w:r>
        <w:rPr>
          <w:b/>
          <w:sz w:val="24"/>
          <w:szCs w:val="24"/>
        </w:rPr>
        <w:t>Crisis:</w:t>
      </w:r>
      <w:r>
        <w:rPr>
          <w:sz w:val="24"/>
          <w:szCs w:val="24"/>
        </w:rPr>
        <w:t xml:space="preserve"> Se definirá como cualquier instancia donde el alumno/a presente descontrol impulsivo con intensidad alta y que haya sobrepasado los recursos formales del establecimiento educacional para poder hacer frente a éste. </w:t>
      </w:r>
    </w:p>
    <w:p w14:paraId="4B175512" w14:textId="77777777" w:rsidR="000C4D4F" w:rsidRDefault="00EB507A">
      <w:pPr>
        <w:pStyle w:val="Normal1"/>
        <w:spacing w:line="360" w:lineRule="auto"/>
        <w:rPr>
          <w:sz w:val="24"/>
          <w:szCs w:val="24"/>
        </w:rPr>
      </w:pPr>
      <w:r>
        <w:rPr>
          <w:b/>
          <w:sz w:val="24"/>
          <w:szCs w:val="24"/>
        </w:rPr>
        <w:t>Zona de aislamiento</w:t>
      </w:r>
      <w:r>
        <w:rPr>
          <w:sz w:val="24"/>
          <w:szCs w:val="24"/>
        </w:rPr>
        <w:t xml:space="preserve">: lugar del establecimiento educacional, donde exista de privación estimular y el alumno(a) esté fuera de peligro por potencial ruptura de ventanas, huida del establecimiento, golpes a terceros, etc. </w:t>
      </w:r>
    </w:p>
    <w:p w14:paraId="592772EC" w14:textId="77777777" w:rsidR="000C4D4F" w:rsidRDefault="00EB507A">
      <w:pPr>
        <w:pStyle w:val="Normal1"/>
        <w:spacing w:line="360" w:lineRule="auto"/>
        <w:rPr>
          <w:sz w:val="24"/>
          <w:szCs w:val="24"/>
        </w:rPr>
      </w:pPr>
      <w:r>
        <w:rPr>
          <w:b/>
          <w:sz w:val="24"/>
          <w:szCs w:val="24"/>
        </w:rPr>
        <w:t>Equipo de respuesta</w:t>
      </w:r>
      <w:r>
        <w:rPr>
          <w:sz w:val="24"/>
          <w:szCs w:val="24"/>
        </w:rPr>
        <w:t xml:space="preserve">: grupo de funcionarios del establecimiento, previamente definido, (equipo psicosocial, encargado de convivencia escolar, inspectoría) que mantiene conocimiento del protocolo de intervención en crisis y de primeros auxilios psicológicos. </w:t>
      </w:r>
    </w:p>
    <w:p w14:paraId="5970AA57" w14:textId="77777777" w:rsidR="000C4D4F" w:rsidRDefault="00EB507A">
      <w:pPr>
        <w:pStyle w:val="Normal1"/>
        <w:spacing w:line="360" w:lineRule="auto"/>
        <w:rPr>
          <w:sz w:val="24"/>
          <w:szCs w:val="24"/>
        </w:rPr>
      </w:pPr>
      <w:r>
        <w:rPr>
          <w:b/>
          <w:sz w:val="24"/>
          <w:szCs w:val="24"/>
        </w:rPr>
        <w:t>Primeros auxilios psicológicos</w:t>
      </w:r>
      <w:r>
        <w:rPr>
          <w:sz w:val="24"/>
          <w:szCs w:val="24"/>
        </w:rPr>
        <w:t xml:space="preserve">: intervención psicológica en el momento de crisis, donde se brinda una ayuda breve e inmediata de apoyo y rescate a la persona para restablecer su estabilidad emocional y facilitarle las condiciones de un continuo equilibrio personal. </w:t>
      </w:r>
    </w:p>
    <w:p w14:paraId="5243A6F1" w14:textId="77777777" w:rsidR="000C4D4F" w:rsidRDefault="00EB507A">
      <w:pPr>
        <w:pStyle w:val="Normal1"/>
        <w:spacing w:line="360" w:lineRule="auto"/>
        <w:rPr>
          <w:sz w:val="24"/>
          <w:szCs w:val="24"/>
        </w:rPr>
      </w:pPr>
      <w:r>
        <w:rPr>
          <w:sz w:val="24"/>
          <w:szCs w:val="24"/>
        </w:rPr>
        <w:lastRenderedPageBreak/>
        <w:tab/>
      </w:r>
      <w:r>
        <w:rPr>
          <w:sz w:val="24"/>
          <w:szCs w:val="24"/>
        </w:rPr>
        <w:tab/>
      </w:r>
      <w:r>
        <w:rPr>
          <w:b/>
          <w:sz w:val="24"/>
          <w:szCs w:val="24"/>
        </w:rPr>
        <w:t>PASOS FRENTE A UNA CRISIS</w:t>
      </w:r>
      <w:r>
        <w:rPr>
          <w:sz w:val="24"/>
          <w:szCs w:val="24"/>
        </w:rPr>
        <w:t>:</w:t>
      </w:r>
    </w:p>
    <w:p w14:paraId="08685581" w14:textId="77777777" w:rsidR="000C4D4F" w:rsidRDefault="00EB507A">
      <w:pPr>
        <w:pStyle w:val="Normal1"/>
        <w:spacing w:line="360" w:lineRule="auto"/>
        <w:rPr>
          <w:b/>
          <w:sz w:val="24"/>
          <w:szCs w:val="24"/>
        </w:rPr>
      </w:pPr>
      <w:r>
        <w:rPr>
          <w:b/>
          <w:sz w:val="24"/>
          <w:szCs w:val="24"/>
        </w:rPr>
        <w:t xml:space="preserve">Primera instancia </w:t>
      </w:r>
    </w:p>
    <w:p w14:paraId="25A4E332" w14:textId="77777777" w:rsidR="000C4D4F" w:rsidRDefault="00EB507A">
      <w:pPr>
        <w:pStyle w:val="Normal1"/>
        <w:spacing w:line="360" w:lineRule="auto"/>
        <w:rPr>
          <w:sz w:val="24"/>
          <w:szCs w:val="24"/>
        </w:rPr>
      </w:pPr>
      <w:r>
        <w:rPr>
          <w:sz w:val="24"/>
          <w:szCs w:val="24"/>
        </w:rPr>
        <w:t xml:space="preserve">1. El docente que presencia la situación, </w:t>
      </w:r>
      <w:proofErr w:type="gramStart"/>
      <w:r>
        <w:rPr>
          <w:sz w:val="24"/>
          <w:szCs w:val="24"/>
        </w:rPr>
        <w:t>dará aviso</w:t>
      </w:r>
      <w:proofErr w:type="gramEnd"/>
      <w:r>
        <w:rPr>
          <w:sz w:val="24"/>
          <w:szCs w:val="24"/>
        </w:rPr>
        <w:t xml:space="preserve"> a Inspectoría sin descuidar la situación. </w:t>
      </w:r>
    </w:p>
    <w:p w14:paraId="41ACCAE2" w14:textId="77777777" w:rsidR="000C4D4F" w:rsidRDefault="00EB507A">
      <w:pPr>
        <w:pStyle w:val="Normal1"/>
        <w:spacing w:line="360" w:lineRule="auto"/>
        <w:rPr>
          <w:sz w:val="24"/>
          <w:szCs w:val="24"/>
        </w:rPr>
      </w:pPr>
      <w:r>
        <w:rPr>
          <w:sz w:val="24"/>
          <w:szCs w:val="24"/>
        </w:rPr>
        <w:t xml:space="preserve">2. El inspector intentará detener la situación facilitando un diálogo con el alumno en situación de crisis. </w:t>
      </w:r>
    </w:p>
    <w:p w14:paraId="1CF01227" w14:textId="77777777" w:rsidR="000C4D4F" w:rsidRDefault="00EB507A">
      <w:pPr>
        <w:pStyle w:val="Normal1"/>
        <w:spacing w:line="360" w:lineRule="auto"/>
        <w:rPr>
          <w:sz w:val="24"/>
          <w:szCs w:val="24"/>
        </w:rPr>
      </w:pPr>
      <w:r>
        <w:rPr>
          <w:sz w:val="24"/>
          <w:szCs w:val="24"/>
        </w:rPr>
        <w:t xml:space="preserve">3. Si la intervención es efectiva, se procederá a llevar al alumno/a </w:t>
      </w:r>
      <w:proofErr w:type="spellStart"/>
      <w:r>
        <w:rPr>
          <w:sz w:val="24"/>
          <w:szCs w:val="24"/>
        </w:rPr>
        <w:t>a</w:t>
      </w:r>
      <w:proofErr w:type="spellEnd"/>
      <w:r>
        <w:rPr>
          <w:sz w:val="24"/>
          <w:szCs w:val="24"/>
        </w:rPr>
        <w:t xml:space="preserve"> inspectoría para aplicar reglamento y/o protocolos. </w:t>
      </w:r>
    </w:p>
    <w:p w14:paraId="40F511AC" w14:textId="77777777" w:rsidR="000C4D4F" w:rsidRDefault="00EB507A">
      <w:pPr>
        <w:pStyle w:val="Normal1"/>
        <w:spacing w:line="360" w:lineRule="auto"/>
        <w:rPr>
          <w:sz w:val="24"/>
          <w:szCs w:val="24"/>
        </w:rPr>
      </w:pPr>
      <w:r>
        <w:rPr>
          <w:sz w:val="24"/>
          <w:szCs w:val="24"/>
        </w:rPr>
        <w:t>4. Si la intervención no es efectiva, se procederá a la segunda instancia.</w:t>
      </w:r>
    </w:p>
    <w:p w14:paraId="14B3D378" w14:textId="77777777" w:rsidR="000C4D4F" w:rsidRDefault="00EB507A">
      <w:pPr>
        <w:pStyle w:val="Normal1"/>
        <w:spacing w:line="360" w:lineRule="auto"/>
        <w:rPr>
          <w:sz w:val="24"/>
          <w:szCs w:val="24"/>
        </w:rPr>
      </w:pPr>
      <w:r>
        <w:rPr>
          <w:b/>
          <w:sz w:val="24"/>
          <w:szCs w:val="24"/>
        </w:rPr>
        <w:t>Segunda instancia</w:t>
      </w:r>
    </w:p>
    <w:p w14:paraId="51C47038" w14:textId="77777777" w:rsidR="000C4D4F" w:rsidRDefault="00EB507A">
      <w:pPr>
        <w:pStyle w:val="Normal1"/>
        <w:spacing w:line="360" w:lineRule="auto"/>
        <w:rPr>
          <w:sz w:val="24"/>
          <w:szCs w:val="24"/>
        </w:rPr>
      </w:pPr>
      <w:r>
        <w:rPr>
          <w:sz w:val="24"/>
          <w:szCs w:val="24"/>
        </w:rPr>
        <w:t xml:space="preserve">1. El inspector dará aviso al Equipo de Respuesta. </w:t>
      </w:r>
    </w:p>
    <w:p w14:paraId="7811F513" w14:textId="77777777" w:rsidR="000C4D4F" w:rsidRDefault="00EB507A">
      <w:pPr>
        <w:pStyle w:val="Normal1"/>
        <w:spacing w:line="360" w:lineRule="auto"/>
        <w:rPr>
          <w:sz w:val="24"/>
          <w:szCs w:val="24"/>
        </w:rPr>
      </w:pPr>
      <w:r>
        <w:rPr>
          <w:sz w:val="24"/>
          <w:szCs w:val="24"/>
        </w:rPr>
        <w:t xml:space="preserve">2. Un miembro del Equipo de Respuesta brindará Primeros Auxilios Psicológicos al alumno/a en situación de crisis. </w:t>
      </w:r>
    </w:p>
    <w:p w14:paraId="63F3C6D9" w14:textId="77777777" w:rsidR="000C4D4F" w:rsidRDefault="00EB507A">
      <w:pPr>
        <w:pStyle w:val="Normal1"/>
        <w:spacing w:line="360" w:lineRule="auto"/>
        <w:rPr>
          <w:sz w:val="24"/>
          <w:szCs w:val="24"/>
        </w:rPr>
      </w:pPr>
      <w:r>
        <w:rPr>
          <w:sz w:val="24"/>
          <w:szCs w:val="24"/>
        </w:rPr>
        <w:t xml:space="preserve">3. Si la intervención es efectiva, se procederá a llevar a alumno/a </w:t>
      </w:r>
      <w:proofErr w:type="spellStart"/>
      <w:r>
        <w:rPr>
          <w:sz w:val="24"/>
          <w:szCs w:val="24"/>
        </w:rPr>
        <w:t>a</w:t>
      </w:r>
      <w:proofErr w:type="spellEnd"/>
      <w:r>
        <w:rPr>
          <w:sz w:val="24"/>
          <w:szCs w:val="24"/>
        </w:rPr>
        <w:t xml:space="preserve"> inspectoría para aplicar reglamento y/o protocolos. </w:t>
      </w:r>
    </w:p>
    <w:p w14:paraId="1A2050DF" w14:textId="77777777" w:rsidR="000C4D4F" w:rsidRDefault="00EB507A">
      <w:pPr>
        <w:pStyle w:val="Normal1"/>
        <w:spacing w:line="360" w:lineRule="auto"/>
        <w:rPr>
          <w:sz w:val="24"/>
          <w:szCs w:val="24"/>
        </w:rPr>
      </w:pPr>
      <w:r>
        <w:rPr>
          <w:sz w:val="24"/>
          <w:szCs w:val="24"/>
        </w:rPr>
        <w:t>4. Si la intervención no es efectiva, se procederá a la tercera instancia.</w:t>
      </w:r>
    </w:p>
    <w:p w14:paraId="64CB2CE9" w14:textId="77777777" w:rsidR="000C4D4F" w:rsidRDefault="00EB507A">
      <w:pPr>
        <w:pStyle w:val="Normal1"/>
        <w:spacing w:line="360" w:lineRule="auto"/>
        <w:rPr>
          <w:b/>
          <w:sz w:val="24"/>
          <w:szCs w:val="24"/>
        </w:rPr>
      </w:pPr>
      <w:r>
        <w:rPr>
          <w:b/>
          <w:sz w:val="24"/>
          <w:szCs w:val="24"/>
        </w:rPr>
        <w:t xml:space="preserve">Tercera instancia </w:t>
      </w:r>
    </w:p>
    <w:p w14:paraId="6186E5CC" w14:textId="77777777" w:rsidR="000C4D4F" w:rsidRDefault="00EB507A">
      <w:pPr>
        <w:pStyle w:val="Normal1"/>
        <w:spacing w:line="360" w:lineRule="auto"/>
        <w:rPr>
          <w:sz w:val="24"/>
          <w:szCs w:val="24"/>
        </w:rPr>
      </w:pPr>
      <w:r>
        <w:rPr>
          <w:sz w:val="24"/>
          <w:szCs w:val="24"/>
        </w:rPr>
        <w:t xml:space="preserve">1. El equipo de respuesta e inspectores activarán el protocolo de contención física y aislamiento, con el fin de aislar al alumno/a previniendo daños hacia sí mismo y/o a terceros. </w:t>
      </w:r>
    </w:p>
    <w:p w14:paraId="0F2AA651" w14:textId="77777777" w:rsidR="000C4D4F" w:rsidRDefault="00EB507A">
      <w:pPr>
        <w:pStyle w:val="Normal1"/>
        <w:spacing w:line="360" w:lineRule="auto"/>
        <w:rPr>
          <w:sz w:val="24"/>
          <w:szCs w:val="24"/>
        </w:rPr>
      </w:pPr>
      <w:r>
        <w:rPr>
          <w:sz w:val="24"/>
          <w:szCs w:val="24"/>
        </w:rPr>
        <w:t xml:space="preserve">2. Si es posible se lleva al alumno/a hacia una zona segura, donde el equipo de respuesta continuará brindando primeros auxilios psicológicos. En caso contrario se solicitará el desalojo de la dependencia que se esté utilizando, para evitar distractores y posibles agresiones que no permitan el control de la situación.   </w:t>
      </w:r>
    </w:p>
    <w:p w14:paraId="723B37C8" w14:textId="77777777" w:rsidR="000C4D4F" w:rsidRDefault="00EB507A">
      <w:pPr>
        <w:pStyle w:val="Normal1"/>
        <w:spacing w:line="360" w:lineRule="auto"/>
        <w:rPr>
          <w:sz w:val="24"/>
          <w:szCs w:val="24"/>
        </w:rPr>
      </w:pPr>
      <w:r>
        <w:rPr>
          <w:sz w:val="24"/>
          <w:szCs w:val="24"/>
        </w:rPr>
        <w:lastRenderedPageBreak/>
        <w:t xml:space="preserve">3. El inspector contactará a apoderados e informará la activación del protocolo de contención física y aislamiento, </w:t>
      </w:r>
    </w:p>
    <w:p w14:paraId="64D7E2FF" w14:textId="77777777" w:rsidR="000C4D4F" w:rsidRDefault="00EB507A">
      <w:pPr>
        <w:pStyle w:val="Normal1"/>
        <w:spacing w:line="360" w:lineRule="auto"/>
        <w:rPr>
          <w:sz w:val="24"/>
          <w:szCs w:val="24"/>
        </w:rPr>
      </w:pPr>
      <w:r>
        <w:rPr>
          <w:sz w:val="24"/>
          <w:szCs w:val="24"/>
        </w:rPr>
        <w:t xml:space="preserve">4. Si la intervención es efectiva, se procederá a llevar al alumno/a </w:t>
      </w:r>
      <w:proofErr w:type="spellStart"/>
      <w:r>
        <w:rPr>
          <w:sz w:val="24"/>
          <w:szCs w:val="24"/>
        </w:rPr>
        <w:t>a</w:t>
      </w:r>
      <w:proofErr w:type="spellEnd"/>
      <w:r>
        <w:rPr>
          <w:sz w:val="24"/>
          <w:szCs w:val="24"/>
        </w:rPr>
        <w:t xml:space="preserve"> inspectoría para aplicar reglamento y/o protocolos. </w:t>
      </w:r>
    </w:p>
    <w:p w14:paraId="492C4DD7" w14:textId="77777777" w:rsidR="000C4D4F" w:rsidRDefault="00EB507A">
      <w:pPr>
        <w:pStyle w:val="Normal1"/>
        <w:spacing w:line="360" w:lineRule="auto"/>
        <w:rPr>
          <w:sz w:val="24"/>
          <w:szCs w:val="24"/>
        </w:rPr>
      </w:pPr>
      <w:r>
        <w:rPr>
          <w:sz w:val="24"/>
          <w:szCs w:val="24"/>
        </w:rPr>
        <w:t>5. Si la intervención no es efectiva se solicitará al apoderado su presencia para apoyar en la contención emocional.</w:t>
      </w:r>
    </w:p>
    <w:p w14:paraId="43B31EF3" w14:textId="77777777" w:rsidR="000C4D4F" w:rsidRDefault="00EB507A">
      <w:pPr>
        <w:pStyle w:val="Normal1"/>
        <w:spacing w:line="360" w:lineRule="auto"/>
        <w:rPr>
          <w:sz w:val="24"/>
          <w:szCs w:val="24"/>
        </w:rPr>
      </w:pPr>
      <w:r>
        <w:rPr>
          <w:sz w:val="24"/>
          <w:szCs w:val="24"/>
        </w:rPr>
        <w:t>6. Se citará a apoderados para dar constancia de la activación del protocolo de contención física y aislamiento y de las medidas aplicadas desde el reglamento del establecimiento.</w:t>
      </w:r>
    </w:p>
    <w:p w14:paraId="49B7350E" w14:textId="77777777" w:rsidR="000C4D4F" w:rsidRDefault="00EB507A">
      <w:pPr>
        <w:pStyle w:val="Normal1"/>
        <w:spacing w:line="360" w:lineRule="auto"/>
        <w:rPr>
          <w:sz w:val="24"/>
          <w:szCs w:val="24"/>
        </w:rPr>
      </w:pPr>
      <w:r>
        <w:rPr>
          <w:sz w:val="24"/>
          <w:szCs w:val="24"/>
        </w:rPr>
        <w:t xml:space="preserve">INDICACIONES GENERALES: PRIMERAS MEDIDAS DE ACERCAMIENTO: </w:t>
      </w:r>
    </w:p>
    <w:p w14:paraId="147B3FB1" w14:textId="77777777" w:rsidR="000C4D4F" w:rsidRDefault="00EB507A">
      <w:pPr>
        <w:pStyle w:val="Normal1"/>
        <w:numPr>
          <w:ilvl w:val="0"/>
          <w:numId w:val="16"/>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Abordaje verbal: </w:t>
      </w:r>
    </w:p>
    <w:p w14:paraId="57472877"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 xml:space="preserve">Separarlo(a) del lugar del conflicto. </w:t>
      </w:r>
    </w:p>
    <w:p w14:paraId="5FE83BCA"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 xml:space="preserve">Intentar abordarlo(a) verbalmente. </w:t>
      </w:r>
    </w:p>
    <w:p w14:paraId="6B4A9710"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Posicionarse físicamente a la misma altura, siempre que se pueda.</w:t>
      </w:r>
    </w:p>
    <w:p w14:paraId="2792231F"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Escuchar atentamente dejando que exprese la rabia antes de responderle.</w:t>
      </w:r>
    </w:p>
    <w:p w14:paraId="2C5A1BBA"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 xml:space="preserve">Mantener una actitud firme, acogedora, sin evitar el contacto visual y utilizando un tono de voz calmado y de bajo volumen. </w:t>
      </w:r>
    </w:p>
    <w:p w14:paraId="17E682A5"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Cuando la hostilidad se haya reducido, empatizar con la persona irritada sin necesidad de mostrar acuerdo, pero sí reservándote tus propios juicios sobre lo que debería o no hacer.</w:t>
      </w:r>
    </w:p>
    <w:p w14:paraId="012E9FC7"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 xml:space="preserve"> Si se percibe que no se puede afrontar la situación, pedir ayuda y no continuar intentándolo a solas.</w:t>
      </w:r>
    </w:p>
    <w:p w14:paraId="74B452BB" w14:textId="77777777" w:rsidR="000C4D4F" w:rsidRDefault="00EB507A">
      <w:pPr>
        <w:pStyle w:val="Normal1"/>
        <w:numPr>
          <w:ilvl w:val="0"/>
          <w:numId w:val="16"/>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Medidas ambientales y/o conductuales: </w:t>
      </w:r>
    </w:p>
    <w:p w14:paraId="44D6CE0A"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 xml:space="preserve">Restricción de estímulos y/o reducir el número de estímulos provocadores de respuestas agresivas o violentas. </w:t>
      </w:r>
    </w:p>
    <w:p w14:paraId="7FAB2F9E"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 xml:space="preserve">Sacar del contexto a las personas implicadas o al mismo alumno/a. </w:t>
      </w:r>
    </w:p>
    <w:p w14:paraId="654EC65E"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 xml:space="preserve">Posibilitar y/o facilitar la ejecución de las respuestas incompatibles con la agitación y/o alternativas. </w:t>
      </w:r>
    </w:p>
    <w:p w14:paraId="1A1CFBA9"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lastRenderedPageBreak/>
        <w:t xml:space="preserve">Ayudar a la realización de respuestas desactivadoras: relajación muscular, técnicas respiratorias, etc. </w:t>
      </w:r>
    </w:p>
    <w:p w14:paraId="64EF515E" w14:textId="77777777" w:rsidR="000C4D4F" w:rsidRDefault="00EB507A">
      <w:pPr>
        <w:pStyle w:val="Normal1"/>
        <w:numPr>
          <w:ilvl w:val="0"/>
          <w:numId w:val="17"/>
        </w:numPr>
        <w:pBdr>
          <w:top w:val="nil"/>
          <w:left w:val="nil"/>
          <w:bottom w:val="nil"/>
          <w:right w:val="nil"/>
          <w:between w:val="nil"/>
        </w:pBdr>
        <w:spacing w:after="0" w:line="360" w:lineRule="auto"/>
        <w:jc w:val="both"/>
        <w:rPr>
          <w:color w:val="17365D"/>
          <w:sz w:val="24"/>
          <w:szCs w:val="24"/>
        </w:rPr>
      </w:pPr>
      <w:r>
        <w:rPr>
          <w:color w:val="000000"/>
          <w:sz w:val="24"/>
          <w:szCs w:val="24"/>
        </w:rPr>
        <w:t>Formalizar en el ámbito verbal un contrato conductual en el que se explicite las conductas no permitidas, así como las esperadas, así también las consecuencias que seguirán a la emisión o no de las conductas.</w:t>
      </w:r>
    </w:p>
    <w:p w14:paraId="4C116E38" w14:textId="77777777" w:rsidR="000C4D4F" w:rsidRDefault="000C4D4F">
      <w:pPr>
        <w:pStyle w:val="Normal1"/>
        <w:pBdr>
          <w:top w:val="nil"/>
          <w:left w:val="nil"/>
          <w:bottom w:val="nil"/>
          <w:right w:val="nil"/>
          <w:between w:val="nil"/>
        </w:pBdr>
        <w:spacing w:after="0" w:line="360" w:lineRule="auto"/>
        <w:jc w:val="both"/>
        <w:rPr>
          <w:sz w:val="24"/>
          <w:szCs w:val="24"/>
        </w:rPr>
      </w:pPr>
    </w:p>
    <w:p w14:paraId="53BE49D6" w14:textId="77777777" w:rsidR="000C4D4F" w:rsidRDefault="000C4D4F">
      <w:pPr>
        <w:pStyle w:val="Normal1"/>
        <w:pBdr>
          <w:top w:val="nil"/>
          <w:left w:val="nil"/>
          <w:bottom w:val="nil"/>
          <w:right w:val="nil"/>
          <w:between w:val="nil"/>
        </w:pBdr>
        <w:spacing w:after="0" w:line="360" w:lineRule="auto"/>
        <w:jc w:val="both"/>
        <w:rPr>
          <w:sz w:val="24"/>
          <w:szCs w:val="24"/>
        </w:rPr>
      </w:pPr>
    </w:p>
    <w:p w14:paraId="46237B5F" w14:textId="77777777" w:rsidR="000C4D4F" w:rsidRDefault="000C4D4F">
      <w:pPr>
        <w:pStyle w:val="Normal1"/>
        <w:pBdr>
          <w:top w:val="nil"/>
          <w:left w:val="nil"/>
          <w:bottom w:val="nil"/>
          <w:right w:val="nil"/>
          <w:between w:val="nil"/>
        </w:pBdr>
        <w:spacing w:after="0" w:line="360" w:lineRule="auto"/>
        <w:jc w:val="both"/>
        <w:rPr>
          <w:sz w:val="24"/>
          <w:szCs w:val="24"/>
        </w:rPr>
      </w:pPr>
    </w:p>
    <w:p w14:paraId="5A40C32D" w14:textId="77777777" w:rsidR="000C4D4F" w:rsidRDefault="000C4D4F">
      <w:pPr>
        <w:pStyle w:val="Normal1"/>
        <w:pBdr>
          <w:top w:val="nil"/>
          <w:left w:val="nil"/>
          <w:bottom w:val="nil"/>
          <w:right w:val="nil"/>
          <w:between w:val="nil"/>
        </w:pBdr>
        <w:spacing w:after="0" w:line="360" w:lineRule="auto"/>
        <w:jc w:val="both"/>
        <w:rPr>
          <w:sz w:val="24"/>
          <w:szCs w:val="24"/>
        </w:rPr>
      </w:pPr>
    </w:p>
    <w:p w14:paraId="018C831F" w14:textId="77777777" w:rsidR="000C4D4F" w:rsidRDefault="000C4D4F">
      <w:pPr>
        <w:pStyle w:val="Normal1"/>
        <w:pBdr>
          <w:top w:val="nil"/>
          <w:left w:val="nil"/>
          <w:bottom w:val="nil"/>
          <w:right w:val="nil"/>
          <w:between w:val="nil"/>
        </w:pBdr>
        <w:spacing w:after="0" w:line="360" w:lineRule="auto"/>
        <w:jc w:val="both"/>
        <w:rPr>
          <w:sz w:val="24"/>
          <w:szCs w:val="24"/>
        </w:rPr>
      </w:pPr>
    </w:p>
    <w:p w14:paraId="068EF3B6" w14:textId="77777777" w:rsidR="000C4D4F" w:rsidRDefault="000C4D4F">
      <w:pPr>
        <w:pStyle w:val="Normal1"/>
        <w:pBdr>
          <w:top w:val="nil"/>
          <w:left w:val="nil"/>
          <w:bottom w:val="nil"/>
          <w:right w:val="nil"/>
          <w:between w:val="nil"/>
        </w:pBdr>
        <w:spacing w:after="0" w:line="360" w:lineRule="auto"/>
        <w:jc w:val="both"/>
        <w:rPr>
          <w:sz w:val="24"/>
          <w:szCs w:val="24"/>
        </w:rPr>
      </w:pPr>
    </w:p>
    <w:p w14:paraId="3528507B" w14:textId="77777777" w:rsidR="000C4D4F" w:rsidRDefault="000C4D4F">
      <w:pPr>
        <w:pStyle w:val="Normal1"/>
        <w:pBdr>
          <w:top w:val="nil"/>
          <w:left w:val="nil"/>
          <w:bottom w:val="nil"/>
          <w:right w:val="nil"/>
          <w:between w:val="nil"/>
        </w:pBdr>
        <w:spacing w:after="0" w:line="360" w:lineRule="auto"/>
        <w:jc w:val="both"/>
        <w:rPr>
          <w:sz w:val="24"/>
          <w:szCs w:val="24"/>
        </w:rPr>
      </w:pPr>
    </w:p>
    <w:p w14:paraId="66A448F8" w14:textId="77777777" w:rsidR="000C4D4F" w:rsidRDefault="000C4D4F">
      <w:pPr>
        <w:pStyle w:val="Normal1"/>
        <w:pBdr>
          <w:top w:val="nil"/>
          <w:left w:val="nil"/>
          <w:bottom w:val="nil"/>
          <w:right w:val="nil"/>
          <w:between w:val="nil"/>
        </w:pBdr>
        <w:spacing w:after="0" w:line="360" w:lineRule="auto"/>
        <w:jc w:val="both"/>
        <w:rPr>
          <w:sz w:val="24"/>
          <w:szCs w:val="24"/>
        </w:rPr>
      </w:pPr>
    </w:p>
    <w:p w14:paraId="47903B2E" w14:textId="77777777" w:rsidR="000C4D4F" w:rsidRDefault="000C4D4F">
      <w:pPr>
        <w:pStyle w:val="Normal1"/>
        <w:pBdr>
          <w:top w:val="nil"/>
          <w:left w:val="nil"/>
          <w:bottom w:val="nil"/>
          <w:right w:val="nil"/>
          <w:between w:val="nil"/>
        </w:pBdr>
        <w:spacing w:after="0" w:line="360" w:lineRule="auto"/>
        <w:jc w:val="both"/>
        <w:rPr>
          <w:sz w:val="24"/>
          <w:szCs w:val="24"/>
        </w:rPr>
      </w:pPr>
    </w:p>
    <w:p w14:paraId="033B3738" w14:textId="77777777" w:rsidR="000C4D4F" w:rsidRDefault="000C4D4F">
      <w:pPr>
        <w:pStyle w:val="Normal1"/>
        <w:pBdr>
          <w:top w:val="nil"/>
          <w:left w:val="nil"/>
          <w:bottom w:val="nil"/>
          <w:right w:val="nil"/>
          <w:between w:val="nil"/>
        </w:pBdr>
        <w:spacing w:after="0" w:line="360" w:lineRule="auto"/>
        <w:jc w:val="both"/>
        <w:rPr>
          <w:sz w:val="24"/>
          <w:szCs w:val="24"/>
        </w:rPr>
      </w:pPr>
    </w:p>
    <w:p w14:paraId="11C21B37" w14:textId="77777777" w:rsidR="000C4D4F" w:rsidRDefault="000C4D4F">
      <w:pPr>
        <w:pStyle w:val="Normal1"/>
        <w:pBdr>
          <w:top w:val="nil"/>
          <w:left w:val="nil"/>
          <w:bottom w:val="nil"/>
          <w:right w:val="nil"/>
          <w:between w:val="nil"/>
        </w:pBdr>
        <w:spacing w:after="0" w:line="360" w:lineRule="auto"/>
        <w:jc w:val="both"/>
        <w:rPr>
          <w:sz w:val="24"/>
          <w:szCs w:val="24"/>
        </w:rPr>
      </w:pPr>
    </w:p>
    <w:p w14:paraId="5E9AC57A" w14:textId="77777777" w:rsidR="000C4D4F" w:rsidRDefault="000C4D4F">
      <w:pPr>
        <w:pStyle w:val="Normal1"/>
        <w:pBdr>
          <w:top w:val="nil"/>
          <w:left w:val="nil"/>
          <w:bottom w:val="nil"/>
          <w:right w:val="nil"/>
          <w:between w:val="nil"/>
        </w:pBdr>
        <w:spacing w:after="0" w:line="360" w:lineRule="auto"/>
        <w:jc w:val="both"/>
        <w:rPr>
          <w:sz w:val="24"/>
          <w:szCs w:val="24"/>
        </w:rPr>
      </w:pPr>
    </w:p>
    <w:p w14:paraId="7296C883" w14:textId="77777777" w:rsidR="000C4D4F" w:rsidRDefault="000C4D4F">
      <w:pPr>
        <w:pStyle w:val="Normal1"/>
        <w:pBdr>
          <w:top w:val="nil"/>
          <w:left w:val="nil"/>
          <w:bottom w:val="nil"/>
          <w:right w:val="nil"/>
          <w:between w:val="nil"/>
        </w:pBdr>
        <w:spacing w:after="0" w:line="360" w:lineRule="auto"/>
        <w:jc w:val="both"/>
        <w:rPr>
          <w:sz w:val="24"/>
          <w:szCs w:val="24"/>
        </w:rPr>
      </w:pPr>
    </w:p>
    <w:p w14:paraId="1D9738B6" w14:textId="77777777" w:rsidR="000C4D4F" w:rsidRDefault="000C4D4F">
      <w:pPr>
        <w:pStyle w:val="Normal1"/>
        <w:pBdr>
          <w:top w:val="nil"/>
          <w:left w:val="nil"/>
          <w:bottom w:val="nil"/>
          <w:right w:val="nil"/>
          <w:between w:val="nil"/>
        </w:pBdr>
        <w:spacing w:after="0" w:line="360" w:lineRule="auto"/>
        <w:jc w:val="both"/>
        <w:rPr>
          <w:sz w:val="24"/>
          <w:szCs w:val="24"/>
        </w:rPr>
      </w:pPr>
    </w:p>
    <w:p w14:paraId="4D675FFB" w14:textId="77777777" w:rsidR="000C4D4F" w:rsidRDefault="000C4D4F">
      <w:pPr>
        <w:pStyle w:val="Normal1"/>
        <w:pBdr>
          <w:top w:val="nil"/>
          <w:left w:val="nil"/>
          <w:bottom w:val="nil"/>
          <w:right w:val="nil"/>
          <w:between w:val="nil"/>
        </w:pBdr>
        <w:spacing w:after="0" w:line="360" w:lineRule="auto"/>
        <w:jc w:val="both"/>
        <w:rPr>
          <w:sz w:val="24"/>
          <w:szCs w:val="24"/>
        </w:rPr>
      </w:pPr>
    </w:p>
    <w:p w14:paraId="11D9ED10" w14:textId="77777777" w:rsidR="000C4D4F" w:rsidRDefault="000C4D4F">
      <w:pPr>
        <w:pStyle w:val="Normal1"/>
        <w:pBdr>
          <w:top w:val="nil"/>
          <w:left w:val="nil"/>
          <w:bottom w:val="nil"/>
          <w:right w:val="nil"/>
          <w:between w:val="nil"/>
        </w:pBdr>
        <w:spacing w:after="0" w:line="360" w:lineRule="auto"/>
        <w:jc w:val="both"/>
        <w:rPr>
          <w:sz w:val="24"/>
          <w:szCs w:val="24"/>
        </w:rPr>
      </w:pPr>
    </w:p>
    <w:p w14:paraId="70684039" w14:textId="77777777" w:rsidR="000C4D4F" w:rsidRDefault="000C4D4F">
      <w:pPr>
        <w:pStyle w:val="Normal1"/>
        <w:pBdr>
          <w:top w:val="nil"/>
          <w:left w:val="nil"/>
          <w:bottom w:val="nil"/>
          <w:right w:val="nil"/>
          <w:between w:val="nil"/>
        </w:pBdr>
        <w:spacing w:after="0" w:line="360" w:lineRule="auto"/>
        <w:jc w:val="both"/>
        <w:rPr>
          <w:sz w:val="24"/>
          <w:szCs w:val="24"/>
        </w:rPr>
      </w:pPr>
    </w:p>
    <w:p w14:paraId="6A74BA7F" w14:textId="77777777" w:rsidR="000C4D4F" w:rsidRDefault="000C4D4F">
      <w:pPr>
        <w:pStyle w:val="Normal1"/>
        <w:pBdr>
          <w:top w:val="nil"/>
          <w:left w:val="nil"/>
          <w:bottom w:val="nil"/>
          <w:right w:val="nil"/>
          <w:between w:val="nil"/>
        </w:pBdr>
        <w:spacing w:after="0" w:line="360" w:lineRule="auto"/>
        <w:jc w:val="both"/>
        <w:rPr>
          <w:sz w:val="24"/>
          <w:szCs w:val="24"/>
        </w:rPr>
      </w:pPr>
    </w:p>
    <w:p w14:paraId="1B239AA4" w14:textId="77777777" w:rsidR="000C4D4F" w:rsidRDefault="000C4D4F">
      <w:pPr>
        <w:pStyle w:val="Normal1"/>
        <w:pBdr>
          <w:top w:val="nil"/>
          <w:left w:val="nil"/>
          <w:bottom w:val="nil"/>
          <w:right w:val="nil"/>
          <w:between w:val="nil"/>
        </w:pBdr>
        <w:spacing w:after="0" w:line="360" w:lineRule="auto"/>
        <w:jc w:val="both"/>
        <w:rPr>
          <w:sz w:val="24"/>
          <w:szCs w:val="24"/>
        </w:rPr>
      </w:pPr>
    </w:p>
    <w:p w14:paraId="3FF04CC3" w14:textId="77777777" w:rsidR="000C4D4F" w:rsidRDefault="000C4D4F">
      <w:pPr>
        <w:pStyle w:val="Normal1"/>
        <w:pBdr>
          <w:top w:val="nil"/>
          <w:left w:val="nil"/>
          <w:bottom w:val="nil"/>
          <w:right w:val="nil"/>
          <w:between w:val="nil"/>
        </w:pBdr>
        <w:spacing w:after="0" w:line="360" w:lineRule="auto"/>
        <w:jc w:val="both"/>
        <w:rPr>
          <w:sz w:val="24"/>
          <w:szCs w:val="24"/>
        </w:rPr>
      </w:pPr>
    </w:p>
    <w:p w14:paraId="00BD9DC0" w14:textId="77777777" w:rsidR="000C4D4F" w:rsidRDefault="000C4D4F">
      <w:pPr>
        <w:pStyle w:val="Normal1"/>
        <w:pBdr>
          <w:top w:val="nil"/>
          <w:left w:val="nil"/>
          <w:bottom w:val="nil"/>
          <w:right w:val="nil"/>
          <w:between w:val="nil"/>
        </w:pBdr>
        <w:spacing w:after="0" w:line="360" w:lineRule="auto"/>
        <w:jc w:val="both"/>
        <w:rPr>
          <w:sz w:val="24"/>
          <w:szCs w:val="24"/>
        </w:rPr>
      </w:pPr>
    </w:p>
    <w:p w14:paraId="0559781D" w14:textId="77777777" w:rsidR="000C4D4F" w:rsidRDefault="000C4D4F">
      <w:pPr>
        <w:pStyle w:val="Normal1"/>
        <w:pBdr>
          <w:top w:val="nil"/>
          <w:left w:val="nil"/>
          <w:bottom w:val="nil"/>
          <w:right w:val="nil"/>
          <w:between w:val="nil"/>
        </w:pBdr>
        <w:spacing w:after="0" w:line="360" w:lineRule="auto"/>
        <w:jc w:val="both"/>
        <w:rPr>
          <w:sz w:val="24"/>
          <w:szCs w:val="24"/>
        </w:rPr>
      </w:pPr>
    </w:p>
    <w:p w14:paraId="5461AE34" w14:textId="77777777" w:rsidR="000C4D4F" w:rsidRDefault="000C4D4F">
      <w:pPr>
        <w:pStyle w:val="Normal1"/>
        <w:pBdr>
          <w:top w:val="nil"/>
          <w:left w:val="nil"/>
          <w:bottom w:val="nil"/>
          <w:right w:val="nil"/>
          <w:between w:val="nil"/>
        </w:pBdr>
        <w:spacing w:after="0" w:line="360" w:lineRule="auto"/>
        <w:jc w:val="both"/>
        <w:rPr>
          <w:sz w:val="24"/>
          <w:szCs w:val="24"/>
        </w:rPr>
      </w:pPr>
    </w:p>
    <w:p w14:paraId="4264D2AC" w14:textId="77777777" w:rsidR="000C4D4F" w:rsidRDefault="000C4D4F">
      <w:pPr>
        <w:pStyle w:val="Normal1"/>
        <w:pBdr>
          <w:top w:val="nil"/>
          <w:left w:val="nil"/>
          <w:bottom w:val="nil"/>
          <w:right w:val="nil"/>
          <w:between w:val="nil"/>
        </w:pBdr>
        <w:spacing w:after="0" w:line="360" w:lineRule="auto"/>
        <w:jc w:val="both"/>
        <w:rPr>
          <w:sz w:val="24"/>
          <w:szCs w:val="24"/>
        </w:rPr>
      </w:pPr>
    </w:p>
    <w:p w14:paraId="30F2D98A" w14:textId="77777777" w:rsidR="000C4D4F" w:rsidRDefault="000C4D4F">
      <w:pPr>
        <w:pStyle w:val="Normal1"/>
        <w:spacing w:line="360" w:lineRule="auto"/>
        <w:rPr>
          <w:b/>
          <w:color w:val="FF0000"/>
          <w:sz w:val="24"/>
          <w:szCs w:val="24"/>
        </w:rPr>
      </w:pPr>
    </w:p>
    <w:p w14:paraId="6F9060CA" w14:textId="77777777" w:rsidR="000C4D4F" w:rsidRDefault="00EB507A">
      <w:pPr>
        <w:pStyle w:val="Normal1"/>
        <w:spacing w:line="240" w:lineRule="auto"/>
        <w:jc w:val="center"/>
        <w:rPr>
          <w:b/>
          <w:sz w:val="44"/>
          <w:szCs w:val="44"/>
        </w:rPr>
      </w:pPr>
      <w:proofErr w:type="gramStart"/>
      <w:r>
        <w:rPr>
          <w:b/>
          <w:sz w:val="24"/>
          <w:szCs w:val="24"/>
        </w:rPr>
        <w:lastRenderedPageBreak/>
        <w:t xml:space="preserve">11.1  </w:t>
      </w:r>
      <w:r>
        <w:rPr>
          <w:b/>
          <w:sz w:val="44"/>
          <w:szCs w:val="44"/>
        </w:rPr>
        <w:t>PROTOCOLODESREGULACIÓN</w:t>
      </w:r>
      <w:proofErr w:type="gramEnd"/>
      <w:r>
        <w:rPr>
          <w:b/>
          <w:sz w:val="44"/>
          <w:szCs w:val="44"/>
        </w:rPr>
        <w:t xml:space="preserve"> CONDUCTUAL Y EMOCIONAL DE ESTUDIANTES TEA</w:t>
      </w:r>
      <w:r>
        <w:rPr>
          <w:b/>
          <w:sz w:val="44"/>
          <w:szCs w:val="44"/>
        </w:rPr>
        <w:br/>
        <w:t>2025</w:t>
      </w:r>
    </w:p>
    <w:tbl>
      <w:tblPr>
        <w:tblStyle w:val="af5"/>
        <w:tblpPr w:leftFromText="141" w:rightFromText="141" w:vertAnchor="text" w:tblpX="515" w:tblpY="342"/>
        <w:tblW w:w="7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8"/>
        <w:gridCol w:w="1868"/>
        <w:gridCol w:w="1868"/>
        <w:gridCol w:w="1868"/>
      </w:tblGrid>
      <w:tr w:rsidR="000C4D4F" w14:paraId="42136EAD" w14:textId="77777777">
        <w:trPr>
          <w:cantSplit/>
          <w:trHeight w:val="275"/>
          <w:tblHeader/>
        </w:trPr>
        <w:tc>
          <w:tcPr>
            <w:tcW w:w="1868" w:type="dxa"/>
            <w:shd w:val="clear" w:color="auto" w:fill="E5DFEC"/>
          </w:tcPr>
          <w:p w14:paraId="10DE2789" w14:textId="77777777" w:rsidR="000C4D4F" w:rsidRDefault="00EB507A">
            <w:pPr>
              <w:pStyle w:val="Normal1"/>
            </w:pPr>
            <w:proofErr w:type="spellStart"/>
            <w:r>
              <w:t>Nombre</w:t>
            </w:r>
            <w:proofErr w:type="spellEnd"/>
            <w:r>
              <w:t xml:space="preserve"> </w:t>
            </w:r>
            <w:proofErr w:type="spellStart"/>
            <w:r>
              <w:t>estudiante</w:t>
            </w:r>
            <w:proofErr w:type="spellEnd"/>
          </w:p>
        </w:tc>
        <w:tc>
          <w:tcPr>
            <w:tcW w:w="5604" w:type="dxa"/>
            <w:gridSpan w:val="3"/>
          </w:tcPr>
          <w:p w14:paraId="359F79E1" w14:textId="77777777" w:rsidR="000C4D4F" w:rsidRDefault="000C4D4F">
            <w:pPr>
              <w:pStyle w:val="Normal1"/>
            </w:pPr>
          </w:p>
        </w:tc>
      </w:tr>
      <w:tr w:rsidR="000C4D4F" w14:paraId="11FBB0A6" w14:textId="77777777">
        <w:trPr>
          <w:cantSplit/>
          <w:trHeight w:val="275"/>
          <w:tblHeader/>
        </w:trPr>
        <w:tc>
          <w:tcPr>
            <w:tcW w:w="1868" w:type="dxa"/>
            <w:shd w:val="clear" w:color="auto" w:fill="E5DFEC"/>
          </w:tcPr>
          <w:p w14:paraId="7E89B6B0" w14:textId="77777777" w:rsidR="000C4D4F" w:rsidRDefault="00EB507A">
            <w:pPr>
              <w:pStyle w:val="Normal1"/>
            </w:pPr>
            <w:proofErr w:type="spellStart"/>
            <w:r>
              <w:t>Curso</w:t>
            </w:r>
            <w:proofErr w:type="spellEnd"/>
          </w:p>
        </w:tc>
        <w:tc>
          <w:tcPr>
            <w:tcW w:w="1868" w:type="dxa"/>
          </w:tcPr>
          <w:p w14:paraId="043287F6" w14:textId="77777777" w:rsidR="000C4D4F" w:rsidRDefault="000C4D4F">
            <w:pPr>
              <w:pStyle w:val="Normal1"/>
            </w:pPr>
          </w:p>
        </w:tc>
        <w:tc>
          <w:tcPr>
            <w:tcW w:w="1868" w:type="dxa"/>
            <w:shd w:val="clear" w:color="auto" w:fill="E5DFEC"/>
          </w:tcPr>
          <w:p w14:paraId="21968BF6" w14:textId="77777777" w:rsidR="000C4D4F" w:rsidRDefault="00EB507A">
            <w:pPr>
              <w:pStyle w:val="Normal1"/>
            </w:pPr>
            <w:proofErr w:type="spellStart"/>
            <w:r>
              <w:t>Diagnóstico</w:t>
            </w:r>
            <w:proofErr w:type="spellEnd"/>
            <w:r>
              <w:t xml:space="preserve"> (s)</w:t>
            </w:r>
          </w:p>
        </w:tc>
        <w:tc>
          <w:tcPr>
            <w:tcW w:w="1868" w:type="dxa"/>
          </w:tcPr>
          <w:p w14:paraId="27841A8F" w14:textId="77777777" w:rsidR="000C4D4F" w:rsidRDefault="000C4D4F">
            <w:pPr>
              <w:pStyle w:val="Normal1"/>
            </w:pPr>
          </w:p>
        </w:tc>
      </w:tr>
      <w:tr w:rsidR="000C4D4F" w14:paraId="605D73E2" w14:textId="77777777">
        <w:trPr>
          <w:cantSplit/>
          <w:trHeight w:val="275"/>
          <w:tblHeader/>
        </w:trPr>
        <w:tc>
          <w:tcPr>
            <w:tcW w:w="3736" w:type="dxa"/>
            <w:gridSpan w:val="2"/>
            <w:shd w:val="clear" w:color="auto" w:fill="E5DFEC"/>
          </w:tcPr>
          <w:p w14:paraId="7FB49BD4" w14:textId="77777777" w:rsidR="000C4D4F" w:rsidRPr="001C4123" w:rsidRDefault="00EB507A">
            <w:pPr>
              <w:pStyle w:val="Normal1"/>
              <w:rPr>
                <w:lang w:val="es-CL"/>
              </w:rPr>
            </w:pPr>
            <w:r w:rsidRPr="001C4123">
              <w:rPr>
                <w:lang w:val="es-CL"/>
              </w:rPr>
              <w:t>Personas responsables ante situación de crisis</w:t>
            </w:r>
          </w:p>
        </w:tc>
        <w:tc>
          <w:tcPr>
            <w:tcW w:w="3736" w:type="dxa"/>
            <w:gridSpan w:val="2"/>
            <w:shd w:val="clear" w:color="auto" w:fill="E5DFEC"/>
          </w:tcPr>
          <w:p w14:paraId="4ECB17D0" w14:textId="77777777" w:rsidR="000C4D4F" w:rsidRDefault="00EB507A">
            <w:pPr>
              <w:pStyle w:val="Normal1"/>
            </w:pPr>
            <w:proofErr w:type="spellStart"/>
            <w:r>
              <w:t>Teléfonos</w:t>
            </w:r>
            <w:proofErr w:type="spellEnd"/>
            <w:r>
              <w:t xml:space="preserve"> de </w:t>
            </w:r>
            <w:proofErr w:type="spellStart"/>
            <w:r>
              <w:t>emergencia</w:t>
            </w:r>
            <w:proofErr w:type="spellEnd"/>
          </w:p>
        </w:tc>
      </w:tr>
      <w:tr w:rsidR="000C4D4F" w14:paraId="4DB70A68" w14:textId="77777777" w:rsidTr="001C4123">
        <w:trPr>
          <w:cantSplit/>
          <w:trHeight w:val="275"/>
          <w:tblHeader/>
        </w:trPr>
        <w:tc>
          <w:tcPr>
            <w:tcW w:w="3736" w:type="dxa"/>
            <w:gridSpan w:val="2"/>
            <w:shd w:val="clear" w:color="auto" w:fill="auto"/>
          </w:tcPr>
          <w:p w14:paraId="7C337F76" w14:textId="0EA73CF2" w:rsidR="000C4D4F" w:rsidRPr="000C4D4F" w:rsidRDefault="000C4D4F">
            <w:pPr>
              <w:pStyle w:val="Normal1"/>
              <w:widowControl/>
              <w:spacing w:after="200" w:line="276" w:lineRule="auto"/>
              <w:rPr>
                <w:shd w:val="clear" w:color="auto" w:fill="FFF2CC"/>
                <w:rPrChange w:id="4" w:author="Pamela Rosas" w:date="2025-07-22T13:49:00Z">
                  <w:rPr>
                    <w:sz w:val="22"/>
                    <w:szCs w:val="22"/>
                    <w:lang w:val="es-CL"/>
                  </w:rPr>
                </w:rPrChange>
              </w:rPr>
            </w:pPr>
            <w:r w:rsidRPr="001C4123">
              <w:t xml:space="preserve">1.  </w:t>
            </w:r>
            <w:proofErr w:type="spellStart"/>
            <w:r w:rsidRPr="001C4123">
              <w:t>Encargado</w:t>
            </w:r>
            <w:proofErr w:type="spellEnd"/>
            <w:r w:rsidRPr="001C4123">
              <w:t xml:space="preserve"> de </w:t>
            </w:r>
            <w:proofErr w:type="spellStart"/>
            <w:r w:rsidRPr="001C4123">
              <w:t>convivencia</w:t>
            </w:r>
            <w:proofErr w:type="spellEnd"/>
          </w:p>
        </w:tc>
        <w:tc>
          <w:tcPr>
            <w:tcW w:w="3736" w:type="dxa"/>
            <w:gridSpan w:val="2"/>
            <w:vMerge w:val="restart"/>
          </w:tcPr>
          <w:p w14:paraId="5EADD451" w14:textId="529ACA1F" w:rsidR="000C4D4F" w:rsidRPr="001C4123" w:rsidRDefault="000C4D4F">
            <w:pPr>
              <w:pStyle w:val="Normal1"/>
              <w:widowControl/>
              <w:spacing w:after="200" w:line="276" w:lineRule="auto"/>
              <w:rPr>
                <w:shd w:val="clear" w:color="auto" w:fill="FFF2CC"/>
                <w:lang w:val="es-CL"/>
                <w:rPrChange w:id="5" w:author="Pamela Rosas" w:date="2025-07-22T13:49:00Z">
                  <w:rPr>
                    <w:sz w:val="22"/>
                    <w:szCs w:val="22"/>
                    <w:lang w:val="es-CL"/>
                  </w:rPr>
                </w:rPrChange>
              </w:rPr>
            </w:pPr>
            <w:r w:rsidRPr="001C4123">
              <w:rPr>
                <w:shd w:val="clear" w:color="auto" w:fill="FFFFFF" w:themeFill="background1"/>
                <w:lang w:val="es-CL"/>
                <w:rPrChange w:id="6" w:author="Pamela Rosas" w:date="2025-07-22T13:49:00Z">
                  <w:rPr/>
                </w:rPrChange>
              </w:rPr>
              <w:t xml:space="preserve">En situaciones de </w:t>
            </w:r>
            <w:r w:rsidRPr="001C4123">
              <w:rPr>
                <w:b/>
                <w:shd w:val="clear" w:color="auto" w:fill="FFFFFF" w:themeFill="background1"/>
                <w:lang w:val="es-CL"/>
                <w:rPrChange w:id="7" w:author="Pamela Rosas" w:date="2025-07-22T13:49:00Z">
                  <w:rPr>
                    <w:b/>
                  </w:rPr>
                </w:rPrChange>
              </w:rPr>
              <w:t>desregulación emocional grave</w:t>
            </w:r>
            <w:r w:rsidRPr="001C4123">
              <w:rPr>
                <w:shd w:val="clear" w:color="auto" w:fill="FFFFFF" w:themeFill="background1"/>
                <w:lang w:val="es-CL"/>
                <w:rPrChange w:id="8" w:author="Pamela Rosas" w:date="2025-07-22T13:49:00Z">
                  <w:rPr/>
                </w:rPrChange>
              </w:rPr>
              <w:t xml:space="preserve"> que experimente un estudiante con Trastorno del Espectro Autista (TEA</w:t>
            </w:r>
            <w:proofErr w:type="gramStart"/>
            <w:r w:rsidRPr="001C4123">
              <w:rPr>
                <w:shd w:val="clear" w:color="auto" w:fill="FFFFFF" w:themeFill="background1"/>
                <w:lang w:val="es-CL"/>
                <w:rPrChange w:id="9" w:author="Pamela Rosas" w:date="2025-07-22T13:49:00Z">
                  <w:rPr/>
                </w:rPrChange>
              </w:rPr>
              <w:t>),  los</w:t>
            </w:r>
            <w:proofErr w:type="gramEnd"/>
            <w:r w:rsidRPr="001C4123">
              <w:rPr>
                <w:shd w:val="clear" w:color="auto" w:fill="FFFFFF" w:themeFill="background1"/>
                <w:lang w:val="es-CL"/>
                <w:rPrChange w:id="10" w:author="Pamela Rosas" w:date="2025-07-22T13:49:00Z">
                  <w:rPr/>
                </w:rPrChange>
              </w:rPr>
              <w:t xml:space="preserve"> personales descritos serán los encargados de realizar el </w:t>
            </w:r>
            <w:r w:rsidRPr="001C4123">
              <w:rPr>
                <w:b/>
                <w:shd w:val="clear" w:color="auto" w:fill="FFFFFF" w:themeFill="background1"/>
                <w:lang w:val="es-CL"/>
                <w:rPrChange w:id="11" w:author="Pamela Rosas" w:date="2025-07-22T13:49:00Z">
                  <w:rPr>
                    <w:b/>
                  </w:rPr>
                </w:rPrChange>
              </w:rPr>
              <w:t xml:space="preserve">llamado telefónico </w:t>
            </w:r>
            <w:r w:rsidRPr="001C4123">
              <w:rPr>
                <w:shd w:val="clear" w:color="auto" w:fill="FFFFFF" w:themeFill="background1"/>
                <w:lang w:val="es-CL"/>
                <w:rPrChange w:id="12" w:author="Pamela Rosas" w:date="2025-07-22T13:49:00Z">
                  <w:rPr/>
                </w:rPrChange>
              </w:rPr>
              <w:t>prioritario a los apoderados registrados en el Plan de Apoyo Educativo Complementario (PAEC) del estudiante.</w:t>
            </w:r>
          </w:p>
        </w:tc>
      </w:tr>
      <w:tr w:rsidR="000C4D4F" w14:paraId="21279AAC" w14:textId="77777777">
        <w:trPr>
          <w:cantSplit/>
          <w:trHeight w:val="275"/>
          <w:tblHeader/>
        </w:trPr>
        <w:tc>
          <w:tcPr>
            <w:tcW w:w="3736" w:type="dxa"/>
            <w:gridSpan w:val="2"/>
          </w:tcPr>
          <w:sdt>
            <w:sdtPr>
              <w:tag w:val="goog_rdk_9"/>
              <w:id w:val="1898126437"/>
            </w:sdtPr>
            <w:sdtEndPr/>
            <w:sdtContent>
              <w:p w14:paraId="02170F9A" w14:textId="77777777" w:rsidR="000C4D4F" w:rsidRPr="001C4123" w:rsidRDefault="006F2F48">
                <w:pPr>
                  <w:pStyle w:val="Normal1"/>
                  <w:widowControl/>
                  <w:spacing w:after="200" w:line="276" w:lineRule="auto"/>
                  <w:rPr>
                    <w:shd w:val="clear" w:color="auto" w:fill="FFF2CC"/>
                    <w:rPrChange w:id="13" w:author="Pamela Rosas" w:date="2025-07-22T13:49:00Z">
                      <w:rPr>
                        <w:sz w:val="22"/>
                        <w:szCs w:val="22"/>
                        <w:lang w:val="es-CL"/>
                      </w:rPr>
                    </w:rPrChange>
                  </w:rPr>
                </w:pPr>
                <w:sdt>
                  <w:sdtPr>
                    <w:tag w:val="goog_rdk_8"/>
                    <w:id w:val="1481644377"/>
                  </w:sdtPr>
                  <w:sdtEndPr/>
                  <w:sdtContent>
                    <w:r w:rsidR="000C4D4F" w:rsidRPr="001C4123">
                      <w:rPr>
                        <w:shd w:val="clear" w:color="auto" w:fill="FFFFFF" w:themeFill="background1"/>
                        <w:rPrChange w:id="14" w:author="Pamela Rosas" w:date="2025-07-22T13:49:00Z">
                          <w:rPr/>
                        </w:rPrChange>
                      </w:rPr>
                      <w:t>2.  Inspector general</w:t>
                    </w:r>
                  </w:sdtContent>
                </w:sdt>
              </w:p>
            </w:sdtContent>
          </w:sdt>
        </w:tc>
        <w:tc>
          <w:tcPr>
            <w:tcW w:w="3736" w:type="dxa"/>
            <w:gridSpan w:val="2"/>
            <w:vMerge/>
          </w:tcPr>
          <w:p w14:paraId="49BE35ED" w14:textId="77777777" w:rsidR="000C4D4F" w:rsidRDefault="000C4D4F">
            <w:pPr>
              <w:pStyle w:val="Normal1"/>
              <w:pBdr>
                <w:top w:val="nil"/>
                <w:left w:val="nil"/>
                <w:bottom w:val="nil"/>
                <w:right w:val="nil"/>
                <w:between w:val="nil"/>
              </w:pBdr>
              <w:spacing w:line="276" w:lineRule="auto"/>
            </w:pPr>
          </w:p>
        </w:tc>
      </w:tr>
      <w:tr w:rsidR="000C4D4F" w14:paraId="3261F72A" w14:textId="77777777" w:rsidTr="001C4123">
        <w:trPr>
          <w:cantSplit/>
          <w:trHeight w:val="275"/>
          <w:tblHeader/>
        </w:trPr>
        <w:tc>
          <w:tcPr>
            <w:tcW w:w="3736" w:type="dxa"/>
            <w:gridSpan w:val="2"/>
            <w:shd w:val="clear" w:color="auto" w:fill="FFFFFF" w:themeFill="background1"/>
          </w:tcPr>
          <w:sdt>
            <w:sdtPr>
              <w:tag w:val="goog_rdk_11"/>
              <w:id w:val="-731579264"/>
            </w:sdtPr>
            <w:sdtEndPr/>
            <w:sdtContent>
              <w:p w14:paraId="07656D3D" w14:textId="77777777" w:rsidR="000C4D4F" w:rsidRPr="006F2F48" w:rsidRDefault="006F2F48">
                <w:pPr>
                  <w:pStyle w:val="Normal1"/>
                  <w:widowControl/>
                  <w:spacing w:after="200" w:line="276" w:lineRule="auto"/>
                  <w:rPr>
                    <w:sz w:val="22"/>
                    <w:szCs w:val="22"/>
                    <w:lang w:val="es-CL"/>
                  </w:rPr>
                </w:pPr>
                <w:sdt>
                  <w:sdtPr>
                    <w:tag w:val="goog_rdk_10"/>
                    <w:id w:val="-1814738503"/>
                  </w:sdtPr>
                  <w:sdtEndPr/>
                  <w:sdtContent>
                    <w:r w:rsidR="000C4D4F" w:rsidRPr="001C4123">
                      <w:rPr>
                        <w:shd w:val="clear" w:color="auto" w:fill="FFFFFF" w:themeFill="background1"/>
                        <w:rPrChange w:id="15" w:author="Pamela Rosas" w:date="2025-07-22T13:49:00Z">
                          <w:rPr/>
                        </w:rPrChange>
                      </w:rPr>
                      <w:t xml:space="preserve">3.   </w:t>
                    </w:r>
                    <w:proofErr w:type="spellStart"/>
                    <w:r w:rsidR="000C4D4F" w:rsidRPr="001C4123">
                      <w:rPr>
                        <w:shd w:val="clear" w:color="auto" w:fill="FFFFFF" w:themeFill="background1"/>
                        <w:rPrChange w:id="16" w:author="Pamela Rosas" w:date="2025-07-22T13:49:00Z">
                          <w:rPr/>
                        </w:rPrChange>
                      </w:rPr>
                      <w:t>Coordinadora</w:t>
                    </w:r>
                    <w:proofErr w:type="spellEnd"/>
                    <w:r w:rsidR="000C4D4F" w:rsidRPr="001C4123">
                      <w:rPr>
                        <w:shd w:val="clear" w:color="auto" w:fill="FFFFFF" w:themeFill="background1"/>
                        <w:rPrChange w:id="17" w:author="Pamela Rosas" w:date="2025-07-22T13:49:00Z">
                          <w:rPr/>
                        </w:rPrChange>
                      </w:rPr>
                      <w:t xml:space="preserve"> PIE</w:t>
                    </w:r>
                  </w:sdtContent>
                </w:sdt>
              </w:p>
            </w:sdtContent>
          </w:sdt>
        </w:tc>
        <w:tc>
          <w:tcPr>
            <w:tcW w:w="3736" w:type="dxa"/>
            <w:gridSpan w:val="2"/>
            <w:vMerge/>
          </w:tcPr>
          <w:p w14:paraId="591C6BD7" w14:textId="77777777" w:rsidR="000C4D4F" w:rsidRDefault="000C4D4F">
            <w:pPr>
              <w:pStyle w:val="Normal1"/>
              <w:pBdr>
                <w:top w:val="nil"/>
                <w:left w:val="nil"/>
                <w:bottom w:val="nil"/>
                <w:right w:val="nil"/>
                <w:between w:val="nil"/>
              </w:pBdr>
              <w:spacing w:line="276" w:lineRule="auto"/>
            </w:pPr>
          </w:p>
        </w:tc>
      </w:tr>
      <w:tr w:rsidR="000C4D4F" w14:paraId="57880128" w14:textId="77777777" w:rsidTr="001C4123">
        <w:trPr>
          <w:cantSplit/>
          <w:trHeight w:val="330"/>
          <w:tblHeader/>
        </w:trPr>
        <w:tc>
          <w:tcPr>
            <w:tcW w:w="3736" w:type="dxa"/>
            <w:gridSpan w:val="2"/>
            <w:tcBorders>
              <w:bottom w:val="single" w:sz="4" w:space="0" w:color="000000"/>
            </w:tcBorders>
            <w:shd w:val="clear" w:color="auto" w:fill="FFFFFF" w:themeFill="background1"/>
          </w:tcPr>
          <w:sdt>
            <w:sdtPr>
              <w:tag w:val="goog_rdk_13"/>
              <w:id w:val="1872576175"/>
            </w:sdtPr>
            <w:sdtEndPr/>
            <w:sdtContent>
              <w:p w14:paraId="7353DAD9" w14:textId="77777777" w:rsidR="000C4D4F" w:rsidRPr="000C4D4F" w:rsidRDefault="006F2F48">
                <w:pPr>
                  <w:pStyle w:val="Normal1"/>
                  <w:widowControl/>
                  <w:spacing w:after="200" w:line="276" w:lineRule="auto"/>
                  <w:rPr>
                    <w:shd w:val="clear" w:color="auto" w:fill="FFF2CC"/>
                    <w:rPrChange w:id="18" w:author="Pamela Rosas" w:date="2025-07-22T13:49:00Z">
                      <w:rPr>
                        <w:sz w:val="22"/>
                        <w:szCs w:val="22"/>
                        <w:lang w:val="es-CL"/>
                      </w:rPr>
                    </w:rPrChange>
                  </w:rPr>
                </w:pPr>
                <w:sdt>
                  <w:sdtPr>
                    <w:tag w:val="goog_rdk_12"/>
                    <w:id w:val="-1214859262"/>
                  </w:sdtPr>
                  <w:sdtEndPr/>
                  <w:sdtContent>
                    <w:r w:rsidR="000C4D4F" w:rsidRPr="001C4123">
                      <w:rPr>
                        <w:shd w:val="clear" w:color="auto" w:fill="FFFFFF" w:themeFill="background1"/>
                        <w:rPrChange w:id="19" w:author="Pamela Rosas" w:date="2025-07-22T13:49:00Z">
                          <w:rPr/>
                        </w:rPrChange>
                      </w:rPr>
                      <w:t xml:space="preserve">4. </w:t>
                    </w:r>
                    <w:proofErr w:type="spellStart"/>
                    <w:r w:rsidR="000C4D4F" w:rsidRPr="001C4123">
                      <w:rPr>
                        <w:shd w:val="clear" w:color="auto" w:fill="FFFFFF" w:themeFill="background1"/>
                        <w:rPrChange w:id="20" w:author="Pamela Rosas" w:date="2025-07-22T13:49:00Z">
                          <w:rPr/>
                        </w:rPrChange>
                      </w:rPr>
                      <w:t>Educadora</w:t>
                    </w:r>
                    <w:proofErr w:type="spellEnd"/>
                    <w:r w:rsidR="000C4D4F" w:rsidRPr="001C4123">
                      <w:rPr>
                        <w:shd w:val="clear" w:color="auto" w:fill="FFFFFF" w:themeFill="background1"/>
                        <w:rPrChange w:id="21" w:author="Pamela Rosas" w:date="2025-07-22T13:49:00Z">
                          <w:rPr/>
                        </w:rPrChange>
                      </w:rPr>
                      <w:t xml:space="preserve"> </w:t>
                    </w:r>
                    <w:proofErr w:type="spellStart"/>
                    <w:r w:rsidR="000C4D4F" w:rsidRPr="001C4123">
                      <w:rPr>
                        <w:shd w:val="clear" w:color="auto" w:fill="FFFFFF" w:themeFill="background1"/>
                        <w:rPrChange w:id="22" w:author="Pamela Rosas" w:date="2025-07-22T13:49:00Z">
                          <w:rPr/>
                        </w:rPrChange>
                      </w:rPr>
                      <w:t>Diferencial</w:t>
                    </w:r>
                    <w:proofErr w:type="spellEnd"/>
                  </w:sdtContent>
                </w:sdt>
              </w:p>
            </w:sdtContent>
          </w:sdt>
        </w:tc>
        <w:tc>
          <w:tcPr>
            <w:tcW w:w="3736" w:type="dxa"/>
            <w:gridSpan w:val="2"/>
            <w:vMerge/>
          </w:tcPr>
          <w:p w14:paraId="72FFB9CE" w14:textId="77777777" w:rsidR="000C4D4F" w:rsidRDefault="000C4D4F">
            <w:pPr>
              <w:pStyle w:val="Normal1"/>
              <w:pBdr>
                <w:top w:val="nil"/>
                <w:left w:val="nil"/>
                <w:bottom w:val="nil"/>
                <w:right w:val="nil"/>
                <w:between w:val="nil"/>
              </w:pBdr>
              <w:spacing w:line="276" w:lineRule="auto"/>
            </w:pPr>
          </w:p>
        </w:tc>
      </w:tr>
      <w:tr w:rsidR="000C4D4F" w14:paraId="06E2E698" w14:textId="77777777">
        <w:trPr>
          <w:cantSplit/>
          <w:trHeight w:val="1485"/>
          <w:tblHeader/>
        </w:trPr>
        <w:tc>
          <w:tcPr>
            <w:tcW w:w="3736" w:type="dxa"/>
            <w:gridSpan w:val="2"/>
            <w:tcBorders>
              <w:top w:val="single" w:sz="4" w:space="0" w:color="000000"/>
            </w:tcBorders>
          </w:tcPr>
          <w:sdt>
            <w:sdtPr>
              <w:tag w:val="goog_rdk_15"/>
              <w:id w:val="-204156003"/>
            </w:sdtPr>
            <w:sdtEndPr/>
            <w:sdtContent>
              <w:p w14:paraId="17A135F9" w14:textId="77777777" w:rsidR="000C4D4F" w:rsidRPr="000C4D4F" w:rsidRDefault="006F2F48">
                <w:pPr>
                  <w:pStyle w:val="Normal1"/>
                  <w:widowControl/>
                  <w:spacing w:after="200" w:line="276" w:lineRule="auto"/>
                  <w:rPr>
                    <w:shd w:val="clear" w:color="auto" w:fill="FFF2CC"/>
                    <w:rPrChange w:id="23" w:author="Pamela Rosas" w:date="2025-07-22T13:49:00Z">
                      <w:rPr>
                        <w:sz w:val="22"/>
                        <w:szCs w:val="22"/>
                        <w:lang w:val="es-CL"/>
                      </w:rPr>
                    </w:rPrChange>
                  </w:rPr>
                </w:pPr>
                <w:sdt>
                  <w:sdtPr>
                    <w:tag w:val="goog_rdk_14"/>
                    <w:id w:val="-53048782"/>
                  </w:sdtPr>
                  <w:sdtEndPr/>
                  <w:sdtContent>
                    <w:r w:rsidR="000C4D4F" w:rsidRPr="001C4123">
                      <w:rPr>
                        <w:shd w:val="clear" w:color="auto" w:fill="FFFFFF" w:themeFill="background1"/>
                        <w:rPrChange w:id="24" w:author="Pamela Rosas" w:date="2025-07-22T13:49:00Z">
                          <w:rPr/>
                        </w:rPrChange>
                      </w:rPr>
                      <w:t xml:space="preserve">5. </w:t>
                    </w:r>
                    <w:proofErr w:type="spellStart"/>
                    <w:r w:rsidR="000C4D4F" w:rsidRPr="001C4123">
                      <w:rPr>
                        <w:shd w:val="clear" w:color="auto" w:fill="FFFFFF" w:themeFill="background1"/>
                        <w:rPrChange w:id="25" w:author="Pamela Rosas" w:date="2025-07-22T13:49:00Z">
                          <w:rPr/>
                        </w:rPrChange>
                      </w:rPr>
                      <w:t>Profesora</w:t>
                    </w:r>
                    <w:proofErr w:type="spellEnd"/>
                    <w:r w:rsidR="000C4D4F" w:rsidRPr="001C4123">
                      <w:rPr>
                        <w:shd w:val="clear" w:color="auto" w:fill="FFFFFF" w:themeFill="background1"/>
                        <w:rPrChange w:id="26" w:author="Pamela Rosas" w:date="2025-07-22T13:49:00Z">
                          <w:rPr/>
                        </w:rPrChange>
                      </w:rPr>
                      <w:t xml:space="preserve"> Jefe</w:t>
                    </w:r>
                  </w:sdtContent>
                </w:sdt>
              </w:p>
            </w:sdtContent>
          </w:sdt>
        </w:tc>
        <w:tc>
          <w:tcPr>
            <w:tcW w:w="3736" w:type="dxa"/>
            <w:gridSpan w:val="2"/>
            <w:vMerge/>
          </w:tcPr>
          <w:p w14:paraId="1EA04E27" w14:textId="77777777" w:rsidR="000C4D4F" w:rsidRDefault="000C4D4F">
            <w:pPr>
              <w:pStyle w:val="Normal1"/>
              <w:pBdr>
                <w:top w:val="nil"/>
                <w:left w:val="nil"/>
                <w:bottom w:val="nil"/>
                <w:right w:val="nil"/>
                <w:between w:val="nil"/>
              </w:pBdr>
              <w:spacing w:line="276" w:lineRule="auto"/>
            </w:pPr>
          </w:p>
        </w:tc>
      </w:tr>
      <w:tr w:rsidR="000C4D4F" w14:paraId="49903935" w14:textId="77777777">
        <w:trPr>
          <w:cantSplit/>
          <w:trHeight w:val="275"/>
          <w:tblHeader/>
        </w:trPr>
        <w:tc>
          <w:tcPr>
            <w:tcW w:w="3736" w:type="dxa"/>
            <w:gridSpan w:val="2"/>
            <w:shd w:val="clear" w:color="auto" w:fill="E5DFEC"/>
          </w:tcPr>
          <w:p w14:paraId="49B50014" w14:textId="77777777" w:rsidR="000C4D4F" w:rsidRPr="001C4123" w:rsidRDefault="00EB507A">
            <w:pPr>
              <w:pStyle w:val="Normal1"/>
              <w:rPr>
                <w:lang w:val="es-CL"/>
              </w:rPr>
            </w:pPr>
            <w:r w:rsidRPr="001C4123">
              <w:rPr>
                <w:lang w:val="es-CL"/>
              </w:rPr>
              <w:t>Nombre de apoderados y adultos responsable</w:t>
            </w:r>
          </w:p>
        </w:tc>
        <w:tc>
          <w:tcPr>
            <w:tcW w:w="3736" w:type="dxa"/>
            <w:gridSpan w:val="2"/>
            <w:shd w:val="clear" w:color="auto" w:fill="E5DFEC"/>
          </w:tcPr>
          <w:p w14:paraId="3FD0D535" w14:textId="77777777" w:rsidR="000C4D4F" w:rsidRDefault="00EB507A">
            <w:pPr>
              <w:pStyle w:val="Normal1"/>
            </w:pPr>
            <w:proofErr w:type="spellStart"/>
            <w:r>
              <w:t>Teléfonos</w:t>
            </w:r>
            <w:proofErr w:type="spellEnd"/>
          </w:p>
        </w:tc>
      </w:tr>
      <w:tr w:rsidR="000C4D4F" w14:paraId="2163AB8E" w14:textId="77777777">
        <w:trPr>
          <w:cantSplit/>
          <w:trHeight w:val="275"/>
          <w:tblHeader/>
        </w:trPr>
        <w:tc>
          <w:tcPr>
            <w:tcW w:w="3736" w:type="dxa"/>
            <w:gridSpan w:val="2"/>
          </w:tcPr>
          <w:p w14:paraId="3CEF6FC2" w14:textId="77777777" w:rsidR="000C4D4F" w:rsidRDefault="000C4D4F">
            <w:pPr>
              <w:pStyle w:val="Normal1"/>
            </w:pPr>
          </w:p>
        </w:tc>
        <w:tc>
          <w:tcPr>
            <w:tcW w:w="3736" w:type="dxa"/>
            <w:gridSpan w:val="2"/>
          </w:tcPr>
          <w:p w14:paraId="489F4695" w14:textId="77777777" w:rsidR="000C4D4F" w:rsidRDefault="000C4D4F">
            <w:pPr>
              <w:pStyle w:val="Normal1"/>
            </w:pPr>
          </w:p>
        </w:tc>
      </w:tr>
      <w:tr w:rsidR="000C4D4F" w14:paraId="2A62319F" w14:textId="77777777">
        <w:trPr>
          <w:cantSplit/>
          <w:trHeight w:val="275"/>
          <w:tblHeader/>
        </w:trPr>
        <w:tc>
          <w:tcPr>
            <w:tcW w:w="3736" w:type="dxa"/>
            <w:gridSpan w:val="2"/>
          </w:tcPr>
          <w:p w14:paraId="07B92FDF" w14:textId="77777777" w:rsidR="000C4D4F" w:rsidRDefault="000C4D4F">
            <w:pPr>
              <w:pStyle w:val="Normal1"/>
            </w:pPr>
          </w:p>
        </w:tc>
        <w:tc>
          <w:tcPr>
            <w:tcW w:w="3736" w:type="dxa"/>
            <w:gridSpan w:val="2"/>
          </w:tcPr>
          <w:p w14:paraId="666E23D9" w14:textId="77777777" w:rsidR="000C4D4F" w:rsidRDefault="000C4D4F">
            <w:pPr>
              <w:pStyle w:val="Normal1"/>
            </w:pPr>
          </w:p>
        </w:tc>
      </w:tr>
      <w:tr w:rsidR="000C4D4F" w14:paraId="05FAE398" w14:textId="77777777">
        <w:trPr>
          <w:cantSplit/>
          <w:trHeight w:val="275"/>
          <w:tblHeader/>
        </w:trPr>
        <w:tc>
          <w:tcPr>
            <w:tcW w:w="3736" w:type="dxa"/>
            <w:gridSpan w:val="2"/>
          </w:tcPr>
          <w:p w14:paraId="141668EC" w14:textId="77777777" w:rsidR="000C4D4F" w:rsidRDefault="000C4D4F">
            <w:pPr>
              <w:pStyle w:val="Normal1"/>
            </w:pPr>
          </w:p>
        </w:tc>
        <w:tc>
          <w:tcPr>
            <w:tcW w:w="3736" w:type="dxa"/>
            <w:gridSpan w:val="2"/>
          </w:tcPr>
          <w:p w14:paraId="3AC3D624" w14:textId="77777777" w:rsidR="000C4D4F" w:rsidRDefault="000C4D4F">
            <w:pPr>
              <w:pStyle w:val="Normal1"/>
            </w:pPr>
          </w:p>
        </w:tc>
      </w:tr>
    </w:tbl>
    <w:p w14:paraId="04FA00C2" w14:textId="77777777" w:rsidR="000C4D4F" w:rsidRDefault="000C4D4F">
      <w:pPr>
        <w:pStyle w:val="Normal1"/>
      </w:pPr>
    </w:p>
    <w:p w14:paraId="05FBD158" w14:textId="77777777" w:rsidR="000C4D4F" w:rsidRDefault="000C4D4F">
      <w:pPr>
        <w:pStyle w:val="Normal1"/>
      </w:pPr>
    </w:p>
    <w:p w14:paraId="289ADFA8" w14:textId="77777777" w:rsidR="000C4D4F" w:rsidRDefault="000C4D4F">
      <w:pPr>
        <w:pStyle w:val="Normal1"/>
      </w:pPr>
    </w:p>
    <w:p w14:paraId="5882FCD5" w14:textId="77777777" w:rsidR="000C4D4F" w:rsidRDefault="000C4D4F">
      <w:pPr>
        <w:pStyle w:val="Normal1"/>
      </w:pPr>
    </w:p>
    <w:p w14:paraId="342A5830" w14:textId="77777777" w:rsidR="000C4D4F" w:rsidRDefault="000C4D4F">
      <w:pPr>
        <w:pStyle w:val="Normal1"/>
      </w:pPr>
    </w:p>
    <w:p w14:paraId="5785F6FD" w14:textId="77777777" w:rsidR="000C4D4F" w:rsidRDefault="000C4D4F">
      <w:pPr>
        <w:pStyle w:val="Normal1"/>
      </w:pPr>
    </w:p>
    <w:p w14:paraId="496121AD" w14:textId="77777777" w:rsidR="000C4D4F" w:rsidRDefault="000C4D4F">
      <w:pPr>
        <w:pStyle w:val="Normal1"/>
      </w:pPr>
    </w:p>
    <w:p w14:paraId="2E55B48D" w14:textId="77777777" w:rsidR="000C4D4F" w:rsidRDefault="000C4D4F">
      <w:pPr>
        <w:pStyle w:val="Normal1"/>
      </w:pPr>
    </w:p>
    <w:p w14:paraId="28FC62BC" w14:textId="77777777" w:rsidR="000C4D4F" w:rsidRDefault="000C4D4F">
      <w:pPr>
        <w:pStyle w:val="Normal1"/>
      </w:pPr>
    </w:p>
    <w:p w14:paraId="316A8FDA" w14:textId="77777777" w:rsidR="001C4123" w:rsidRDefault="001C4123">
      <w:pPr>
        <w:pStyle w:val="Normal1"/>
        <w:spacing w:line="240" w:lineRule="auto"/>
        <w:jc w:val="center"/>
        <w:rPr>
          <w:b/>
          <w:u w:val="single"/>
        </w:rPr>
      </w:pPr>
    </w:p>
    <w:p w14:paraId="62C9E303" w14:textId="77777777" w:rsidR="001C4123" w:rsidRDefault="001C4123">
      <w:pPr>
        <w:pStyle w:val="Normal1"/>
        <w:spacing w:line="240" w:lineRule="auto"/>
        <w:jc w:val="center"/>
        <w:rPr>
          <w:b/>
          <w:u w:val="single"/>
        </w:rPr>
      </w:pPr>
    </w:p>
    <w:p w14:paraId="6604E97D" w14:textId="77777777" w:rsidR="001C4123" w:rsidRDefault="001C4123">
      <w:pPr>
        <w:pStyle w:val="Normal1"/>
        <w:spacing w:line="240" w:lineRule="auto"/>
        <w:jc w:val="center"/>
        <w:rPr>
          <w:b/>
          <w:u w:val="single"/>
        </w:rPr>
      </w:pPr>
    </w:p>
    <w:p w14:paraId="38D7E08A" w14:textId="77777777" w:rsidR="001C4123" w:rsidRDefault="001C4123">
      <w:pPr>
        <w:pStyle w:val="Normal1"/>
        <w:spacing w:line="240" w:lineRule="auto"/>
        <w:jc w:val="center"/>
        <w:rPr>
          <w:b/>
          <w:u w:val="single"/>
        </w:rPr>
      </w:pPr>
    </w:p>
    <w:p w14:paraId="75649425" w14:textId="657E4988" w:rsidR="000C4D4F" w:rsidRDefault="00EB507A">
      <w:pPr>
        <w:pStyle w:val="Normal1"/>
        <w:spacing w:line="240" w:lineRule="auto"/>
        <w:jc w:val="center"/>
        <w:rPr>
          <w:b/>
          <w:u w:val="single"/>
        </w:rPr>
      </w:pPr>
      <w:r>
        <w:rPr>
          <w:b/>
          <w:u w:val="single"/>
        </w:rPr>
        <w:t>PROTOCOLO INDIVIDUAL EN SITUACIONES DE CRISIS</w:t>
      </w:r>
    </w:p>
    <w:p w14:paraId="2E944515" w14:textId="77777777" w:rsidR="000C4D4F" w:rsidRDefault="00EB507A">
      <w:pPr>
        <w:pStyle w:val="Normal1"/>
        <w:widowControl w:val="0"/>
        <w:numPr>
          <w:ilvl w:val="0"/>
          <w:numId w:val="83"/>
        </w:numPr>
        <w:pBdr>
          <w:top w:val="nil"/>
          <w:left w:val="nil"/>
          <w:bottom w:val="nil"/>
          <w:right w:val="nil"/>
          <w:between w:val="nil"/>
        </w:pBdr>
        <w:tabs>
          <w:tab w:val="left" w:pos="0"/>
        </w:tabs>
        <w:spacing w:before="44" w:after="0" w:line="240" w:lineRule="auto"/>
        <w:ind w:right="21"/>
        <w:jc w:val="both"/>
        <w:rPr>
          <w:b/>
          <w:color w:val="000000"/>
        </w:rPr>
      </w:pPr>
      <w:r>
        <w:rPr>
          <w:b/>
          <w:color w:val="000000"/>
        </w:rPr>
        <w:t xml:space="preserve">Propósito del protocolo </w:t>
      </w:r>
    </w:p>
    <w:p w14:paraId="092AF100" w14:textId="77777777" w:rsidR="000C4D4F" w:rsidRDefault="000C4D4F">
      <w:pPr>
        <w:pStyle w:val="Normal1"/>
        <w:widowControl w:val="0"/>
        <w:pBdr>
          <w:top w:val="nil"/>
          <w:left w:val="nil"/>
          <w:bottom w:val="nil"/>
          <w:right w:val="nil"/>
          <w:between w:val="nil"/>
        </w:pBdr>
        <w:spacing w:after="0" w:line="240" w:lineRule="auto"/>
        <w:ind w:hanging="428"/>
        <w:rPr>
          <w:rFonts w:ascii="Arial" w:eastAsia="Arial" w:hAnsi="Arial" w:cs="Arial"/>
          <w:b/>
          <w:i/>
          <w:color w:val="000000"/>
        </w:rPr>
      </w:pPr>
    </w:p>
    <w:p w14:paraId="4F6C5395" w14:textId="77777777" w:rsidR="000C4D4F" w:rsidRDefault="00EB507A">
      <w:pPr>
        <w:pStyle w:val="Normal1"/>
        <w:widowControl w:val="0"/>
        <w:numPr>
          <w:ilvl w:val="0"/>
          <w:numId w:val="82"/>
        </w:numPr>
        <w:pBdr>
          <w:top w:val="nil"/>
          <w:left w:val="nil"/>
          <w:bottom w:val="nil"/>
          <w:right w:val="nil"/>
          <w:between w:val="nil"/>
        </w:pBdr>
        <w:spacing w:before="44" w:after="0" w:line="240" w:lineRule="auto"/>
        <w:ind w:right="21"/>
        <w:jc w:val="both"/>
      </w:pPr>
      <w:r>
        <w:rPr>
          <w:color w:val="000000"/>
        </w:rPr>
        <w:t xml:space="preserve">Establecer acciones preventivas, de reacción y acción hacia las situaciones de urgencias y/o crisis. </w:t>
      </w:r>
    </w:p>
    <w:p w14:paraId="09CF5905" w14:textId="77777777" w:rsidR="000C4D4F" w:rsidRDefault="000C4D4F">
      <w:pPr>
        <w:pStyle w:val="Normal1"/>
        <w:widowControl w:val="0"/>
        <w:pBdr>
          <w:top w:val="nil"/>
          <w:left w:val="nil"/>
          <w:bottom w:val="nil"/>
          <w:right w:val="nil"/>
          <w:between w:val="nil"/>
        </w:pBdr>
        <w:spacing w:after="0" w:line="240" w:lineRule="auto"/>
        <w:ind w:left="720" w:right="21"/>
        <w:jc w:val="both"/>
        <w:rPr>
          <w:color w:val="000000"/>
        </w:rPr>
      </w:pPr>
    </w:p>
    <w:p w14:paraId="7296B8C7" w14:textId="77777777" w:rsidR="000C4D4F" w:rsidRDefault="00EB507A">
      <w:pPr>
        <w:pStyle w:val="Normal1"/>
        <w:widowControl w:val="0"/>
        <w:numPr>
          <w:ilvl w:val="0"/>
          <w:numId w:val="83"/>
        </w:numPr>
        <w:pBdr>
          <w:top w:val="nil"/>
          <w:left w:val="nil"/>
          <w:bottom w:val="nil"/>
          <w:right w:val="nil"/>
          <w:between w:val="nil"/>
        </w:pBdr>
        <w:spacing w:after="0" w:line="273" w:lineRule="auto"/>
        <w:ind w:right="21"/>
        <w:jc w:val="both"/>
        <w:rPr>
          <w:b/>
          <w:color w:val="000000"/>
        </w:rPr>
      </w:pPr>
      <w:r>
        <w:rPr>
          <w:b/>
          <w:color w:val="000000"/>
        </w:rPr>
        <w:t xml:space="preserve">Objetivo del protocolo </w:t>
      </w:r>
    </w:p>
    <w:p w14:paraId="1B3BB1B1" w14:textId="77777777" w:rsidR="000C4D4F" w:rsidRDefault="000C4D4F">
      <w:pPr>
        <w:pStyle w:val="Normal1"/>
        <w:pBdr>
          <w:top w:val="nil"/>
          <w:left w:val="nil"/>
          <w:bottom w:val="nil"/>
          <w:right w:val="nil"/>
          <w:between w:val="nil"/>
        </w:pBdr>
        <w:spacing w:after="0" w:line="273" w:lineRule="auto"/>
        <w:ind w:left="1446" w:right="21"/>
        <w:rPr>
          <w:color w:val="000000"/>
        </w:rPr>
      </w:pPr>
    </w:p>
    <w:p w14:paraId="5C1C8F78" w14:textId="77777777" w:rsidR="000C4D4F" w:rsidRDefault="00EB507A">
      <w:pPr>
        <w:pStyle w:val="Normal1"/>
        <w:widowControl w:val="0"/>
        <w:numPr>
          <w:ilvl w:val="0"/>
          <w:numId w:val="82"/>
        </w:numPr>
        <w:pBdr>
          <w:top w:val="nil"/>
          <w:left w:val="nil"/>
          <w:bottom w:val="nil"/>
          <w:right w:val="nil"/>
          <w:between w:val="nil"/>
        </w:pBdr>
        <w:spacing w:after="0" w:line="273" w:lineRule="auto"/>
        <w:ind w:right="21"/>
        <w:jc w:val="both"/>
      </w:pPr>
      <w:r>
        <w:rPr>
          <w:color w:val="000000"/>
        </w:rPr>
        <w:t>Establecer pautas de actuación frente a situaciones de urgencias y/o crisis en el establecimiento educacional.</w:t>
      </w:r>
    </w:p>
    <w:p w14:paraId="4EB8C2F6" w14:textId="77777777" w:rsidR="000C4D4F" w:rsidRDefault="00EB507A">
      <w:pPr>
        <w:pStyle w:val="Normal1"/>
        <w:widowControl w:val="0"/>
        <w:numPr>
          <w:ilvl w:val="0"/>
          <w:numId w:val="82"/>
        </w:numPr>
        <w:pBdr>
          <w:top w:val="nil"/>
          <w:left w:val="nil"/>
          <w:bottom w:val="nil"/>
          <w:right w:val="nil"/>
          <w:between w:val="nil"/>
        </w:pBdr>
        <w:spacing w:after="0" w:line="273" w:lineRule="auto"/>
        <w:ind w:right="21"/>
        <w:jc w:val="both"/>
      </w:pPr>
      <w:r>
        <w:rPr>
          <w:color w:val="000000"/>
        </w:rPr>
        <w:t xml:space="preserve">Organizar y facilitar la intervención de las profesionales, con el objetivo de ajustar las intervenciones a las necesidades de los estudiantes. </w:t>
      </w:r>
    </w:p>
    <w:p w14:paraId="211C4570" w14:textId="77777777" w:rsidR="000C4D4F" w:rsidRDefault="00EB507A">
      <w:pPr>
        <w:pStyle w:val="Normal1"/>
        <w:widowControl w:val="0"/>
        <w:numPr>
          <w:ilvl w:val="0"/>
          <w:numId w:val="82"/>
        </w:numPr>
        <w:pBdr>
          <w:top w:val="nil"/>
          <w:left w:val="nil"/>
          <w:bottom w:val="nil"/>
          <w:right w:val="nil"/>
          <w:between w:val="nil"/>
        </w:pBdr>
        <w:spacing w:after="0" w:line="273" w:lineRule="auto"/>
        <w:ind w:right="21"/>
        <w:jc w:val="both"/>
      </w:pPr>
      <w:r>
        <w:rPr>
          <w:color w:val="000000"/>
        </w:rPr>
        <w:t xml:space="preserve">Facilitar la toma de decisiones y la evaluación de las intervenciones. </w:t>
      </w:r>
    </w:p>
    <w:p w14:paraId="54A0AD02" w14:textId="77777777" w:rsidR="000C4D4F" w:rsidRDefault="00EB507A">
      <w:pPr>
        <w:pStyle w:val="Normal1"/>
        <w:widowControl w:val="0"/>
        <w:numPr>
          <w:ilvl w:val="0"/>
          <w:numId w:val="82"/>
        </w:numPr>
        <w:pBdr>
          <w:top w:val="nil"/>
          <w:left w:val="nil"/>
          <w:bottom w:val="nil"/>
          <w:right w:val="nil"/>
          <w:between w:val="nil"/>
        </w:pBdr>
        <w:spacing w:after="0" w:line="273" w:lineRule="auto"/>
        <w:ind w:right="21"/>
        <w:jc w:val="both"/>
      </w:pPr>
      <w:r>
        <w:rPr>
          <w:color w:val="000000"/>
        </w:rPr>
        <w:t xml:space="preserve">Orientar que en todas las decisiones y actuaciones se priorice el interés superior de los estudiantes. </w:t>
      </w:r>
    </w:p>
    <w:p w14:paraId="3319FEF8" w14:textId="77777777" w:rsidR="000C4D4F" w:rsidRDefault="000C4D4F">
      <w:pPr>
        <w:pStyle w:val="Normal1"/>
        <w:spacing w:line="240" w:lineRule="auto"/>
        <w:jc w:val="center"/>
        <w:rPr>
          <w:b/>
          <w:u w:val="single"/>
        </w:rPr>
      </w:pPr>
    </w:p>
    <w:p w14:paraId="07573063" w14:textId="77777777" w:rsidR="000C4D4F" w:rsidRDefault="00EB507A">
      <w:pPr>
        <w:pStyle w:val="Normal1"/>
        <w:spacing w:line="240" w:lineRule="auto"/>
        <w:jc w:val="both"/>
        <w:rPr>
          <w:b/>
        </w:rPr>
      </w:pPr>
      <w:r>
        <w:rPr>
          <w:b/>
        </w:rPr>
        <w:lastRenderedPageBreak/>
        <w:t xml:space="preserve">¿Qué es una crisis emocional y/o conductual? </w:t>
      </w:r>
    </w:p>
    <w:p w14:paraId="36E7F399" w14:textId="77777777" w:rsidR="000C4D4F" w:rsidRDefault="00EB507A">
      <w:pPr>
        <w:pStyle w:val="Normal1"/>
        <w:tabs>
          <w:tab w:val="left" w:pos="0"/>
        </w:tabs>
        <w:spacing w:before="44" w:line="240" w:lineRule="auto"/>
        <w:ind w:right="21"/>
        <w:jc w:val="both"/>
      </w:pPr>
      <w:r>
        <w:tab/>
        <w:t>Entenderemos por desregulación emocional y conductual, a una reacción motora y emocional a uno o varios estímulos o situaciones desencadenantes, en donde el estudiante no logrará comprender su estado emocional ni logrará expresar sus emociones o sensaciones, presentando dificultades más allá de los esperado a su edad o desarrollo evolutivo para autorregularse y volver a un estado de calma y/o no logran desaparecer después de un intento de intervención del educador/</w:t>
      </w:r>
      <w:proofErr w:type="spellStart"/>
      <w:r>
        <w:t>a</w:t>
      </w:r>
      <w:proofErr w:type="spellEnd"/>
      <w:r>
        <w:t xml:space="preserve"> utilizado con éxito en otros casos; percibiéndose externamente por más de un observador como una situación de “descontrol”. </w:t>
      </w:r>
    </w:p>
    <w:p w14:paraId="7B78FFCF" w14:textId="77777777" w:rsidR="000C4D4F" w:rsidRDefault="00EB507A">
      <w:pPr>
        <w:pStyle w:val="Normal1"/>
        <w:spacing w:line="240" w:lineRule="auto"/>
        <w:ind w:firstLine="708"/>
        <w:jc w:val="both"/>
      </w:pPr>
      <w:r>
        <w:t xml:space="preserve">En los casos que se produzca </w:t>
      </w:r>
      <w:r>
        <w:rPr>
          <w:b/>
        </w:rPr>
        <w:t>un peligro evidente para la integridad física del estudiante y/o de su entorno:</w:t>
      </w:r>
      <w:r>
        <w:t xml:space="preserve"> golpear, dar patadas, lanzar objetos, ruptura de mobiliario, entre otras. El uso de la fuerza física y la posible restricción de movimientos deben estar justificados por el fracaso de otro tipo de actuaciones y/o la existencia de un riesgo inminente para la persona o terceros. </w:t>
      </w:r>
    </w:p>
    <w:p w14:paraId="6BFA901F" w14:textId="77777777" w:rsidR="000C4D4F" w:rsidRDefault="00EB507A">
      <w:pPr>
        <w:pStyle w:val="Normal1"/>
        <w:numPr>
          <w:ilvl w:val="0"/>
          <w:numId w:val="83"/>
        </w:numPr>
        <w:pBdr>
          <w:top w:val="nil"/>
          <w:left w:val="nil"/>
          <w:bottom w:val="nil"/>
          <w:right w:val="nil"/>
          <w:between w:val="nil"/>
        </w:pBdr>
        <w:spacing w:line="240" w:lineRule="auto"/>
        <w:jc w:val="both"/>
        <w:rPr>
          <w:b/>
          <w:color w:val="000000"/>
        </w:rPr>
      </w:pPr>
      <w:r>
        <w:rPr>
          <w:b/>
          <w:color w:val="000000"/>
        </w:rPr>
        <w:t xml:space="preserve">Registro </w:t>
      </w:r>
    </w:p>
    <w:p w14:paraId="0677F312" w14:textId="77777777" w:rsidR="000C4D4F" w:rsidRDefault="00EB507A">
      <w:pPr>
        <w:pStyle w:val="Normal1"/>
        <w:spacing w:line="240" w:lineRule="auto"/>
        <w:jc w:val="both"/>
      </w:pPr>
      <w:r>
        <w:t xml:space="preserve">Todas estas conductas que se producen durante la crisis son observables, y deben ser registradas en una bitácora de evaluación de conducta. Los profesionales y docentes que participen en la aplicación </w:t>
      </w:r>
      <w:proofErr w:type="gramStart"/>
      <w:r>
        <w:t>del mismo</w:t>
      </w:r>
      <w:proofErr w:type="gramEnd"/>
      <w:r>
        <w:t xml:space="preserve"> deben conocer con exactitud su función. Por otra parte, todas las acciones puestas en marcha estarán dirigidas por un encargado.</w:t>
      </w:r>
    </w:p>
    <w:p w14:paraId="42B4AC1E" w14:textId="77777777" w:rsidR="000C4D4F" w:rsidRDefault="00EB507A">
      <w:pPr>
        <w:pStyle w:val="Normal1"/>
        <w:numPr>
          <w:ilvl w:val="0"/>
          <w:numId w:val="83"/>
        </w:numPr>
        <w:pBdr>
          <w:top w:val="nil"/>
          <w:left w:val="nil"/>
          <w:bottom w:val="nil"/>
          <w:right w:val="nil"/>
          <w:between w:val="nil"/>
        </w:pBdr>
        <w:spacing w:line="240" w:lineRule="auto"/>
        <w:jc w:val="both"/>
        <w:rPr>
          <w:color w:val="000000"/>
        </w:rPr>
      </w:pPr>
      <w:r>
        <w:rPr>
          <w:b/>
          <w:color w:val="000000"/>
        </w:rPr>
        <w:t>Ejecución del protocolo</w:t>
      </w:r>
    </w:p>
    <w:p w14:paraId="283BC5AE" w14:textId="77777777" w:rsidR="000C4D4F" w:rsidRDefault="00EB507A">
      <w:pPr>
        <w:pStyle w:val="Normal1"/>
        <w:spacing w:line="240" w:lineRule="auto"/>
        <w:jc w:val="both"/>
      </w:pPr>
      <w:r>
        <w:t xml:space="preserve">Se evaluarán los siguientes apartados de la ejecución del protocolo: </w:t>
      </w:r>
    </w:p>
    <w:p w14:paraId="181B6254" w14:textId="77777777" w:rsidR="000C4D4F" w:rsidRDefault="00EB507A">
      <w:pPr>
        <w:pStyle w:val="Normal1"/>
        <w:numPr>
          <w:ilvl w:val="0"/>
          <w:numId w:val="82"/>
        </w:numPr>
        <w:pBdr>
          <w:top w:val="nil"/>
          <w:left w:val="nil"/>
          <w:bottom w:val="nil"/>
          <w:right w:val="nil"/>
          <w:between w:val="nil"/>
        </w:pBdr>
        <w:spacing w:after="0" w:line="240" w:lineRule="auto"/>
        <w:jc w:val="both"/>
        <w:rPr>
          <w:color w:val="000000"/>
        </w:rPr>
      </w:pPr>
      <w:r>
        <w:rPr>
          <w:color w:val="000000"/>
        </w:rPr>
        <w:t xml:space="preserve">Si se intentaron medidas alternativas estas deben quedar registradas en la bitácora del estudiante. </w:t>
      </w:r>
    </w:p>
    <w:p w14:paraId="6D97FA3E" w14:textId="2D061E91" w:rsidR="000C4D4F" w:rsidRDefault="009558A0">
      <w:pPr>
        <w:pStyle w:val="Normal1"/>
        <w:numPr>
          <w:ilvl w:val="0"/>
          <w:numId w:val="82"/>
        </w:numPr>
        <w:pBdr>
          <w:top w:val="nil"/>
          <w:left w:val="nil"/>
          <w:bottom w:val="nil"/>
          <w:right w:val="nil"/>
          <w:between w:val="nil"/>
        </w:pBdr>
        <w:spacing w:line="240" w:lineRule="auto"/>
        <w:jc w:val="both"/>
        <w:rPr>
          <w:color w:val="000000"/>
        </w:rPr>
      </w:pPr>
      <w:r>
        <w:rPr>
          <w:noProof/>
        </w:rPr>
        <w:pict w14:anchorId="656F6BB6">
          <v:shape id="_x0000_s1026" style="position:absolute;left:0;text-align:left;margin-left:-20.7pt;margin-top:27.35pt;width:504.75pt;height:321.7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6400800,407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" adj="-11796480,,5400" path="m,l,4076700r6400800,l6400800,,,xe" stroked="f">
            <v:stroke joinstyle="miter"/>
            <v:formulas/>
            <v:path arrowok="t" o:extrusionok="f" o:connecttype="custom" textboxrect="0,0,6400800,4076700"/>
            <v:textbox inset="7pt,3pt,7pt,3pt">
              <w:txbxContent>
                <w:p w14:paraId="6D82A550" w14:textId="77777777" w:rsidR="00B66B8E" w:rsidRDefault="006F2F48">
                  <w:pPr>
                    <w:spacing w:line="275" w:lineRule="auto"/>
                    <w:textDirection w:val="btLr"/>
                  </w:pPr>
                  <w:r>
                    <w:rPr>
                      <w:b/>
                      <w:color w:val="000000"/>
                      <w:sz w:val="24"/>
                    </w:rPr>
                    <w:t>5. Circunstancias en que se requerirá la asistencia al establecimiento Educacional apoderado(a)/ Tutor legal:</w:t>
                  </w:r>
                </w:p>
                <w:p w14:paraId="480CE832" w14:textId="77777777" w:rsidR="00B66B8E" w:rsidRDefault="006F2F48">
                  <w:pPr>
                    <w:spacing w:after="0" w:line="240" w:lineRule="auto"/>
                    <w:ind w:right="-143"/>
                    <w:textDirection w:val="btLr"/>
                  </w:pPr>
                  <w:r>
                    <w:rPr>
                      <w:rFonts w:ascii="Times New Roman" w:eastAsia="Times New Roman" w:hAnsi="Times New Roman" w:cs="Times New Roman"/>
                      <w:color w:val="000000"/>
                      <w:sz w:val="24"/>
                    </w:rPr>
                    <w:t xml:space="preserve">La presencia de un padre, madre o tutor legal en el establecimiento educacional se requerirá principalmente en las siguientes </w:t>
                  </w:r>
                  <w:r>
                    <w:rPr>
                      <w:rFonts w:ascii="Times New Roman" w:eastAsia="Times New Roman" w:hAnsi="Times New Roman" w:cs="Times New Roman"/>
                      <w:b/>
                      <w:color w:val="000000"/>
                      <w:sz w:val="24"/>
                    </w:rPr>
                    <w:t>situaciones de emergencia</w:t>
                  </w:r>
                  <w:r>
                    <w:rPr>
                      <w:rFonts w:ascii="Times New Roman" w:eastAsia="Times New Roman" w:hAnsi="Times New Roman" w:cs="Times New Roman"/>
                      <w:color w:val="000000"/>
                      <w:sz w:val="24"/>
                    </w:rPr>
                    <w:t xml:space="preserve"> que afecten directamente al estudiante con TEA:</w:t>
                  </w:r>
                </w:p>
                <w:p w14:paraId="4C9725B7" w14:textId="77777777" w:rsidR="001C4123" w:rsidRDefault="006F2F48">
                  <w:pPr>
                    <w:spacing w:after="0" w:line="240" w:lineRule="auto"/>
                    <w:ind w:left="720" w:firstLine="360"/>
                    <w:jc w:val="both"/>
                    <w:textDirection w:val="btLr"/>
                    <w:rPr>
                      <w:color w:val="000000"/>
                    </w:rPr>
                  </w:pPr>
                  <w:r>
                    <w:rPr>
                      <w:b/>
                      <w:color w:val="000000"/>
                    </w:rPr>
                    <w:t>Descompensación Emocional o Conductual Grave:</w:t>
                  </w:r>
                  <w:r>
                    <w:rPr>
                      <w:color w:val="000000"/>
                    </w:rPr>
                    <w:t xml:space="preserve"> Cuando el estudiante presente una crisis emocional o conductual que no pueda ser manejada de forma segura y efectiva por el personal del colegio, y que ponga en riesgo su integridad o la de terceros, o que impida la continuidad de las actividades escolares de forma significativa.</w:t>
                  </w:r>
                </w:p>
                <w:p w14:paraId="3234A300" w14:textId="08EECF66" w:rsidR="00B66B8E" w:rsidRDefault="006F2F48">
                  <w:pPr>
                    <w:spacing w:after="0" w:line="240" w:lineRule="auto"/>
                    <w:ind w:left="720" w:firstLine="360"/>
                    <w:jc w:val="both"/>
                    <w:textDirection w:val="btLr"/>
                  </w:pPr>
                  <w:r>
                    <w:rPr>
                      <w:color w:val="000000"/>
                    </w:rPr>
                    <w:br/>
                  </w:r>
                </w:p>
                <w:p w14:paraId="471016FA" w14:textId="77777777" w:rsidR="001C4123" w:rsidRDefault="006F2F48">
                  <w:pPr>
                    <w:spacing w:after="0" w:line="240" w:lineRule="auto"/>
                    <w:ind w:left="720" w:firstLine="360"/>
                    <w:jc w:val="both"/>
                    <w:textDirection w:val="btLr"/>
                    <w:rPr>
                      <w:color w:val="000000"/>
                    </w:rPr>
                  </w:pPr>
                  <w:r>
                    <w:rPr>
                      <w:b/>
                      <w:color w:val="000000"/>
                    </w:rPr>
                    <w:t>Accidente o Incidente que Requiera Atención Médica Urgente:</w:t>
                  </w:r>
                  <w:r>
                    <w:rPr>
                      <w:color w:val="000000"/>
                    </w:rPr>
                    <w:t xml:space="preserve"> En caso de cualquier tipo de accidente o incidente dentro del establecimiento que amerite una evaluación médica inmediata o el traslado a un centro de salud.</w:t>
                  </w:r>
                </w:p>
                <w:p w14:paraId="285E12DD" w14:textId="5D8EB705" w:rsidR="00B66B8E" w:rsidRDefault="006F2F48">
                  <w:pPr>
                    <w:spacing w:after="0" w:line="240" w:lineRule="auto"/>
                    <w:ind w:left="720" w:firstLine="360"/>
                    <w:jc w:val="both"/>
                    <w:textDirection w:val="btLr"/>
                  </w:pPr>
                  <w:r>
                    <w:rPr>
                      <w:color w:val="000000"/>
                    </w:rPr>
                    <w:br/>
                  </w:r>
                </w:p>
                <w:p w14:paraId="3C067649" w14:textId="77777777" w:rsidR="00B66B8E" w:rsidRDefault="006F2F48">
                  <w:pPr>
                    <w:spacing w:after="0" w:line="240" w:lineRule="auto"/>
                    <w:ind w:left="720" w:firstLine="360"/>
                    <w:jc w:val="both"/>
                    <w:textDirection w:val="btLr"/>
                  </w:pPr>
                  <w:r>
                    <w:rPr>
                      <w:b/>
                      <w:color w:val="000000"/>
                    </w:rPr>
                    <w:t>Situaciones de Riesgo Inminente:</w:t>
                  </w:r>
                  <w:r>
                    <w:rPr>
                      <w:color w:val="000000"/>
                    </w:rPr>
                    <w:t xml:space="preserve"> Cualquier otra circunstancia excepcional que el equipo directivo o el equipo de convivencia escolar determine que representa un riesgo inminente para la seguridad o el bienestar del estudiante y que requiera la intervención directa de su apoderado.</w:t>
                  </w:r>
                </w:p>
                <w:p w14:paraId="5EF4ABBB" w14:textId="77777777" w:rsidR="00B66B8E" w:rsidRDefault="00B66B8E">
                  <w:pPr>
                    <w:spacing w:line="275" w:lineRule="auto"/>
                    <w:textDirection w:val="btLr"/>
                  </w:pPr>
                </w:p>
              </w:txbxContent>
            </v:textbox>
          </v:shape>
        </w:pict>
      </w:r>
      <w:r w:rsidR="00EB507A">
        <w:rPr>
          <w:color w:val="000000"/>
        </w:rPr>
        <w:t>Procedimiento correcto y cumplimiento del protocolo.</w:t>
      </w:r>
    </w:p>
    <w:p w14:paraId="7A681288" w14:textId="7787A7CD" w:rsidR="000C4D4F" w:rsidRDefault="000C4D4F">
      <w:pPr>
        <w:pStyle w:val="Normal1"/>
        <w:sectPr w:rsidR="000C4D4F">
          <w:headerReference w:type="default" r:id="rId15"/>
          <w:pgSz w:w="11906" w:h="16838"/>
          <w:pgMar w:top="1417" w:right="1701" w:bottom="1417" w:left="1701" w:header="708" w:footer="708" w:gutter="0"/>
          <w:pgNumType w:start="1"/>
          <w:cols w:space="720"/>
        </w:sectPr>
      </w:pPr>
    </w:p>
    <w:p w14:paraId="059BEEE9" w14:textId="77777777" w:rsidR="000C4D4F" w:rsidRDefault="000C4D4F">
      <w:pPr>
        <w:pStyle w:val="Normal1"/>
        <w:widowControl w:val="0"/>
        <w:pBdr>
          <w:top w:val="nil"/>
          <w:left w:val="nil"/>
          <w:bottom w:val="nil"/>
          <w:right w:val="nil"/>
          <w:between w:val="nil"/>
        </w:pBdr>
        <w:spacing w:after="0"/>
      </w:pPr>
    </w:p>
    <w:tbl>
      <w:tblPr>
        <w:tblStyle w:val="af6"/>
        <w:tblW w:w="1020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4"/>
        <w:gridCol w:w="2832"/>
        <w:gridCol w:w="2827"/>
        <w:gridCol w:w="3394"/>
      </w:tblGrid>
      <w:tr w:rsidR="000C4D4F" w14:paraId="47F7FBAE" w14:textId="77777777">
        <w:trPr>
          <w:cantSplit/>
          <w:tblHeader/>
        </w:trPr>
        <w:tc>
          <w:tcPr>
            <w:tcW w:w="1154" w:type="dxa"/>
          </w:tcPr>
          <w:p w14:paraId="4A290BBA" w14:textId="77777777" w:rsidR="000C4D4F" w:rsidRDefault="00EB507A">
            <w:pPr>
              <w:pStyle w:val="Normal1"/>
              <w:jc w:val="center"/>
              <w:rPr>
                <w:b/>
              </w:rPr>
            </w:pPr>
            <w:r>
              <w:rPr>
                <w:b/>
              </w:rPr>
              <w:t xml:space="preserve">Nivel de </w:t>
            </w:r>
            <w:proofErr w:type="spellStart"/>
            <w:r>
              <w:rPr>
                <w:b/>
              </w:rPr>
              <w:t>Alerta</w:t>
            </w:r>
            <w:proofErr w:type="spellEnd"/>
          </w:p>
        </w:tc>
        <w:tc>
          <w:tcPr>
            <w:tcW w:w="2832" w:type="dxa"/>
          </w:tcPr>
          <w:p w14:paraId="23B3C96C" w14:textId="77777777" w:rsidR="000C4D4F" w:rsidRDefault="00EB507A">
            <w:pPr>
              <w:pStyle w:val="Normal1"/>
              <w:jc w:val="center"/>
              <w:rPr>
                <w:b/>
              </w:rPr>
            </w:pPr>
            <w:r>
              <w:rPr>
                <w:b/>
              </w:rPr>
              <w:t xml:space="preserve">Tipo de </w:t>
            </w:r>
            <w:proofErr w:type="spellStart"/>
            <w:r>
              <w:rPr>
                <w:b/>
              </w:rPr>
              <w:t>emergencia</w:t>
            </w:r>
            <w:proofErr w:type="spellEnd"/>
          </w:p>
        </w:tc>
        <w:tc>
          <w:tcPr>
            <w:tcW w:w="2827" w:type="dxa"/>
          </w:tcPr>
          <w:p w14:paraId="4342E876" w14:textId="77777777" w:rsidR="000C4D4F" w:rsidRDefault="00EB507A">
            <w:pPr>
              <w:pStyle w:val="Normal1"/>
              <w:jc w:val="center"/>
              <w:rPr>
                <w:b/>
              </w:rPr>
            </w:pPr>
            <w:r>
              <w:rPr>
                <w:b/>
              </w:rPr>
              <w:t xml:space="preserve">Pasos a </w:t>
            </w:r>
            <w:proofErr w:type="spellStart"/>
            <w:r>
              <w:rPr>
                <w:b/>
              </w:rPr>
              <w:t>seguir</w:t>
            </w:r>
            <w:proofErr w:type="spellEnd"/>
          </w:p>
        </w:tc>
        <w:tc>
          <w:tcPr>
            <w:tcW w:w="3394" w:type="dxa"/>
          </w:tcPr>
          <w:p w14:paraId="78DCC17E" w14:textId="77777777" w:rsidR="000C4D4F" w:rsidRDefault="00EB507A">
            <w:pPr>
              <w:pStyle w:val="Normal1"/>
              <w:jc w:val="center"/>
              <w:rPr>
                <w:b/>
              </w:rPr>
            </w:pPr>
            <w:r>
              <w:rPr>
                <w:b/>
              </w:rPr>
              <w:t xml:space="preserve">Personas </w:t>
            </w:r>
            <w:proofErr w:type="spellStart"/>
            <w:r>
              <w:rPr>
                <w:b/>
              </w:rPr>
              <w:t>involucradas</w:t>
            </w:r>
            <w:proofErr w:type="spellEnd"/>
          </w:p>
        </w:tc>
      </w:tr>
      <w:tr w:rsidR="000C4D4F" w14:paraId="2A20E2D9" w14:textId="77777777">
        <w:trPr>
          <w:cantSplit/>
          <w:tblHeader/>
        </w:trPr>
        <w:tc>
          <w:tcPr>
            <w:tcW w:w="1154" w:type="dxa"/>
          </w:tcPr>
          <w:p w14:paraId="0F7F1443" w14:textId="77777777" w:rsidR="000C4D4F" w:rsidRPr="001C4123" w:rsidRDefault="00EB507A">
            <w:pPr>
              <w:pStyle w:val="Normal1"/>
              <w:jc w:val="center"/>
              <w:rPr>
                <w:b/>
                <w:lang w:val="es-CL"/>
              </w:rPr>
            </w:pPr>
            <w:r w:rsidRPr="001C4123">
              <w:rPr>
                <w:b/>
                <w:lang w:val="es-CL"/>
              </w:rPr>
              <w:t>Inicial</w:t>
            </w:r>
          </w:p>
          <w:p w14:paraId="1938FDD9" w14:textId="77777777" w:rsidR="000C4D4F" w:rsidRPr="001C4123" w:rsidRDefault="00EB507A">
            <w:pPr>
              <w:pStyle w:val="Normal1"/>
              <w:jc w:val="center"/>
              <w:rPr>
                <w:b/>
                <w:lang w:val="es-CL"/>
              </w:rPr>
            </w:pPr>
            <w:r w:rsidRPr="001C4123">
              <w:rPr>
                <w:b/>
                <w:lang w:val="es-CL"/>
              </w:rPr>
              <w:t>1</w:t>
            </w:r>
            <w:r w:rsidRPr="001C4123">
              <w:rPr>
                <w:b/>
                <w:lang w:val="es-CL"/>
              </w:rPr>
              <w:br/>
            </w:r>
            <w:r w:rsidRPr="001C4123">
              <w:rPr>
                <w:b/>
                <w:lang w:val="es-CL"/>
              </w:rPr>
              <w:br/>
            </w:r>
            <w:sdt>
              <w:sdtPr>
                <w:tag w:val="goog_rdk_16"/>
                <w:id w:val="1124586458"/>
              </w:sdtPr>
              <w:sdtEndPr/>
              <w:sdtContent>
                <w:r w:rsidR="000C4D4F" w:rsidRPr="001C4123">
                  <w:rPr>
                    <w:b/>
                    <w:shd w:val="clear" w:color="auto" w:fill="FFFFFF" w:themeFill="background1"/>
                    <w:lang w:val="es-CL"/>
                    <w:rPrChange w:id="27" w:author="Pamela Rosas" w:date="2025-07-22T13:49:00Z">
                      <w:rPr>
                        <w:b/>
                      </w:rPr>
                    </w:rPrChange>
                  </w:rPr>
                  <w:t xml:space="preserve">Plazo inmediato </w:t>
                </w:r>
                <w:proofErr w:type="gramStart"/>
                <w:r w:rsidR="000C4D4F" w:rsidRPr="001C4123">
                  <w:rPr>
                    <w:b/>
                    <w:shd w:val="clear" w:color="auto" w:fill="FFFFFF" w:themeFill="background1"/>
                    <w:lang w:val="es-CL"/>
                    <w:rPrChange w:id="28" w:author="Pamela Rosas" w:date="2025-07-22T13:49:00Z">
                      <w:rPr>
                        <w:b/>
                      </w:rPr>
                    </w:rPrChange>
                  </w:rPr>
                  <w:t>( 5</w:t>
                </w:r>
                <w:proofErr w:type="gramEnd"/>
                <w:r w:rsidR="000C4D4F" w:rsidRPr="001C4123">
                  <w:rPr>
                    <w:b/>
                    <w:shd w:val="clear" w:color="auto" w:fill="FFFFFF" w:themeFill="background1"/>
                    <w:lang w:val="es-CL"/>
                    <w:rPrChange w:id="29" w:author="Pamela Rosas" w:date="2025-07-22T13:49:00Z">
                      <w:rPr>
                        <w:b/>
                      </w:rPr>
                    </w:rPrChange>
                  </w:rPr>
                  <w:t xml:space="preserve"> a 10 minutos</w:t>
                </w:r>
              </w:sdtContent>
            </w:sdt>
            <w:r w:rsidRPr="001C4123">
              <w:rPr>
                <w:b/>
                <w:lang w:val="es-CL"/>
              </w:rPr>
              <w:t>)</w:t>
            </w:r>
          </w:p>
        </w:tc>
        <w:tc>
          <w:tcPr>
            <w:tcW w:w="2832" w:type="dxa"/>
          </w:tcPr>
          <w:p w14:paraId="3A6F2774" w14:textId="77777777" w:rsidR="000C4D4F" w:rsidRPr="001C4123" w:rsidRDefault="00EB507A">
            <w:pPr>
              <w:pStyle w:val="Normal1"/>
              <w:jc w:val="both"/>
              <w:rPr>
                <w:rFonts w:ascii="Times New Roman" w:eastAsia="Times New Roman" w:hAnsi="Times New Roman" w:cs="Times New Roman"/>
                <w:lang w:val="es-CL"/>
              </w:rPr>
            </w:pPr>
            <w:r w:rsidRPr="001C4123">
              <w:rPr>
                <w:rFonts w:ascii="Times New Roman" w:eastAsia="Times New Roman" w:hAnsi="Times New Roman" w:cs="Times New Roman"/>
                <w:lang w:val="es-CL"/>
              </w:rPr>
              <w:t xml:space="preserve">Sin daño a sí mismo u a otro. Abordado por profesor de aula o asistente de aula, </w:t>
            </w:r>
            <w:r w:rsidRPr="001C4123">
              <w:rPr>
                <w:lang w:val="es-CL"/>
              </w:rPr>
              <w:t xml:space="preserve">ejemplo: </w:t>
            </w:r>
          </w:p>
          <w:p w14:paraId="55495AC4" w14:textId="77777777" w:rsidR="000C4D4F" w:rsidRPr="001C4123" w:rsidRDefault="00EB507A">
            <w:pPr>
              <w:pStyle w:val="Normal1"/>
              <w:widowControl/>
              <w:numPr>
                <w:ilvl w:val="0"/>
                <w:numId w:val="85"/>
              </w:numPr>
              <w:pBdr>
                <w:top w:val="nil"/>
                <w:left w:val="nil"/>
                <w:bottom w:val="nil"/>
                <w:right w:val="nil"/>
                <w:between w:val="nil"/>
              </w:pBdr>
              <w:spacing w:line="276" w:lineRule="auto"/>
              <w:ind w:left="283" w:hanging="283"/>
              <w:rPr>
                <w:lang w:val="es-CL"/>
              </w:rPr>
            </w:pPr>
            <w:r w:rsidRPr="001C4123">
              <w:rPr>
                <w:color w:val="000000"/>
                <w:sz w:val="22"/>
                <w:szCs w:val="22"/>
                <w:lang w:val="es-CL"/>
              </w:rPr>
              <w:t>Dificultad para realizar actividad Incomodidad con las instrucciones de la clase</w:t>
            </w:r>
          </w:p>
          <w:p w14:paraId="7A2BF1EF" w14:textId="77777777" w:rsidR="000C4D4F" w:rsidRDefault="00EB507A">
            <w:pPr>
              <w:pStyle w:val="Normal1"/>
              <w:widowControl/>
              <w:numPr>
                <w:ilvl w:val="0"/>
                <w:numId w:val="85"/>
              </w:numPr>
              <w:pBdr>
                <w:top w:val="nil"/>
                <w:left w:val="nil"/>
                <w:bottom w:val="nil"/>
                <w:right w:val="nil"/>
                <w:between w:val="nil"/>
              </w:pBdr>
              <w:spacing w:line="276" w:lineRule="auto"/>
              <w:ind w:left="283" w:hanging="283"/>
            </w:pPr>
            <w:r w:rsidRPr="001C4123">
              <w:rPr>
                <w:color w:val="000000"/>
                <w:sz w:val="22"/>
                <w:szCs w:val="22"/>
                <w:lang w:val="es-CL"/>
              </w:rPr>
              <w:t xml:space="preserve"> </w:t>
            </w:r>
            <w:proofErr w:type="spellStart"/>
            <w:r>
              <w:rPr>
                <w:color w:val="000000"/>
                <w:sz w:val="22"/>
                <w:szCs w:val="22"/>
              </w:rPr>
              <w:t>Deambular</w:t>
            </w:r>
            <w:proofErr w:type="spellEnd"/>
            <w:r>
              <w:rPr>
                <w:color w:val="000000"/>
                <w:sz w:val="22"/>
                <w:szCs w:val="22"/>
              </w:rPr>
              <w:t xml:space="preserve"> </w:t>
            </w:r>
            <w:proofErr w:type="spellStart"/>
            <w:r>
              <w:rPr>
                <w:color w:val="000000"/>
                <w:sz w:val="22"/>
                <w:szCs w:val="22"/>
              </w:rPr>
              <w:t>en</w:t>
            </w:r>
            <w:proofErr w:type="spellEnd"/>
            <w:r>
              <w:rPr>
                <w:color w:val="000000"/>
                <w:sz w:val="22"/>
                <w:szCs w:val="22"/>
              </w:rPr>
              <w:t xml:space="preserve"> sala de </w:t>
            </w:r>
            <w:proofErr w:type="spellStart"/>
            <w:r>
              <w:rPr>
                <w:color w:val="000000"/>
                <w:sz w:val="22"/>
                <w:szCs w:val="22"/>
              </w:rPr>
              <w:t>clase</w:t>
            </w:r>
            <w:proofErr w:type="spellEnd"/>
          </w:p>
          <w:p w14:paraId="02ED4AC6" w14:textId="77777777" w:rsidR="000C4D4F" w:rsidRPr="001C4123" w:rsidRDefault="00EB507A">
            <w:pPr>
              <w:pStyle w:val="Normal1"/>
              <w:widowControl/>
              <w:numPr>
                <w:ilvl w:val="0"/>
                <w:numId w:val="85"/>
              </w:numPr>
              <w:pBdr>
                <w:top w:val="nil"/>
                <w:left w:val="nil"/>
                <w:bottom w:val="nil"/>
                <w:right w:val="nil"/>
                <w:between w:val="nil"/>
              </w:pBdr>
              <w:spacing w:line="276" w:lineRule="auto"/>
              <w:ind w:left="283" w:hanging="283"/>
              <w:rPr>
                <w:lang w:val="es-CL"/>
              </w:rPr>
            </w:pPr>
            <w:r w:rsidRPr="001C4123">
              <w:rPr>
                <w:color w:val="000000"/>
                <w:sz w:val="22"/>
                <w:szCs w:val="22"/>
                <w:lang w:val="es-CL"/>
              </w:rPr>
              <w:t>Impaciencia en la toma de turno</w:t>
            </w:r>
          </w:p>
          <w:p w14:paraId="645A4599" w14:textId="77777777" w:rsidR="000C4D4F" w:rsidRPr="001C4123" w:rsidRDefault="00EB507A">
            <w:pPr>
              <w:pStyle w:val="Normal1"/>
              <w:widowControl/>
              <w:numPr>
                <w:ilvl w:val="0"/>
                <w:numId w:val="85"/>
              </w:numPr>
              <w:pBdr>
                <w:top w:val="nil"/>
                <w:left w:val="nil"/>
                <w:bottom w:val="nil"/>
                <w:right w:val="nil"/>
                <w:between w:val="nil"/>
              </w:pBdr>
              <w:spacing w:line="276" w:lineRule="auto"/>
              <w:ind w:left="283" w:hanging="283"/>
              <w:rPr>
                <w:lang w:val="es-CL"/>
              </w:rPr>
            </w:pPr>
            <w:r w:rsidRPr="001C4123">
              <w:rPr>
                <w:color w:val="000000"/>
                <w:sz w:val="22"/>
                <w:szCs w:val="22"/>
                <w:lang w:val="es-CL"/>
              </w:rPr>
              <w:t>Irritabilidad al momento de dirigirse a ella</w:t>
            </w:r>
          </w:p>
          <w:p w14:paraId="762CFD36" w14:textId="77777777" w:rsidR="000C4D4F" w:rsidRPr="001C4123" w:rsidRDefault="00EB507A">
            <w:pPr>
              <w:pStyle w:val="Normal1"/>
              <w:widowControl/>
              <w:numPr>
                <w:ilvl w:val="0"/>
                <w:numId w:val="85"/>
              </w:numPr>
              <w:pBdr>
                <w:top w:val="nil"/>
                <w:left w:val="nil"/>
                <w:bottom w:val="nil"/>
                <w:right w:val="nil"/>
                <w:between w:val="nil"/>
              </w:pBdr>
              <w:spacing w:after="200" w:line="276" w:lineRule="auto"/>
              <w:ind w:left="283" w:hanging="283"/>
              <w:rPr>
                <w:lang w:val="es-CL"/>
              </w:rPr>
            </w:pPr>
            <w:r w:rsidRPr="001C4123">
              <w:rPr>
                <w:color w:val="000000"/>
                <w:sz w:val="22"/>
                <w:szCs w:val="22"/>
                <w:lang w:val="es-CL"/>
              </w:rPr>
              <w:t>Dificultad para concentrarse en alguna actividad</w:t>
            </w:r>
          </w:p>
        </w:tc>
        <w:tc>
          <w:tcPr>
            <w:tcW w:w="2827" w:type="dxa"/>
          </w:tcPr>
          <w:p w14:paraId="36FAF069" w14:textId="77777777" w:rsidR="000C4D4F" w:rsidRPr="001C4123" w:rsidRDefault="00EB507A">
            <w:pPr>
              <w:pStyle w:val="Normal1"/>
              <w:jc w:val="both"/>
              <w:rPr>
                <w:lang w:val="es-CL"/>
              </w:rPr>
            </w:pPr>
            <w:r w:rsidRPr="001C4123">
              <w:rPr>
                <w:lang w:val="es-CL"/>
              </w:rPr>
              <w:t>Estrategia de abordaje</w:t>
            </w:r>
          </w:p>
          <w:p w14:paraId="53E5C648" w14:textId="77777777" w:rsidR="000C4D4F" w:rsidRPr="001C4123" w:rsidRDefault="00EB507A">
            <w:pPr>
              <w:pStyle w:val="Normal1"/>
              <w:jc w:val="both"/>
              <w:rPr>
                <w:lang w:val="es-CL"/>
              </w:rPr>
            </w:pPr>
            <w:r w:rsidRPr="001C4123">
              <w:rPr>
                <w:b/>
                <w:lang w:val="es-CL"/>
              </w:rPr>
              <w:t>Paso 1:</w:t>
            </w:r>
            <w:r w:rsidRPr="001C4123">
              <w:rPr>
                <w:lang w:val="es-CL"/>
              </w:rPr>
              <w:t xml:space="preserve"> Cambie el foco de atención, modifique actividad (materiales a utilizar o simplifique la actividad). </w:t>
            </w:r>
          </w:p>
          <w:p w14:paraId="30F4A5B4" w14:textId="77777777" w:rsidR="000C4D4F" w:rsidRPr="001C4123" w:rsidRDefault="00EB507A">
            <w:pPr>
              <w:pStyle w:val="Normal1"/>
              <w:jc w:val="both"/>
              <w:rPr>
                <w:lang w:val="es-CL"/>
              </w:rPr>
            </w:pPr>
            <w:r w:rsidRPr="001C4123">
              <w:rPr>
                <w:b/>
                <w:lang w:val="es-CL"/>
              </w:rPr>
              <w:t>Paso 2</w:t>
            </w:r>
            <w:r w:rsidRPr="001C4123">
              <w:rPr>
                <w:lang w:val="es-CL"/>
              </w:rPr>
              <w:t>: Facilite que la estudiante pueda asistir al baño, patio o lugar asignado por dirección, por un periodo corto y acordado, informando su salida del aula junto a un profesional a cargo.</w:t>
            </w:r>
          </w:p>
          <w:p w14:paraId="3485B34C" w14:textId="77777777" w:rsidR="000C4D4F" w:rsidRPr="001C4123" w:rsidRDefault="00EB507A">
            <w:pPr>
              <w:pStyle w:val="Normal1"/>
              <w:jc w:val="both"/>
              <w:rPr>
                <w:lang w:val="es-CL"/>
              </w:rPr>
            </w:pPr>
            <w:r w:rsidRPr="001C4123">
              <w:rPr>
                <w:b/>
                <w:lang w:val="es-CL"/>
              </w:rPr>
              <w:t xml:space="preserve"> Paso 3:</w:t>
            </w:r>
            <w:r w:rsidRPr="001C4123">
              <w:rPr>
                <w:lang w:val="es-CL"/>
              </w:rPr>
              <w:t xml:space="preserve"> Si es necesario, aplique estrategia de respiración dirigida; y luego con la estudiante busque soluciones.</w:t>
            </w:r>
          </w:p>
          <w:p w14:paraId="083C3A56" w14:textId="77777777" w:rsidR="000C4D4F" w:rsidRPr="001C4123" w:rsidRDefault="00EB507A">
            <w:pPr>
              <w:pStyle w:val="Normal1"/>
              <w:jc w:val="both"/>
              <w:rPr>
                <w:lang w:val="es-CL"/>
              </w:rPr>
            </w:pPr>
            <w:r w:rsidRPr="001C4123">
              <w:rPr>
                <w:b/>
                <w:lang w:val="es-CL"/>
              </w:rPr>
              <w:t>Paso 4:</w:t>
            </w:r>
            <w:r w:rsidRPr="001C4123">
              <w:rPr>
                <w:lang w:val="es-CL"/>
              </w:rPr>
              <w:t xml:space="preserve"> Caja sensorial, abrazos de contención, diálogo entre otras.</w:t>
            </w:r>
          </w:p>
          <w:p w14:paraId="0996B2E9" w14:textId="77777777" w:rsidR="000C4D4F" w:rsidRPr="001C4123" w:rsidRDefault="000C4D4F">
            <w:pPr>
              <w:pStyle w:val="Normal1"/>
              <w:jc w:val="both"/>
              <w:rPr>
                <w:b/>
                <w:lang w:val="es-CL"/>
              </w:rPr>
            </w:pPr>
          </w:p>
        </w:tc>
        <w:tc>
          <w:tcPr>
            <w:tcW w:w="3394" w:type="dxa"/>
          </w:tcPr>
          <w:p w14:paraId="755A5AED" w14:textId="77777777" w:rsidR="000C4D4F" w:rsidRPr="001C4123" w:rsidRDefault="00EB507A">
            <w:pPr>
              <w:pStyle w:val="Normal1"/>
              <w:rPr>
                <w:lang w:val="es-CL"/>
              </w:rPr>
            </w:pPr>
            <w:r w:rsidRPr="001C4123">
              <w:rPr>
                <w:lang w:val="es-CL"/>
              </w:rPr>
              <w:t>- Profesora de aula</w:t>
            </w:r>
          </w:p>
          <w:p w14:paraId="265F1E7A" w14:textId="77777777" w:rsidR="000C4D4F" w:rsidRPr="001C4123" w:rsidRDefault="00EB507A">
            <w:pPr>
              <w:pStyle w:val="Normal1"/>
              <w:rPr>
                <w:b/>
                <w:lang w:val="es-CL"/>
              </w:rPr>
            </w:pPr>
            <w:r w:rsidRPr="001C4123">
              <w:rPr>
                <w:lang w:val="es-CL"/>
              </w:rPr>
              <w:t>- Asistente de aula</w:t>
            </w:r>
            <w:r w:rsidRPr="001C4123">
              <w:rPr>
                <w:lang w:val="es-CL"/>
              </w:rPr>
              <w:br/>
              <w:t>-Educadora diferencial</w:t>
            </w:r>
            <w:r w:rsidRPr="001C4123">
              <w:rPr>
                <w:lang w:val="es-CL"/>
              </w:rPr>
              <w:br/>
            </w:r>
            <w:r w:rsidRPr="001C4123">
              <w:rPr>
                <w:lang w:val="es-CL"/>
              </w:rPr>
              <w:br/>
            </w:r>
            <w:r w:rsidRPr="001C4123">
              <w:rPr>
                <w:lang w:val="es-CL"/>
              </w:rPr>
              <w:br/>
            </w:r>
          </w:p>
        </w:tc>
      </w:tr>
      <w:tr w:rsidR="001C4123" w14:paraId="595E10C7" w14:textId="77777777">
        <w:trPr>
          <w:cantSplit/>
          <w:tblHeader/>
        </w:trPr>
        <w:tc>
          <w:tcPr>
            <w:tcW w:w="1154" w:type="dxa"/>
          </w:tcPr>
          <w:p w14:paraId="395D22B7" w14:textId="77777777" w:rsidR="001C4123" w:rsidRPr="001C4123" w:rsidRDefault="001C4123">
            <w:pPr>
              <w:pStyle w:val="Normal1"/>
              <w:jc w:val="center"/>
              <w:rPr>
                <w:lang w:val="es-CL"/>
              </w:rPr>
            </w:pPr>
          </w:p>
        </w:tc>
        <w:tc>
          <w:tcPr>
            <w:tcW w:w="2832" w:type="dxa"/>
          </w:tcPr>
          <w:p w14:paraId="450989FE" w14:textId="77777777" w:rsidR="001C4123" w:rsidRPr="001C4123" w:rsidRDefault="001C4123">
            <w:pPr>
              <w:pStyle w:val="Normal1"/>
              <w:rPr>
                <w:b/>
                <w:lang w:val="es-CL"/>
              </w:rPr>
            </w:pPr>
          </w:p>
        </w:tc>
        <w:tc>
          <w:tcPr>
            <w:tcW w:w="2827" w:type="dxa"/>
          </w:tcPr>
          <w:p w14:paraId="19FFA201" w14:textId="77777777" w:rsidR="001C4123" w:rsidRPr="001C4123" w:rsidRDefault="001C4123">
            <w:pPr>
              <w:pStyle w:val="Normal1"/>
              <w:rPr>
                <w:lang w:val="es-CL"/>
              </w:rPr>
            </w:pPr>
          </w:p>
        </w:tc>
        <w:tc>
          <w:tcPr>
            <w:tcW w:w="3394" w:type="dxa"/>
          </w:tcPr>
          <w:p w14:paraId="7EF6B3D6" w14:textId="77777777" w:rsidR="001C4123" w:rsidRPr="001C4123" w:rsidRDefault="001C4123">
            <w:pPr>
              <w:pStyle w:val="Normal1"/>
              <w:rPr>
                <w:lang w:val="es-CL"/>
              </w:rPr>
            </w:pPr>
          </w:p>
        </w:tc>
      </w:tr>
      <w:tr w:rsidR="001C4123" w14:paraId="49363EE5" w14:textId="77777777">
        <w:trPr>
          <w:cantSplit/>
          <w:tblHeader/>
        </w:trPr>
        <w:tc>
          <w:tcPr>
            <w:tcW w:w="1154" w:type="dxa"/>
          </w:tcPr>
          <w:p w14:paraId="53FDF6FB" w14:textId="77777777" w:rsidR="001C4123" w:rsidRPr="001C4123" w:rsidRDefault="001C4123">
            <w:pPr>
              <w:pStyle w:val="Normal1"/>
              <w:jc w:val="center"/>
              <w:rPr>
                <w:lang w:val="es-CL"/>
              </w:rPr>
            </w:pPr>
          </w:p>
        </w:tc>
        <w:tc>
          <w:tcPr>
            <w:tcW w:w="2832" w:type="dxa"/>
          </w:tcPr>
          <w:p w14:paraId="50F8CCEE" w14:textId="77777777" w:rsidR="001C4123" w:rsidRPr="001C4123" w:rsidRDefault="001C4123">
            <w:pPr>
              <w:pStyle w:val="Normal1"/>
              <w:rPr>
                <w:b/>
                <w:lang w:val="es-CL"/>
              </w:rPr>
            </w:pPr>
          </w:p>
        </w:tc>
        <w:tc>
          <w:tcPr>
            <w:tcW w:w="2827" w:type="dxa"/>
          </w:tcPr>
          <w:p w14:paraId="73DAA6D1" w14:textId="77777777" w:rsidR="001C4123" w:rsidRPr="001C4123" w:rsidRDefault="001C4123">
            <w:pPr>
              <w:pStyle w:val="Normal1"/>
              <w:rPr>
                <w:lang w:val="es-CL"/>
              </w:rPr>
            </w:pPr>
          </w:p>
        </w:tc>
        <w:tc>
          <w:tcPr>
            <w:tcW w:w="3394" w:type="dxa"/>
          </w:tcPr>
          <w:p w14:paraId="263E9065" w14:textId="77777777" w:rsidR="001C4123" w:rsidRPr="001C4123" w:rsidRDefault="001C4123">
            <w:pPr>
              <w:pStyle w:val="Normal1"/>
              <w:rPr>
                <w:lang w:val="es-CL"/>
              </w:rPr>
            </w:pPr>
          </w:p>
        </w:tc>
      </w:tr>
      <w:tr w:rsidR="000C4D4F" w14:paraId="2A421BF3" w14:textId="77777777">
        <w:trPr>
          <w:cantSplit/>
          <w:tblHeader/>
        </w:trPr>
        <w:tc>
          <w:tcPr>
            <w:tcW w:w="1154" w:type="dxa"/>
          </w:tcPr>
          <w:sdt>
            <w:sdtPr>
              <w:tag w:val="goog_rdk_18"/>
              <w:id w:val="-1700266340"/>
            </w:sdtPr>
            <w:sdtEndPr/>
            <w:sdtContent>
              <w:p w14:paraId="4AAB5EF8" w14:textId="77777777" w:rsidR="000C4D4F" w:rsidRPr="000C4D4F" w:rsidRDefault="006F2F48">
                <w:pPr>
                  <w:pStyle w:val="Normal1"/>
                  <w:widowControl/>
                  <w:spacing w:after="200" w:line="276" w:lineRule="auto"/>
                  <w:jc w:val="center"/>
                  <w:rPr>
                    <w:b/>
                    <w:shd w:val="clear" w:color="auto" w:fill="FFF2CC"/>
                    <w:rPrChange w:id="30" w:author="Pamela Rosas" w:date="2025-07-22T13:49:00Z">
                      <w:rPr>
                        <w:b/>
                        <w:sz w:val="22"/>
                        <w:szCs w:val="22"/>
                        <w:lang w:val="es-CL"/>
                      </w:rPr>
                    </w:rPrChange>
                  </w:rPr>
                </w:pPr>
                <w:sdt>
                  <w:sdtPr>
                    <w:tag w:val="goog_rdk_17"/>
                    <w:id w:val="-113796890"/>
                  </w:sdtPr>
                  <w:sdtEndPr/>
                  <w:sdtContent>
                    <w:r w:rsidR="000C4D4F" w:rsidRPr="001C4123">
                      <w:rPr>
                        <w:b/>
                        <w:shd w:val="clear" w:color="auto" w:fill="FFFFFF" w:themeFill="background1"/>
                        <w:rPrChange w:id="31" w:author="Pamela Rosas" w:date="2025-07-22T13:49:00Z">
                          <w:rPr>
                            <w:b/>
                          </w:rPr>
                        </w:rPrChange>
                      </w:rPr>
                      <w:t>MEDIO</w:t>
                    </w:r>
                  </w:sdtContent>
                </w:sdt>
              </w:p>
            </w:sdtContent>
          </w:sdt>
          <w:sdt>
            <w:sdtPr>
              <w:tag w:val="goog_rdk_20"/>
              <w:id w:val="-1154692021"/>
            </w:sdtPr>
            <w:sdtEndPr/>
            <w:sdtContent>
              <w:p w14:paraId="2B673C84" w14:textId="77777777" w:rsidR="000C4D4F" w:rsidRPr="000C4D4F" w:rsidRDefault="006F2F48">
                <w:pPr>
                  <w:pStyle w:val="Normal1"/>
                  <w:widowControl/>
                  <w:spacing w:after="200" w:line="276" w:lineRule="auto"/>
                  <w:jc w:val="center"/>
                  <w:rPr>
                    <w:b/>
                    <w:shd w:val="clear" w:color="auto" w:fill="FFF2CC"/>
                    <w:rPrChange w:id="32" w:author="Pamela Rosas" w:date="2025-07-22T13:49:00Z">
                      <w:rPr>
                        <w:b/>
                        <w:sz w:val="22"/>
                        <w:szCs w:val="22"/>
                        <w:lang w:val="es-CL"/>
                      </w:rPr>
                    </w:rPrChange>
                  </w:rPr>
                </w:pPr>
                <w:sdt>
                  <w:sdtPr>
                    <w:tag w:val="goog_rdk_19"/>
                    <w:id w:val="-206380253"/>
                  </w:sdtPr>
                  <w:sdtEndPr/>
                  <w:sdtContent>
                    <w:r w:rsidR="000C4D4F" w:rsidRPr="001C4123">
                      <w:rPr>
                        <w:b/>
                        <w:shd w:val="clear" w:color="auto" w:fill="FFFFFF" w:themeFill="background1"/>
                        <w:rPrChange w:id="33" w:author="Pamela Rosas" w:date="2025-07-22T13:49:00Z">
                          <w:rPr>
                            <w:b/>
                          </w:rPr>
                        </w:rPrChange>
                      </w:rPr>
                      <w:t>2</w:t>
                    </w:r>
                    <w:r w:rsidR="000C4D4F" w:rsidRPr="001C4123">
                      <w:rPr>
                        <w:b/>
                        <w:shd w:val="clear" w:color="auto" w:fill="FFFFFF" w:themeFill="background1"/>
                        <w:rPrChange w:id="34" w:author="Pamela Rosas" w:date="2025-07-22T13:49:00Z">
                          <w:rPr>
                            <w:b/>
                          </w:rPr>
                        </w:rPrChange>
                      </w:rPr>
                      <w:br/>
                    </w:r>
                    <w:r w:rsidR="000C4D4F" w:rsidRPr="001C4123">
                      <w:rPr>
                        <w:b/>
                        <w:shd w:val="clear" w:color="auto" w:fill="FFFFFF" w:themeFill="background1"/>
                        <w:rPrChange w:id="35" w:author="Pamela Rosas" w:date="2025-07-22T13:49:00Z">
                          <w:rPr>
                            <w:b/>
                          </w:rPr>
                        </w:rPrChange>
                      </w:rPr>
                      <w:br/>
                      <w:t xml:space="preserve">(5 -10 </w:t>
                    </w:r>
                    <w:proofErr w:type="spellStart"/>
                    <w:r w:rsidR="000C4D4F" w:rsidRPr="001C4123">
                      <w:rPr>
                        <w:b/>
                        <w:shd w:val="clear" w:color="auto" w:fill="FFFFFF" w:themeFill="background1"/>
                        <w:rPrChange w:id="36" w:author="Pamela Rosas" w:date="2025-07-22T13:49:00Z">
                          <w:rPr>
                            <w:b/>
                          </w:rPr>
                        </w:rPrChange>
                      </w:rPr>
                      <w:t>minutos</w:t>
                    </w:r>
                    <w:proofErr w:type="spellEnd"/>
                    <w:r w:rsidR="000C4D4F" w:rsidRPr="001C4123">
                      <w:rPr>
                        <w:b/>
                        <w:shd w:val="clear" w:color="auto" w:fill="FFFFFF" w:themeFill="background1"/>
                        <w:rPrChange w:id="37" w:author="Pamela Rosas" w:date="2025-07-22T13:49:00Z">
                          <w:rPr>
                            <w:b/>
                          </w:rPr>
                        </w:rPrChange>
                      </w:rPr>
                      <w:t>)</w:t>
                    </w:r>
                  </w:sdtContent>
                </w:sdt>
              </w:p>
            </w:sdtContent>
          </w:sdt>
        </w:tc>
        <w:tc>
          <w:tcPr>
            <w:tcW w:w="2832" w:type="dxa"/>
          </w:tcPr>
          <w:p w14:paraId="3289676D" w14:textId="77777777" w:rsidR="000C4D4F" w:rsidRPr="001C4123" w:rsidRDefault="00EB507A">
            <w:pPr>
              <w:pStyle w:val="Normal1"/>
              <w:rPr>
                <w:b/>
                <w:lang w:val="es-CL"/>
              </w:rPr>
            </w:pPr>
            <w:r w:rsidRPr="001C4123">
              <w:rPr>
                <w:b/>
                <w:lang w:val="es-CL"/>
              </w:rPr>
              <w:t xml:space="preserve">CRISIS PSICOLOGICA </w:t>
            </w:r>
          </w:p>
          <w:p w14:paraId="5C518169" w14:textId="77777777" w:rsidR="000C4D4F" w:rsidRPr="001C4123" w:rsidRDefault="00EB507A">
            <w:pPr>
              <w:pStyle w:val="Normal1"/>
              <w:rPr>
                <w:lang w:val="es-CL"/>
              </w:rPr>
            </w:pPr>
            <w:r w:rsidRPr="001C4123">
              <w:rPr>
                <w:lang w:val="es-CL"/>
              </w:rPr>
              <w:t>Etapa de aumento de la desregulación emocional y conductual, con ausencia de autocontroles inhibitorios cognitivos y riesgo para sí mismo/a o terceros</w:t>
            </w:r>
          </w:p>
          <w:p w14:paraId="3DDE778E" w14:textId="77777777" w:rsidR="000C4D4F" w:rsidRDefault="00EB507A">
            <w:pPr>
              <w:pStyle w:val="Normal1"/>
            </w:pPr>
            <w:proofErr w:type="spellStart"/>
            <w:r>
              <w:t>Ejemplo</w:t>
            </w:r>
            <w:proofErr w:type="spellEnd"/>
            <w:r>
              <w:t>:</w:t>
            </w:r>
          </w:p>
          <w:p w14:paraId="1A9D5755" w14:textId="77777777" w:rsidR="000C4D4F" w:rsidRPr="001C4123" w:rsidRDefault="00EB507A">
            <w:pPr>
              <w:pStyle w:val="Normal1"/>
              <w:widowControl/>
              <w:numPr>
                <w:ilvl w:val="0"/>
                <w:numId w:val="86"/>
              </w:numPr>
              <w:pBdr>
                <w:top w:val="nil"/>
                <w:left w:val="nil"/>
                <w:bottom w:val="nil"/>
                <w:right w:val="nil"/>
                <w:between w:val="nil"/>
              </w:pBdr>
              <w:spacing w:line="276" w:lineRule="auto"/>
              <w:ind w:left="130" w:hanging="130"/>
              <w:rPr>
                <w:lang w:val="es-CL"/>
              </w:rPr>
            </w:pPr>
            <w:r w:rsidRPr="001C4123">
              <w:rPr>
                <w:color w:val="000000"/>
                <w:sz w:val="22"/>
                <w:szCs w:val="22"/>
                <w:lang w:val="es-CL"/>
              </w:rPr>
              <w:t>Llanto y grito sin motivo aparente</w:t>
            </w:r>
          </w:p>
          <w:p w14:paraId="212C1C11" w14:textId="77777777" w:rsidR="000C4D4F" w:rsidRPr="001C4123" w:rsidRDefault="00EB507A">
            <w:pPr>
              <w:pStyle w:val="Normal1"/>
              <w:widowControl/>
              <w:numPr>
                <w:ilvl w:val="0"/>
                <w:numId w:val="86"/>
              </w:numPr>
              <w:pBdr>
                <w:top w:val="nil"/>
                <w:left w:val="nil"/>
                <w:bottom w:val="nil"/>
                <w:right w:val="nil"/>
                <w:between w:val="nil"/>
              </w:pBdr>
              <w:spacing w:after="200" w:line="276" w:lineRule="auto"/>
              <w:ind w:left="130" w:hanging="130"/>
              <w:rPr>
                <w:lang w:val="es-CL"/>
              </w:rPr>
            </w:pPr>
            <w:r w:rsidRPr="001C4123">
              <w:rPr>
                <w:color w:val="000000"/>
                <w:sz w:val="22"/>
                <w:szCs w:val="22"/>
                <w:lang w:val="es-CL"/>
              </w:rPr>
              <w:t>Correr por el aula evitando contacto con el adulto</w:t>
            </w:r>
          </w:p>
          <w:p w14:paraId="343D76E4" w14:textId="77777777" w:rsidR="000C4D4F" w:rsidRPr="001C4123" w:rsidRDefault="00EB507A">
            <w:pPr>
              <w:pStyle w:val="Normal1"/>
              <w:rPr>
                <w:lang w:val="es-CL"/>
              </w:rPr>
            </w:pPr>
            <w:r w:rsidRPr="001C4123">
              <w:rPr>
                <w:rFonts w:ascii="Symbol" w:eastAsia="Symbol" w:hAnsi="Symbol" w:cs="Symbol"/>
                <w:lang w:val="es-CL"/>
              </w:rPr>
              <w:t>∙</w:t>
            </w:r>
            <w:r w:rsidRPr="001C4123">
              <w:rPr>
                <w:lang w:val="es-CL"/>
              </w:rPr>
              <w:t xml:space="preserve"> Irritabilidad frente a cada palabra o actividad de su alrededor.</w:t>
            </w:r>
          </w:p>
          <w:p w14:paraId="3506E3F1" w14:textId="77777777" w:rsidR="000C4D4F" w:rsidRPr="001C4123" w:rsidRDefault="00EB507A">
            <w:pPr>
              <w:pStyle w:val="Normal1"/>
              <w:rPr>
                <w:lang w:val="es-CL"/>
              </w:rPr>
            </w:pPr>
            <w:r w:rsidRPr="001C4123">
              <w:rPr>
                <w:rFonts w:ascii="Symbol" w:eastAsia="Symbol" w:hAnsi="Symbol" w:cs="Symbol"/>
                <w:lang w:val="es-CL"/>
              </w:rPr>
              <w:t>∙</w:t>
            </w:r>
            <w:r w:rsidRPr="001C4123">
              <w:rPr>
                <w:lang w:val="es-CL"/>
              </w:rPr>
              <w:t xml:space="preserve"> Desregularse en el suelo sin querer escuchar</w:t>
            </w:r>
          </w:p>
          <w:p w14:paraId="64636998" w14:textId="77777777" w:rsidR="000C4D4F" w:rsidRPr="001C4123" w:rsidRDefault="00EB507A">
            <w:pPr>
              <w:pStyle w:val="Normal1"/>
              <w:rPr>
                <w:lang w:val="es-CL"/>
              </w:rPr>
            </w:pPr>
            <w:proofErr w:type="gramStart"/>
            <w:r w:rsidRPr="001C4123">
              <w:rPr>
                <w:rFonts w:ascii="Symbol" w:eastAsia="Symbol" w:hAnsi="Symbol" w:cs="Symbol"/>
                <w:lang w:val="es-CL"/>
              </w:rPr>
              <w:t>∙</w:t>
            </w:r>
            <w:r w:rsidRPr="001C4123">
              <w:rPr>
                <w:lang w:val="es-CL"/>
              </w:rPr>
              <w:t xml:space="preserve">  Verbalizar</w:t>
            </w:r>
            <w:proofErr w:type="gramEnd"/>
            <w:r w:rsidRPr="001C4123">
              <w:rPr>
                <w:lang w:val="es-CL"/>
              </w:rPr>
              <w:t xml:space="preserve"> palabras negativas y fuera de contexto</w:t>
            </w:r>
          </w:p>
          <w:p w14:paraId="54D6CC47" w14:textId="77777777" w:rsidR="000C4D4F" w:rsidRPr="001C4123" w:rsidRDefault="00EB507A">
            <w:pPr>
              <w:pStyle w:val="Normal1"/>
              <w:rPr>
                <w:lang w:val="es-CL"/>
              </w:rPr>
            </w:pPr>
            <w:proofErr w:type="gramStart"/>
            <w:r w:rsidRPr="001C4123">
              <w:rPr>
                <w:rFonts w:ascii="Symbol" w:eastAsia="Symbol" w:hAnsi="Symbol" w:cs="Symbol"/>
                <w:lang w:val="es-CL"/>
              </w:rPr>
              <w:t>∙</w:t>
            </w:r>
            <w:r w:rsidRPr="001C4123">
              <w:rPr>
                <w:lang w:val="es-CL"/>
              </w:rPr>
              <w:t xml:space="preserve">  Sale</w:t>
            </w:r>
            <w:proofErr w:type="gramEnd"/>
            <w:r w:rsidRPr="001C4123">
              <w:rPr>
                <w:lang w:val="es-CL"/>
              </w:rPr>
              <w:t xml:space="preserve"> de la sala sin rumbo aparente</w:t>
            </w:r>
          </w:p>
          <w:p w14:paraId="4F679463" w14:textId="77777777" w:rsidR="000C4D4F" w:rsidRPr="001C4123" w:rsidRDefault="00EB507A">
            <w:pPr>
              <w:pStyle w:val="Normal1"/>
              <w:rPr>
                <w:lang w:val="es-CL"/>
              </w:rPr>
            </w:pPr>
            <w:proofErr w:type="gramStart"/>
            <w:r w:rsidRPr="001C4123">
              <w:rPr>
                <w:rFonts w:ascii="Symbol" w:eastAsia="Symbol" w:hAnsi="Symbol" w:cs="Symbol"/>
                <w:lang w:val="es-CL"/>
              </w:rPr>
              <w:t>∙</w:t>
            </w:r>
            <w:r w:rsidRPr="001C4123">
              <w:rPr>
                <w:lang w:val="es-CL"/>
              </w:rPr>
              <w:t xml:space="preserve">  Agredir</w:t>
            </w:r>
            <w:proofErr w:type="gramEnd"/>
            <w:r w:rsidRPr="001C4123">
              <w:rPr>
                <w:lang w:val="es-CL"/>
              </w:rPr>
              <w:t xml:space="preserve"> verbalmente a otros</w:t>
            </w:r>
          </w:p>
          <w:p w14:paraId="53B47693" w14:textId="77777777" w:rsidR="000C4D4F" w:rsidRPr="001C4123" w:rsidRDefault="000C4D4F">
            <w:pPr>
              <w:pStyle w:val="Normal1"/>
              <w:rPr>
                <w:lang w:val="es-CL"/>
              </w:rPr>
            </w:pPr>
          </w:p>
          <w:p w14:paraId="4D35D2B9" w14:textId="77777777" w:rsidR="000C4D4F" w:rsidRPr="001C4123" w:rsidRDefault="00EB507A">
            <w:pPr>
              <w:pStyle w:val="Normal1"/>
              <w:jc w:val="both"/>
              <w:rPr>
                <w:lang w:val="es-CL"/>
              </w:rPr>
            </w:pPr>
            <w:r w:rsidRPr="001C4123">
              <w:rPr>
                <w:lang w:val="es-CL"/>
              </w:rPr>
              <w:t>Se entiende cuando existe una:</w:t>
            </w:r>
          </w:p>
          <w:p w14:paraId="24E1DD93" w14:textId="77777777" w:rsidR="000C4D4F" w:rsidRPr="001C4123" w:rsidRDefault="000C4D4F">
            <w:pPr>
              <w:pStyle w:val="Normal1"/>
              <w:jc w:val="both"/>
              <w:rPr>
                <w:lang w:val="es-CL"/>
              </w:rPr>
            </w:pPr>
          </w:p>
          <w:p w14:paraId="07FE0621" w14:textId="77777777" w:rsidR="000C4D4F" w:rsidRPr="001C4123" w:rsidRDefault="00EB507A">
            <w:pPr>
              <w:pStyle w:val="Normal1"/>
              <w:widowControl/>
              <w:numPr>
                <w:ilvl w:val="0"/>
                <w:numId w:val="84"/>
              </w:numPr>
              <w:pBdr>
                <w:top w:val="nil"/>
                <w:left w:val="nil"/>
                <w:bottom w:val="nil"/>
                <w:right w:val="nil"/>
                <w:between w:val="nil"/>
              </w:pBdr>
              <w:spacing w:line="276" w:lineRule="auto"/>
              <w:ind w:left="317" w:hanging="284"/>
              <w:jc w:val="both"/>
              <w:rPr>
                <w:lang w:val="es-CL"/>
              </w:rPr>
            </w:pPr>
            <w:r w:rsidRPr="001C4123">
              <w:rPr>
                <w:b/>
                <w:color w:val="000000"/>
                <w:sz w:val="22"/>
                <w:szCs w:val="22"/>
                <w:lang w:val="es-CL"/>
              </w:rPr>
              <w:t>Afectación emocional ante un acontecimiento objetivo u subjetivo determinado (por ejemplo</w:t>
            </w:r>
            <w:r w:rsidRPr="001C4123">
              <w:rPr>
                <w:color w:val="000000"/>
                <w:sz w:val="22"/>
                <w:szCs w:val="22"/>
                <w:lang w:val="es-CL"/>
              </w:rPr>
              <w:t xml:space="preserve">: en los estudiantes con TEA presentar una crisis de llanto por haber cambiado la estructura de la clase o cambio del profesor, por estímulos ruidosos inesperados, entre otras). </w:t>
            </w:r>
          </w:p>
          <w:p w14:paraId="373DDC88" w14:textId="77777777" w:rsidR="000C4D4F" w:rsidRPr="001C4123" w:rsidRDefault="000C4D4F">
            <w:pPr>
              <w:pStyle w:val="Normal1"/>
              <w:widowControl/>
              <w:pBdr>
                <w:top w:val="nil"/>
                <w:left w:val="nil"/>
                <w:bottom w:val="nil"/>
                <w:right w:val="nil"/>
                <w:between w:val="nil"/>
              </w:pBdr>
              <w:spacing w:line="276" w:lineRule="auto"/>
              <w:ind w:left="317"/>
              <w:rPr>
                <w:color w:val="000000"/>
                <w:sz w:val="22"/>
                <w:szCs w:val="22"/>
                <w:lang w:val="es-CL"/>
              </w:rPr>
            </w:pPr>
          </w:p>
          <w:p w14:paraId="5B421E41" w14:textId="77777777" w:rsidR="000C4D4F" w:rsidRPr="001C4123" w:rsidRDefault="00EB507A">
            <w:pPr>
              <w:pStyle w:val="Normal1"/>
              <w:widowControl/>
              <w:numPr>
                <w:ilvl w:val="0"/>
                <w:numId w:val="84"/>
              </w:numPr>
              <w:pBdr>
                <w:top w:val="nil"/>
                <w:left w:val="nil"/>
                <w:bottom w:val="nil"/>
                <w:right w:val="nil"/>
                <w:between w:val="nil"/>
              </w:pBdr>
              <w:spacing w:after="200" w:line="276" w:lineRule="auto"/>
              <w:ind w:left="317" w:hanging="284"/>
              <w:jc w:val="both"/>
              <w:rPr>
                <w:lang w:val="es-CL"/>
              </w:rPr>
            </w:pPr>
            <w:r w:rsidRPr="001C4123">
              <w:rPr>
                <w:b/>
                <w:color w:val="000000"/>
                <w:sz w:val="22"/>
                <w:szCs w:val="22"/>
                <w:lang w:val="es-CL"/>
              </w:rPr>
              <w:t>Sintomatología:</w:t>
            </w:r>
            <w:r w:rsidRPr="001C4123">
              <w:rPr>
                <w:color w:val="000000"/>
                <w:sz w:val="22"/>
                <w:szCs w:val="22"/>
                <w:lang w:val="es-CL"/>
              </w:rPr>
              <w:t xml:space="preserve"> tensión, impotencia, impulsividad, llanto, desamparo, confusión, tristeza, ansiedad, agitación, cansancio, agotamiento, etc.</w:t>
            </w:r>
          </w:p>
        </w:tc>
        <w:tc>
          <w:tcPr>
            <w:tcW w:w="2827" w:type="dxa"/>
          </w:tcPr>
          <w:p w14:paraId="128F7D15" w14:textId="77777777" w:rsidR="000C4D4F" w:rsidRPr="001C4123" w:rsidRDefault="000C4D4F">
            <w:pPr>
              <w:pStyle w:val="Normal1"/>
              <w:rPr>
                <w:lang w:val="es-CL"/>
              </w:rPr>
            </w:pPr>
          </w:p>
          <w:p w14:paraId="25BE3D76" w14:textId="77777777" w:rsidR="000C4D4F" w:rsidRPr="001C4123" w:rsidRDefault="00EB507A">
            <w:pPr>
              <w:pStyle w:val="Normal1"/>
              <w:jc w:val="both"/>
              <w:rPr>
                <w:lang w:val="es-CL"/>
              </w:rPr>
            </w:pPr>
            <w:r w:rsidRPr="001C4123">
              <w:rPr>
                <w:b/>
                <w:lang w:val="es-CL"/>
              </w:rPr>
              <w:t>Abordaje verbal:</w:t>
            </w:r>
            <w:r w:rsidRPr="001C4123">
              <w:rPr>
                <w:lang w:val="es-CL"/>
              </w:rPr>
              <w:t xml:space="preserve"> Tendrá por objetivo cambiar el foco de atención en la crisis emocional, mantendremos una actitud tranquilizadora, con un tono de voz suave, nuestra postura se situará al nivel del estudiante.</w:t>
            </w:r>
          </w:p>
          <w:p w14:paraId="0E489F81" w14:textId="77777777" w:rsidR="000C4D4F" w:rsidRPr="001C4123" w:rsidRDefault="000C4D4F">
            <w:pPr>
              <w:pStyle w:val="Normal1"/>
              <w:jc w:val="both"/>
              <w:rPr>
                <w:lang w:val="es-CL"/>
              </w:rPr>
            </w:pPr>
          </w:p>
          <w:p w14:paraId="131BBDDB" w14:textId="77777777" w:rsidR="000C4D4F" w:rsidRPr="001C4123" w:rsidRDefault="00EB507A">
            <w:pPr>
              <w:pStyle w:val="Normal1"/>
              <w:jc w:val="both"/>
              <w:rPr>
                <w:lang w:val="es-CL"/>
              </w:rPr>
            </w:pPr>
            <w:r w:rsidRPr="001C4123">
              <w:rPr>
                <w:b/>
                <w:lang w:val="es-CL"/>
              </w:rPr>
              <w:t>Aislamiento:</w:t>
            </w:r>
            <w:r w:rsidRPr="001C4123">
              <w:rPr>
                <w:lang w:val="es-CL"/>
              </w:rPr>
              <w:t xml:space="preserve"> se utilizará en los casos en que el estudiante no logre controlarse y necesite ser retirado hacia un espacio apropiado y tranquilo (Sala terapia ocupacional, sala coordinación).</w:t>
            </w:r>
          </w:p>
          <w:p w14:paraId="2A4F318F" w14:textId="77777777" w:rsidR="000C4D4F" w:rsidRPr="001C4123" w:rsidRDefault="00EB507A">
            <w:pPr>
              <w:pStyle w:val="Normal1"/>
              <w:rPr>
                <w:lang w:val="es-CL"/>
              </w:rPr>
            </w:pPr>
            <w:r w:rsidRPr="001C4123">
              <w:rPr>
                <w:b/>
                <w:lang w:val="es-CL"/>
              </w:rPr>
              <w:t>Paso 1</w:t>
            </w:r>
            <w:r w:rsidRPr="001C4123">
              <w:rPr>
                <w:lang w:val="es-CL"/>
              </w:rPr>
              <w:t>: El profesor, asistente o técnico diferencial que visualice que el estudiante se encuentra en etapa 2 de desregulación, siempre informará la situación a profesor tutor, inspectoría, coordinación PIE.</w:t>
            </w:r>
          </w:p>
          <w:p w14:paraId="3B2CFADD" w14:textId="77777777" w:rsidR="000C4D4F" w:rsidRPr="001C4123" w:rsidRDefault="00EB507A">
            <w:pPr>
              <w:pStyle w:val="Normal1"/>
              <w:rPr>
                <w:lang w:val="es-CL"/>
              </w:rPr>
            </w:pPr>
            <w:r w:rsidRPr="001C4123">
              <w:rPr>
                <w:b/>
                <w:lang w:val="es-CL"/>
              </w:rPr>
              <w:t xml:space="preserve"> Paso 2:</w:t>
            </w:r>
            <w:r w:rsidRPr="001C4123">
              <w:rPr>
                <w:lang w:val="es-CL"/>
              </w:rPr>
              <w:t xml:space="preserve"> Profesional de aula realizará la primera contención emocional, estabilizando la respiración de la estudiante (puede utilizar elementos conocidos dependiendo de las características específicas de cada de ellas descrita en el plan individual para el abordaje de situaciones complejas). En caso de que la estudiante no pueda seguir las instrucciones del adulto, se solicitara ayuda al grupo de emergencia de WhatsApp. </w:t>
            </w:r>
          </w:p>
          <w:p w14:paraId="47A0C7CD" w14:textId="77777777" w:rsidR="000C4D4F" w:rsidRPr="001C4123" w:rsidRDefault="00EB507A">
            <w:pPr>
              <w:pStyle w:val="Normal1"/>
              <w:rPr>
                <w:lang w:val="es-CL"/>
              </w:rPr>
            </w:pPr>
            <w:r w:rsidRPr="001C4123">
              <w:rPr>
                <w:b/>
                <w:lang w:val="es-CL"/>
              </w:rPr>
              <w:t>Paso 3:</w:t>
            </w:r>
            <w:r w:rsidRPr="001C4123">
              <w:rPr>
                <w:lang w:val="es-CL"/>
              </w:rPr>
              <w:t xml:space="preserve"> profesional realizará contención y regulación de la estudiante hasta logar que la estudiante vuelva a la calma. Luego realizará el registro en el libro de clases considerando: sintomatología, duración, evento que lo desencadena, frecuencia. Profesor tutor informará al apoderado.</w:t>
            </w:r>
          </w:p>
          <w:p w14:paraId="7E1DE34D" w14:textId="77777777" w:rsidR="000C4D4F" w:rsidRPr="001C4123" w:rsidRDefault="00EB507A">
            <w:pPr>
              <w:pStyle w:val="Normal1"/>
              <w:jc w:val="both"/>
              <w:rPr>
                <w:b/>
                <w:lang w:val="es-CL"/>
              </w:rPr>
            </w:pPr>
            <w:r w:rsidRPr="001C4123">
              <w:rPr>
                <w:b/>
                <w:lang w:val="es-CL"/>
              </w:rPr>
              <w:t>Solo si la situación amerita se solicitará la presencia del apoderado, de caso contrario se informará vía telefónica o cuando retire en el horario de salida al estudiante, ya que el primer caso de contención dentro del establecimiento son las profesionales.</w:t>
            </w:r>
          </w:p>
          <w:p w14:paraId="5BA60D63" w14:textId="77777777" w:rsidR="000C4D4F" w:rsidRPr="001C4123" w:rsidRDefault="000C4D4F">
            <w:pPr>
              <w:pStyle w:val="Normal1"/>
              <w:jc w:val="both"/>
              <w:rPr>
                <w:lang w:val="es-CL"/>
              </w:rPr>
            </w:pPr>
          </w:p>
        </w:tc>
        <w:tc>
          <w:tcPr>
            <w:tcW w:w="3394" w:type="dxa"/>
          </w:tcPr>
          <w:p w14:paraId="0C5C7818" w14:textId="77777777" w:rsidR="000C4D4F" w:rsidRPr="001C4123" w:rsidRDefault="000C4D4F">
            <w:pPr>
              <w:pStyle w:val="Normal1"/>
              <w:rPr>
                <w:lang w:val="es-CL"/>
              </w:rPr>
            </w:pPr>
          </w:p>
          <w:p w14:paraId="5277DE20" w14:textId="77777777" w:rsidR="000C4D4F" w:rsidRPr="001C4123" w:rsidRDefault="00EB507A">
            <w:pPr>
              <w:pStyle w:val="Normal1"/>
              <w:jc w:val="both"/>
              <w:rPr>
                <w:lang w:val="es-CL"/>
              </w:rPr>
            </w:pPr>
            <w:r w:rsidRPr="001C4123">
              <w:rPr>
                <w:lang w:val="es-CL"/>
              </w:rPr>
              <w:t>- Profesor de aula y/o asistente realiza un llamado a grupo de WhatsApp de emergencia.</w:t>
            </w:r>
          </w:p>
          <w:p w14:paraId="5B914E4F" w14:textId="77777777" w:rsidR="000C4D4F" w:rsidRPr="001C4123" w:rsidRDefault="00EB507A">
            <w:pPr>
              <w:pStyle w:val="Normal1"/>
              <w:jc w:val="both"/>
              <w:rPr>
                <w:lang w:val="es-CL"/>
              </w:rPr>
            </w:pPr>
            <w:r w:rsidRPr="001C4123">
              <w:rPr>
                <w:lang w:val="es-CL"/>
              </w:rPr>
              <w:t>En los cuales acudirá en primera instancia:</w:t>
            </w:r>
          </w:p>
          <w:p w14:paraId="707620FC" w14:textId="77777777" w:rsidR="000C4D4F" w:rsidRPr="001C4123" w:rsidRDefault="000C4D4F">
            <w:pPr>
              <w:pStyle w:val="Normal1"/>
              <w:jc w:val="both"/>
              <w:rPr>
                <w:lang w:val="es-CL"/>
              </w:rPr>
            </w:pPr>
          </w:p>
          <w:p w14:paraId="7EDC6026" w14:textId="77777777" w:rsidR="000C4D4F" w:rsidRPr="001C4123" w:rsidRDefault="00EB507A">
            <w:pPr>
              <w:pStyle w:val="Normal1"/>
              <w:jc w:val="both"/>
              <w:rPr>
                <w:lang w:val="es-CL"/>
              </w:rPr>
            </w:pPr>
            <w:proofErr w:type="gramStart"/>
            <w:r w:rsidRPr="001C4123">
              <w:rPr>
                <w:lang w:val="es-CL"/>
              </w:rPr>
              <w:t>a)</w:t>
            </w:r>
            <w:proofErr w:type="spellStart"/>
            <w:r w:rsidRPr="001C4123">
              <w:rPr>
                <w:lang w:val="es-CL"/>
              </w:rPr>
              <w:t>Nataly</w:t>
            </w:r>
            <w:proofErr w:type="spellEnd"/>
            <w:proofErr w:type="gramEnd"/>
            <w:r w:rsidRPr="001C4123">
              <w:rPr>
                <w:lang w:val="es-CL"/>
              </w:rPr>
              <w:t xml:space="preserve"> Cárdenas</w:t>
            </w:r>
          </w:p>
          <w:p w14:paraId="676194B4" w14:textId="77777777" w:rsidR="000C4D4F" w:rsidRPr="001C4123" w:rsidRDefault="00EB507A">
            <w:pPr>
              <w:pStyle w:val="Normal1"/>
              <w:jc w:val="both"/>
              <w:rPr>
                <w:lang w:val="es-CL"/>
              </w:rPr>
            </w:pPr>
            <w:r w:rsidRPr="001C4123">
              <w:rPr>
                <w:lang w:val="es-CL"/>
              </w:rPr>
              <w:t>b) Constanza Moll</w:t>
            </w:r>
          </w:p>
          <w:p w14:paraId="2592A3D2" w14:textId="77777777" w:rsidR="000C4D4F" w:rsidRPr="001C4123" w:rsidRDefault="000C4D4F">
            <w:pPr>
              <w:pStyle w:val="Normal1"/>
              <w:jc w:val="both"/>
              <w:rPr>
                <w:lang w:val="es-CL"/>
              </w:rPr>
            </w:pPr>
          </w:p>
          <w:p w14:paraId="05A36E62" w14:textId="77777777" w:rsidR="000C4D4F" w:rsidRPr="001C4123" w:rsidRDefault="00EB507A">
            <w:pPr>
              <w:pStyle w:val="Normal1"/>
              <w:jc w:val="both"/>
              <w:rPr>
                <w:lang w:val="es-CL"/>
              </w:rPr>
            </w:pPr>
            <w:r w:rsidRPr="001C4123">
              <w:rPr>
                <w:lang w:val="es-CL"/>
              </w:rPr>
              <w:t>Estas personas cuentan con las características de vínculos con los estudiantes y estrategias de contención en situaciones de desregulación emocional.</w:t>
            </w:r>
          </w:p>
          <w:p w14:paraId="69CE56D4" w14:textId="77777777" w:rsidR="000C4D4F" w:rsidRPr="001C4123" w:rsidRDefault="00EB507A">
            <w:pPr>
              <w:pStyle w:val="Normal1"/>
              <w:jc w:val="both"/>
              <w:rPr>
                <w:lang w:val="es-CL"/>
              </w:rPr>
            </w:pPr>
            <w:r w:rsidRPr="001C4123">
              <w:rPr>
                <w:lang w:val="es-CL"/>
              </w:rPr>
              <w:br/>
              <w:t>Siempre en presencia y acompañado de un tercero que actuara como testigo de la situación y activara llamados a apoderados comunicando igualmente del proceso al docente de aula.</w:t>
            </w:r>
          </w:p>
          <w:p w14:paraId="2BE5E9D2" w14:textId="77777777" w:rsidR="000C4D4F" w:rsidRPr="001C4123" w:rsidRDefault="000C4D4F">
            <w:pPr>
              <w:pStyle w:val="Normal1"/>
              <w:jc w:val="both"/>
              <w:rPr>
                <w:lang w:val="es-CL"/>
              </w:rPr>
            </w:pPr>
          </w:p>
          <w:p w14:paraId="2E47D8DC" w14:textId="77777777" w:rsidR="000C4D4F" w:rsidRPr="001C4123" w:rsidRDefault="00EB507A">
            <w:pPr>
              <w:pStyle w:val="Normal1"/>
              <w:jc w:val="both"/>
              <w:rPr>
                <w:lang w:val="es-CL"/>
              </w:rPr>
            </w:pPr>
            <w:r w:rsidRPr="001C4123">
              <w:rPr>
                <w:lang w:val="es-CL"/>
              </w:rPr>
              <w:t>-  Pamela Rosas, Coordinadora PIE</w:t>
            </w:r>
          </w:p>
          <w:p w14:paraId="155732E9" w14:textId="77777777" w:rsidR="000C4D4F" w:rsidRPr="001C4123" w:rsidRDefault="00EB507A">
            <w:pPr>
              <w:pStyle w:val="Normal1"/>
              <w:jc w:val="both"/>
              <w:rPr>
                <w:lang w:val="es-CL"/>
              </w:rPr>
            </w:pPr>
            <w:r w:rsidRPr="001C4123">
              <w:rPr>
                <w:lang w:val="es-CL"/>
              </w:rPr>
              <w:t>- Guillermo Matamala, Inspector</w:t>
            </w:r>
          </w:p>
          <w:p w14:paraId="4D48D6F5" w14:textId="77777777" w:rsidR="000C4D4F" w:rsidRPr="001C4123" w:rsidRDefault="00EB507A">
            <w:pPr>
              <w:pStyle w:val="Normal1"/>
              <w:jc w:val="both"/>
              <w:rPr>
                <w:lang w:val="es-CL"/>
              </w:rPr>
            </w:pPr>
            <w:r w:rsidRPr="001C4123">
              <w:rPr>
                <w:lang w:val="es-CL"/>
              </w:rPr>
              <w:t>- Elena Pizarro, fonoaudióloga</w:t>
            </w:r>
          </w:p>
          <w:p w14:paraId="7E6B4553" w14:textId="77777777" w:rsidR="000C4D4F" w:rsidRPr="001C4123" w:rsidRDefault="00EB507A">
            <w:pPr>
              <w:pStyle w:val="Normal1"/>
              <w:jc w:val="both"/>
              <w:rPr>
                <w:lang w:val="es-CL"/>
              </w:rPr>
            </w:pPr>
            <w:r w:rsidRPr="001C4123">
              <w:rPr>
                <w:lang w:val="es-CL"/>
              </w:rPr>
              <w:t>- Gabriel López, encargado de convivencia escolar.</w:t>
            </w:r>
          </w:p>
          <w:p w14:paraId="744F7690" w14:textId="77777777" w:rsidR="000C4D4F" w:rsidRPr="001C4123" w:rsidRDefault="000C4D4F">
            <w:pPr>
              <w:pStyle w:val="Normal1"/>
              <w:jc w:val="both"/>
              <w:rPr>
                <w:lang w:val="es-CL"/>
              </w:rPr>
            </w:pPr>
          </w:p>
          <w:p w14:paraId="2784646E" w14:textId="77777777" w:rsidR="000C4D4F" w:rsidRPr="001C4123" w:rsidRDefault="000C4D4F">
            <w:pPr>
              <w:pStyle w:val="Normal1"/>
              <w:jc w:val="both"/>
              <w:rPr>
                <w:lang w:val="es-CL"/>
              </w:rPr>
            </w:pPr>
          </w:p>
          <w:p w14:paraId="1D0D9C04" w14:textId="77777777" w:rsidR="000C4D4F" w:rsidRPr="001C4123" w:rsidRDefault="000C4D4F">
            <w:pPr>
              <w:pStyle w:val="Normal1"/>
              <w:jc w:val="both"/>
              <w:rPr>
                <w:lang w:val="es-CL"/>
              </w:rPr>
            </w:pPr>
          </w:p>
          <w:p w14:paraId="2E2706F1" w14:textId="77777777" w:rsidR="000C4D4F" w:rsidRPr="001C4123" w:rsidRDefault="00EB507A">
            <w:pPr>
              <w:pStyle w:val="Normal1"/>
              <w:jc w:val="both"/>
              <w:rPr>
                <w:lang w:val="es-CL"/>
              </w:rPr>
            </w:pPr>
            <w:r w:rsidRPr="001C4123">
              <w:rPr>
                <w:lang w:val="es-CL"/>
              </w:rPr>
              <w:t>Para los estudiantes que están pasando por algún evento crítico, o bien, se están presentando con mayor frecuencia síntomas propios de su diagnóstico; deberá informarse al equipo para analizar el nivel de gravedad del comportamiento y la frecuencia con la que se presenta en la escuela en un tiempo determinado, posterior a esto se informará a los apoderados de la situación y se realizará psicoeducación de ello.</w:t>
            </w:r>
          </w:p>
        </w:tc>
      </w:tr>
      <w:tr w:rsidR="000C4D4F" w14:paraId="4EDAB9F8" w14:textId="77777777" w:rsidTr="001C4123">
        <w:trPr>
          <w:cantSplit/>
          <w:trHeight w:val="987"/>
          <w:tblHeader/>
        </w:trPr>
        <w:tc>
          <w:tcPr>
            <w:tcW w:w="1154" w:type="dxa"/>
            <w:shd w:val="clear" w:color="auto" w:fill="FFFFFF" w:themeFill="background1"/>
          </w:tcPr>
          <w:sdt>
            <w:sdtPr>
              <w:tag w:val="goog_rdk_22"/>
              <w:id w:val="-613830905"/>
            </w:sdtPr>
            <w:sdtEndPr/>
            <w:sdtContent>
              <w:p w14:paraId="45370F4C" w14:textId="77777777" w:rsidR="000C4D4F" w:rsidRPr="000C4D4F" w:rsidRDefault="006F2F48">
                <w:pPr>
                  <w:pStyle w:val="Normal1"/>
                  <w:widowControl/>
                  <w:spacing w:after="200" w:line="276" w:lineRule="auto"/>
                  <w:jc w:val="center"/>
                  <w:rPr>
                    <w:b/>
                    <w:shd w:val="clear" w:color="auto" w:fill="FFF2CC"/>
                    <w:rPrChange w:id="38" w:author="Pamela Rosas" w:date="2025-07-22T13:49:00Z">
                      <w:rPr>
                        <w:b/>
                        <w:sz w:val="22"/>
                        <w:szCs w:val="22"/>
                        <w:lang w:val="es-CL"/>
                      </w:rPr>
                    </w:rPrChange>
                  </w:rPr>
                </w:pPr>
                <w:sdt>
                  <w:sdtPr>
                    <w:tag w:val="goog_rdk_21"/>
                    <w:id w:val="423745982"/>
                  </w:sdtPr>
                  <w:sdtEndPr/>
                  <w:sdtContent>
                    <w:r w:rsidR="000C4D4F" w:rsidRPr="001C4123">
                      <w:rPr>
                        <w:b/>
                        <w:shd w:val="clear" w:color="auto" w:fill="FFFFFF" w:themeFill="background1"/>
                        <w:rPrChange w:id="39" w:author="Pamela Rosas" w:date="2025-07-22T13:49:00Z">
                          <w:rPr>
                            <w:b/>
                          </w:rPr>
                        </w:rPrChange>
                      </w:rPr>
                      <w:t xml:space="preserve">ALTO </w:t>
                    </w:r>
                    <w:r w:rsidR="000C4D4F" w:rsidRPr="001C4123">
                      <w:rPr>
                        <w:b/>
                        <w:shd w:val="clear" w:color="auto" w:fill="FFFFFF" w:themeFill="background1"/>
                        <w:rPrChange w:id="40" w:author="Pamela Rosas" w:date="2025-07-22T13:49:00Z">
                          <w:rPr>
                            <w:b/>
                          </w:rPr>
                        </w:rPrChange>
                      </w:rPr>
                      <w:br/>
                      <w:t>3</w:t>
                    </w:r>
                  </w:sdtContent>
                </w:sdt>
              </w:p>
            </w:sdtContent>
          </w:sdt>
          <w:sdt>
            <w:sdtPr>
              <w:tag w:val="goog_rdk_25"/>
              <w:id w:val="-1587592181"/>
            </w:sdtPr>
            <w:sdtEndPr/>
            <w:sdtContent>
              <w:p w14:paraId="6C529E2A" w14:textId="77777777" w:rsidR="000C4D4F" w:rsidRPr="000C4D4F" w:rsidRDefault="006F2F48">
                <w:pPr>
                  <w:pStyle w:val="Normal1"/>
                  <w:widowControl/>
                  <w:spacing w:after="200" w:line="276" w:lineRule="auto"/>
                  <w:jc w:val="center"/>
                  <w:rPr>
                    <w:shd w:val="clear" w:color="auto" w:fill="FFF2CC"/>
                    <w:rPrChange w:id="41" w:author="Pamela Rosas" w:date="2025-07-22T13:49:00Z">
                      <w:rPr>
                        <w:sz w:val="22"/>
                        <w:szCs w:val="22"/>
                        <w:lang w:val="es-CL"/>
                      </w:rPr>
                    </w:rPrChange>
                  </w:rPr>
                </w:pPr>
                <w:sdt>
                  <w:sdtPr>
                    <w:tag w:val="goog_rdk_23"/>
                    <w:id w:val="-1939114125"/>
                  </w:sdtPr>
                  <w:sdtEndPr/>
                  <w:sdtContent>
                    <w:r w:rsidR="000C4D4F" w:rsidRPr="001C4123">
                      <w:rPr>
                        <w:b/>
                        <w:shd w:val="clear" w:color="auto" w:fill="FFFFFF" w:themeFill="background1"/>
                        <w:rPrChange w:id="42" w:author="Pamela Rosas" w:date="2025-07-22T13:49:00Z">
                          <w:rPr>
                            <w:b/>
                          </w:rPr>
                        </w:rPrChange>
                      </w:rPr>
                      <w:t xml:space="preserve">(15-20 </w:t>
                    </w:r>
                    <w:proofErr w:type="spellStart"/>
                    <w:proofErr w:type="gramStart"/>
                    <w:r w:rsidR="000C4D4F" w:rsidRPr="001C4123">
                      <w:rPr>
                        <w:b/>
                        <w:shd w:val="clear" w:color="auto" w:fill="FFFFFF" w:themeFill="background1"/>
                        <w:rPrChange w:id="43" w:author="Pamela Rosas" w:date="2025-07-22T13:49:00Z">
                          <w:rPr>
                            <w:b/>
                          </w:rPr>
                        </w:rPrChange>
                      </w:rPr>
                      <w:t>minutos</w:t>
                    </w:r>
                    <w:proofErr w:type="spellEnd"/>
                    <w:r w:rsidR="000C4D4F" w:rsidRPr="001C4123">
                      <w:rPr>
                        <w:b/>
                        <w:shd w:val="clear" w:color="auto" w:fill="FFFFFF" w:themeFill="background1"/>
                        <w:rPrChange w:id="44" w:author="Pamela Rosas" w:date="2025-07-22T13:49:00Z">
                          <w:rPr>
                            <w:b/>
                          </w:rPr>
                        </w:rPrChange>
                      </w:rPr>
                      <w:t xml:space="preserve"> )</w:t>
                    </w:r>
                    <w:proofErr w:type="gramEnd"/>
                  </w:sdtContent>
                </w:sdt>
                <w:sdt>
                  <w:sdtPr>
                    <w:tag w:val="goog_rdk_24"/>
                    <w:id w:val="1791388081"/>
                  </w:sdtPr>
                  <w:sdtEndPr/>
                  <w:sdtContent/>
                </w:sdt>
              </w:p>
            </w:sdtContent>
          </w:sdt>
        </w:tc>
        <w:tc>
          <w:tcPr>
            <w:tcW w:w="2832" w:type="dxa"/>
          </w:tcPr>
          <w:p w14:paraId="388A9D01" w14:textId="77777777" w:rsidR="000C4D4F" w:rsidRPr="001C4123" w:rsidRDefault="00EB507A">
            <w:pPr>
              <w:pStyle w:val="Normal1"/>
              <w:rPr>
                <w:b/>
                <w:lang w:val="es-CL"/>
              </w:rPr>
            </w:pPr>
            <w:r w:rsidRPr="001C4123">
              <w:rPr>
                <w:b/>
                <w:lang w:val="es-CL"/>
              </w:rPr>
              <w:t>URGENCIA PSICOLÓGICA</w:t>
            </w:r>
          </w:p>
          <w:p w14:paraId="38B610FF" w14:textId="77777777" w:rsidR="000C4D4F" w:rsidRPr="001C4123" w:rsidRDefault="00EB507A">
            <w:pPr>
              <w:pStyle w:val="Normal1"/>
              <w:rPr>
                <w:lang w:val="es-CL"/>
              </w:rPr>
            </w:pPr>
            <w:r w:rsidRPr="001C4123">
              <w:rPr>
                <w:lang w:val="es-CL"/>
              </w:rPr>
              <w:t>3. Etapa de máxima desregulación emocional y conductual con riesgo de autoagresiones y hetero agresiones.</w:t>
            </w:r>
          </w:p>
          <w:p w14:paraId="3BB6D41D" w14:textId="77777777" w:rsidR="000C4D4F" w:rsidRDefault="00EB507A">
            <w:pPr>
              <w:pStyle w:val="Normal1"/>
            </w:pPr>
            <w:proofErr w:type="spellStart"/>
            <w:r>
              <w:t>Ejemplo</w:t>
            </w:r>
            <w:proofErr w:type="spellEnd"/>
            <w:r>
              <w:t>:</w:t>
            </w:r>
          </w:p>
          <w:p w14:paraId="6FF42F54" w14:textId="77777777" w:rsidR="000C4D4F" w:rsidRPr="001C4123" w:rsidRDefault="00EB507A">
            <w:pPr>
              <w:pStyle w:val="Normal1"/>
              <w:widowControl/>
              <w:numPr>
                <w:ilvl w:val="0"/>
                <w:numId w:val="87"/>
              </w:numPr>
              <w:pBdr>
                <w:top w:val="nil"/>
                <w:left w:val="nil"/>
                <w:bottom w:val="nil"/>
                <w:right w:val="nil"/>
                <w:between w:val="nil"/>
              </w:pBdr>
              <w:spacing w:line="276" w:lineRule="auto"/>
              <w:ind w:left="271" w:hanging="271"/>
              <w:rPr>
                <w:lang w:val="es-CL"/>
              </w:rPr>
            </w:pPr>
            <w:r w:rsidRPr="001C4123">
              <w:rPr>
                <w:color w:val="000000"/>
                <w:sz w:val="22"/>
                <w:szCs w:val="22"/>
                <w:lang w:val="es-CL"/>
              </w:rPr>
              <w:t>Golpearse en el suelo o con algún objeto</w:t>
            </w:r>
          </w:p>
          <w:p w14:paraId="05C89EB5" w14:textId="77777777" w:rsidR="000C4D4F" w:rsidRDefault="00EB507A">
            <w:pPr>
              <w:pStyle w:val="Normal1"/>
              <w:widowControl/>
              <w:numPr>
                <w:ilvl w:val="0"/>
                <w:numId w:val="87"/>
              </w:numPr>
              <w:pBdr>
                <w:top w:val="nil"/>
                <w:left w:val="nil"/>
                <w:bottom w:val="nil"/>
                <w:right w:val="nil"/>
                <w:between w:val="nil"/>
              </w:pBdr>
              <w:spacing w:line="276" w:lineRule="auto"/>
              <w:ind w:left="271" w:hanging="271"/>
            </w:pPr>
            <w:proofErr w:type="spellStart"/>
            <w:r>
              <w:rPr>
                <w:color w:val="000000"/>
                <w:sz w:val="22"/>
                <w:szCs w:val="22"/>
              </w:rPr>
              <w:t>Golpear</w:t>
            </w:r>
            <w:proofErr w:type="spellEnd"/>
            <w:r>
              <w:rPr>
                <w:color w:val="000000"/>
                <w:sz w:val="22"/>
                <w:szCs w:val="22"/>
              </w:rPr>
              <w:t xml:space="preserve"> a </w:t>
            </w:r>
            <w:proofErr w:type="spellStart"/>
            <w:r>
              <w:rPr>
                <w:color w:val="000000"/>
                <w:sz w:val="22"/>
                <w:szCs w:val="22"/>
              </w:rPr>
              <w:t>profesores</w:t>
            </w:r>
            <w:proofErr w:type="spellEnd"/>
            <w:r>
              <w:rPr>
                <w:color w:val="000000"/>
                <w:sz w:val="22"/>
                <w:szCs w:val="22"/>
              </w:rPr>
              <w:t xml:space="preserve"> o </w:t>
            </w:r>
            <w:proofErr w:type="spellStart"/>
            <w:r>
              <w:rPr>
                <w:color w:val="000000"/>
                <w:sz w:val="22"/>
                <w:szCs w:val="22"/>
              </w:rPr>
              <w:t>estudiantes</w:t>
            </w:r>
            <w:proofErr w:type="spellEnd"/>
          </w:p>
          <w:p w14:paraId="7C7D3C86" w14:textId="77777777" w:rsidR="000C4D4F" w:rsidRPr="001C4123" w:rsidRDefault="00EB507A">
            <w:pPr>
              <w:pStyle w:val="Normal1"/>
              <w:widowControl/>
              <w:numPr>
                <w:ilvl w:val="0"/>
                <w:numId w:val="87"/>
              </w:numPr>
              <w:pBdr>
                <w:top w:val="nil"/>
                <w:left w:val="nil"/>
                <w:bottom w:val="nil"/>
                <w:right w:val="nil"/>
                <w:between w:val="nil"/>
              </w:pBdr>
              <w:spacing w:line="276" w:lineRule="auto"/>
              <w:ind w:left="271" w:hanging="271"/>
              <w:rPr>
                <w:lang w:val="es-CL"/>
              </w:rPr>
            </w:pPr>
            <w:r w:rsidRPr="001C4123">
              <w:rPr>
                <w:color w:val="000000"/>
                <w:sz w:val="22"/>
                <w:szCs w:val="22"/>
                <w:lang w:val="es-CL"/>
              </w:rPr>
              <w:t>Ejecutar las conductas de riesgo (golpear puertas, trepar, correr fuera</w:t>
            </w:r>
          </w:p>
          <w:p w14:paraId="6B87D86A" w14:textId="77777777" w:rsidR="000C4D4F" w:rsidRPr="001C4123" w:rsidRDefault="00EB507A">
            <w:pPr>
              <w:pStyle w:val="Normal1"/>
              <w:widowControl/>
              <w:numPr>
                <w:ilvl w:val="0"/>
                <w:numId w:val="87"/>
              </w:numPr>
              <w:pBdr>
                <w:top w:val="nil"/>
                <w:left w:val="nil"/>
                <w:bottom w:val="nil"/>
                <w:right w:val="nil"/>
                <w:between w:val="nil"/>
              </w:pBdr>
              <w:spacing w:after="200" w:line="276" w:lineRule="auto"/>
              <w:ind w:left="271" w:hanging="271"/>
              <w:rPr>
                <w:lang w:val="es-CL"/>
              </w:rPr>
            </w:pPr>
            <w:r w:rsidRPr="001C4123">
              <w:rPr>
                <w:color w:val="000000"/>
                <w:sz w:val="22"/>
                <w:szCs w:val="22"/>
                <w:lang w:val="es-CL"/>
              </w:rPr>
              <w:t xml:space="preserve"> Gritar o llorar sin llegar a su descenso de la sala a espacios no seguros, etc.)</w:t>
            </w:r>
          </w:p>
        </w:tc>
        <w:tc>
          <w:tcPr>
            <w:tcW w:w="2827" w:type="dxa"/>
          </w:tcPr>
          <w:p w14:paraId="55863E89" w14:textId="77777777" w:rsidR="000C4D4F" w:rsidRPr="001C4123" w:rsidRDefault="00EB507A">
            <w:pPr>
              <w:pStyle w:val="Normal1"/>
              <w:rPr>
                <w:b/>
                <w:lang w:val="es-CL"/>
              </w:rPr>
            </w:pPr>
            <w:proofErr w:type="gramStart"/>
            <w:r w:rsidRPr="001C4123">
              <w:rPr>
                <w:b/>
                <w:lang w:val="es-CL"/>
              </w:rPr>
              <w:t>ACCIÓN A REALIZAR</w:t>
            </w:r>
            <w:proofErr w:type="gramEnd"/>
          </w:p>
          <w:p w14:paraId="1A19FA7E" w14:textId="77777777" w:rsidR="000C4D4F" w:rsidRPr="001C4123" w:rsidRDefault="000C4D4F">
            <w:pPr>
              <w:pStyle w:val="Normal1"/>
              <w:rPr>
                <w:lang w:val="es-CL"/>
              </w:rPr>
            </w:pPr>
          </w:p>
          <w:p w14:paraId="71AB7CC0" w14:textId="77777777" w:rsidR="000C4D4F" w:rsidRPr="001C4123" w:rsidRDefault="00EB507A">
            <w:pPr>
              <w:pStyle w:val="Normal1"/>
              <w:jc w:val="both"/>
              <w:rPr>
                <w:lang w:val="es-CL"/>
              </w:rPr>
            </w:pPr>
            <w:r w:rsidRPr="001C4123">
              <w:rPr>
                <w:b/>
                <w:lang w:val="es-CL"/>
              </w:rPr>
              <w:t>Paso 1:</w:t>
            </w:r>
            <w:r w:rsidRPr="001C4123">
              <w:rPr>
                <w:lang w:val="es-CL"/>
              </w:rPr>
              <w:t xml:space="preserve"> Se avisará a psicóloga del nivel quién evaluará la situación ocurrida. </w:t>
            </w:r>
          </w:p>
          <w:p w14:paraId="5ADDCECE" w14:textId="77777777" w:rsidR="000C4D4F" w:rsidRPr="001C4123" w:rsidRDefault="00EB507A">
            <w:pPr>
              <w:pStyle w:val="Normal1"/>
              <w:jc w:val="both"/>
              <w:rPr>
                <w:lang w:val="es-CL"/>
              </w:rPr>
            </w:pPr>
            <w:r w:rsidRPr="001C4123">
              <w:rPr>
                <w:b/>
                <w:lang w:val="es-CL"/>
              </w:rPr>
              <w:t>Paso 2</w:t>
            </w:r>
            <w:r w:rsidRPr="001C4123">
              <w:rPr>
                <w:lang w:val="es-CL"/>
              </w:rPr>
              <w:t xml:space="preserve">: se evitarán las autoagresiones y hetero agresiones. </w:t>
            </w:r>
          </w:p>
          <w:p w14:paraId="0A5394D3" w14:textId="77777777" w:rsidR="000C4D4F" w:rsidRPr="001C4123" w:rsidRDefault="00EB507A">
            <w:pPr>
              <w:pStyle w:val="Normal1"/>
              <w:jc w:val="both"/>
              <w:rPr>
                <w:lang w:val="es-CL"/>
              </w:rPr>
            </w:pPr>
            <w:r w:rsidRPr="001C4123">
              <w:rPr>
                <w:b/>
                <w:lang w:val="es-CL"/>
              </w:rPr>
              <w:t xml:space="preserve">Paso 3: </w:t>
            </w:r>
            <w:r w:rsidRPr="001C4123">
              <w:rPr>
                <w:lang w:val="es-CL"/>
              </w:rPr>
              <w:t xml:space="preserve">Se propiciará trasladar a la estudiante a un espacio seguro que favorezca su contención. </w:t>
            </w:r>
          </w:p>
          <w:p w14:paraId="438109EA" w14:textId="77777777" w:rsidR="000C4D4F" w:rsidRPr="001C4123" w:rsidRDefault="00EB507A">
            <w:pPr>
              <w:pStyle w:val="Normal1"/>
              <w:jc w:val="both"/>
              <w:rPr>
                <w:lang w:val="es-CL"/>
              </w:rPr>
            </w:pPr>
            <w:r w:rsidRPr="001C4123">
              <w:rPr>
                <w:b/>
                <w:lang w:val="es-CL"/>
              </w:rPr>
              <w:t>Paso 4:</w:t>
            </w:r>
            <w:r w:rsidRPr="001C4123">
              <w:rPr>
                <w:lang w:val="es-CL"/>
              </w:rPr>
              <w:t xml:space="preserve"> Si la estudiante no logra la calma entre el paso 1 al 3, o no se logra el retorno al aula profesor tutor informará al apoderado del hecho, teniendo este que asistir inmediatamente al establecimiento. </w:t>
            </w:r>
          </w:p>
          <w:p w14:paraId="486636BD" w14:textId="77777777" w:rsidR="000C4D4F" w:rsidRPr="001C4123" w:rsidRDefault="00EB507A">
            <w:pPr>
              <w:pStyle w:val="Normal1"/>
              <w:jc w:val="both"/>
              <w:rPr>
                <w:lang w:val="es-CL"/>
              </w:rPr>
            </w:pPr>
            <w:r w:rsidRPr="001C4123">
              <w:rPr>
                <w:b/>
                <w:lang w:val="es-CL"/>
              </w:rPr>
              <w:t>Paso 5:</w:t>
            </w:r>
            <w:r w:rsidRPr="001C4123">
              <w:rPr>
                <w:lang w:val="es-CL"/>
              </w:rPr>
              <w:t xml:space="preserve"> Si la estudiante se auto agrede o agrede a otros se activará protocolo de accidente escolar. </w:t>
            </w:r>
          </w:p>
          <w:p w14:paraId="144EDD9C" w14:textId="77777777" w:rsidR="000C4D4F" w:rsidRPr="001C4123" w:rsidRDefault="00EB507A">
            <w:pPr>
              <w:pStyle w:val="Normal1"/>
              <w:jc w:val="both"/>
              <w:rPr>
                <w:lang w:val="es-CL"/>
              </w:rPr>
            </w:pPr>
            <w:r w:rsidRPr="001C4123">
              <w:rPr>
                <w:b/>
                <w:lang w:val="es-CL"/>
              </w:rPr>
              <w:t>Paso 6:</w:t>
            </w:r>
            <w:r w:rsidRPr="001C4123">
              <w:rPr>
                <w:lang w:val="es-CL"/>
              </w:rPr>
              <w:t xml:space="preserve"> Si el apoderado o los números registrados en Inspectoría no contestan o el descontrol de la estudiante sobrepasa los límites que pueden atender los profesionales del establecimiento, se llamará al servicio de salud. Profesor tutor o de aula debe dejar registro en libro de clases de lo ocurrido, apoderado debe firmar antes de retirar a la estudiante</w:t>
            </w:r>
          </w:p>
        </w:tc>
        <w:tc>
          <w:tcPr>
            <w:tcW w:w="3394" w:type="dxa"/>
          </w:tcPr>
          <w:p w14:paraId="30986132" w14:textId="77777777" w:rsidR="000C4D4F" w:rsidRPr="001C4123" w:rsidRDefault="00EB507A">
            <w:pPr>
              <w:pStyle w:val="Normal1"/>
              <w:jc w:val="both"/>
              <w:rPr>
                <w:lang w:val="es-CL"/>
              </w:rPr>
            </w:pPr>
            <w:r w:rsidRPr="001C4123">
              <w:rPr>
                <w:b/>
                <w:lang w:val="es-CL"/>
              </w:rPr>
              <w:t>Las personas encargadas</w:t>
            </w:r>
          </w:p>
          <w:p w14:paraId="7A6F13CD" w14:textId="77777777" w:rsidR="000C4D4F" w:rsidRPr="001C4123" w:rsidRDefault="00EB507A">
            <w:pPr>
              <w:pStyle w:val="Normal1"/>
              <w:jc w:val="both"/>
              <w:rPr>
                <w:lang w:val="es-CL"/>
              </w:rPr>
            </w:pPr>
            <w:r w:rsidRPr="001C4123">
              <w:rPr>
                <w:lang w:val="es-CL"/>
              </w:rPr>
              <w:t>Profesor de aula y/o asistente realiza un llamado a grupo de WhatsApp de emergencia.</w:t>
            </w:r>
          </w:p>
          <w:p w14:paraId="1257A84B" w14:textId="77777777" w:rsidR="000C4D4F" w:rsidRPr="001C4123" w:rsidRDefault="00EB507A">
            <w:pPr>
              <w:pStyle w:val="Normal1"/>
              <w:jc w:val="both"/>
              <w:rPr>
                <w:lang w:val="es-CL"/>
              </w:rPr>
            </w:pPr>
            <w:r w:rsidRPr="001C4123">
              <w:rPr>
                <w:lang w:val="es-CL"/>
              </w:rPr>
              <w:t>En los cuales acudirá en primera instancia:</w:t>
            </w:r>
          </w:p>
          <w:p w14:paraId="47E012CC" w14:textId="77777777" w:rsidR="000C4D4F" w:rsidRPr="001C4123" w:rsidRDefault="00EB507A">
            <w:pPr>
              <w:pStyle w:val="Normal1"/>
              <w:jc w:val="both"/>
              <w:rPr>
                <w:lang w:val="es-CL"/>
              </w:rPr>
            </w:pPr>
            <w:r w:rsidRPr="001C4123">
              <w:rPr>
                <w:lang w:val="es-CL"/>
              </w:rPr>
              <w:t xml:space="preserve">                  a) Guillermo Matamala</w:t>
            </w:r>
          </w:p>
          <w:p w14:paraId="7A3DF5DF" w14:textId="77777777" w:rsidR="000C4D4F" w:rsidRPr="001C4123" w:rsidRDefault="00EB507A">
            <w:pPr>
              <w:pStyle w:val="Normal1"/>
              <w:jc w:val="both"/>
              <w:rPr>
                <w:lang w:val="es-CL"/>
              </w:rPr>
            </w:pPr>
            <w:r w:rsidRPr="001C4123">
              <w:rPr>
                <w:lang w:val="es-CL"/>
              </w:rPr>
              <w:t xml:space="preserve">                  b) Gabriel López</w:t>
            </w:r>
          </w:p>
          <w:p w14:paraId="360E5D14" w14:textId="77777777" w:rsidR="000C4D4F" w:rsidRPr="001C4123" w:rsidRDefault="00EB507A">
            <w:pPr>
              <w:pStyle w:val="Normal1"/>
              <w:jc w:val="both"/>
              <w:rPr>
                <w:lang w:val="es-CL"/>
              </w:rPr>
            </w:pPr>
            <w:r w:rsidRPr="001C4123">
              <w:rPr>
                <w:lang w:val="es-CL"/>
              </w:rPr>
              <w:t>Siempre en presencia y acompañado de un tercero que actuara como testigo de la situación y activara llamados a apoderados comunicando igualmente del proceso al docente de aula.</w:t>
            </w:r>
          </w:p>
          <w:p w14:paraId="6015A5D9" w14:textId="77777777" w:rsidR="000C4D4F" w:rsidRPr="001C4123" w:rsidRDefault="00EB507A">
            <w:pPr>
              <w:pStyle w:val="Normal1"/>
              <w:jc w:val="both"/>
              <w:rPr>
                <w:lang w:val="es-CL"/>
              </w:rPr>
            </w:pPr>
            <w:r w:rsidRPr="001C4123">
              <w:rPr>
                <w:lang w:val="es-CL"/>
              </w:rPr>
              <w:t xml:space="preserve">             -  Pamela Rosas, Coordinadora PIE</w:t>
            </w:r>
          </w:p>
          <w:p w14:paraId="39887104" w14:textId="77777777" w:rsidR="000C4D4F" w:rsidRPr="001C4123" w:rsidRDefault="00EB507A">
            <w:pPr>
              <w:pStyle w:val="Normal1"/>
              <w:jc w:val="both"/>
              <w:rPr>
                <w:lang w:val="es-CL"/>
              </w:rPr>
            </w:pPr>
            <w:r w:rsidRPr="001C4123">
              <w:rPr>
                <w:lang w:val="es-CL"/>
              </w:rPr>
              <w:t xml:space="preserve">             - Constanza Moll, Psicóloga</w:t>
            </w:r>
          </w:p>
          <w:p w14:paraId="4264719B" w14:textId="77777777" w:rsidR="000C4D4F" w:rsidRPr="001C4123" w:rsidRDefault="00EB507A">
            <w:pPr>
              <w:pStyle w:val="Normal1"/>
              <w:jc w:val="both"/>
              <w:rPr>
                <w:lang w:val="es-CL"/>
              </w:rPr>
            </w:pPr>
            <w:r w:rsidRPr="001C4123">
              <w:rPr>
                <w:lang w:val="es-CL"/>
              </w:rPr>
              <w:t xml:space="preserve">             - Elena Pizarro, fonoaudióloga</w:t>
            </w:r>
          </w:p>
          <w:p w14:paraId="22672845" w14:textId="77777777" w:rsidR="000C4D4F" w:rsidRPr="001C4123" w:rsidRDefault="00EB507A">
            <w:pPr>
              <w:pStyle w:val="Normal1"/>
              <w:jc w:val="both"/>
              <w:rPr>
                <w:lang w:val="es-CL"/>
              </w:rPr>
            </w:pPr>
            <w:r w:rsidRPr="001C4123">
              <w:rPr>
                <w:lang w:val="es-CL"/>
              </w:rPr>
              <w:t xml:space="preserve">             - </w:t>
            </w:r>
            <w:proofErr w:type="spellStart"/>
            <w:r w:rsidRPr="001C4123">
              <w:rPr>
                <w:lang w:val="es-CL"/>
              </w:rPr>
              <w:t>Nataly</w:t>
            </w:r>
            <w:proofErr w:type="spellEnd"/>
            <w:r w:rsidRPr="001C4123">
              <w:rPr>
                <w:lang w:val="es-CL"/>
              </w:rPr>
              <w:t xml:space="preserve"> Cárdenas, Terapeuta Ocupacional.</w:t>
            </w:r>
          </w:p>
          <w:p w14:paraId="6A809430" w14:textId="77777777" w:rsidR="000C4D4F" w:rsidRPr="001C4123" w:rsidRDefault="00EB507A">
            <w:pPr>
              <w:pStyle w:val="Normal1"/>
              <w:jc w:val="both"/>
              <w:rPr>
                <w:b/>
                <w:lang w:val="es-CL"/>
              </w:rPr>
            </w:pPr>
            <w:r w:rsidRPr="001C4123">
              <w:rPr>
                <w:b/>
                <w:lang w:val="es-CL"/>
              </w:rPr>
              <w:t xml:space="preserve">Aplicación directa y directrices </w:t>
            </w:r>
            <w:proofErr w:type="gramStart"/>
            <w:r w:rsidRPr="001C4123">
              <w:rPr>
                <w:b/>
                <w:lang w:val="es-CL"/>
              </w:rPr>
              <w:t>a</w:t>
            </w:r>
            <w:proofErr w:type="gramEnd"/>
            <w:r w:rsidRPr="001C4123">
              <w:rPr>
                <w:b/>
                <w:lang w:val="es-CL"/>
              </w:rPr>
              <w:t xml:space="preserve"> tener en cuenta: </w:t>
            </w:r>
          </w:p>
          <w:p w14:paraId="61C1ED52" w14:textId="77777777" w:rsidR="000C4D4F" w:rsidRPr="001C4123" w:rsidRDefault="00EB507A">
            <w:pPr>
              <w:pStyle w:val="Normal1"/>
              <w:jc w:val="both"/>
              <w:rPr>
                <w:b/>
                <w:lang w:val="es-CL"/>
              </w:rPr>
            </w:pPr>
            <w:r w:rsidRPr="001C4123">
              <w:rPr>
                <w:b/>
                <w:lang w:val="es-CL"/>
              </w:rPr>
              <w:t xml:space="preserve">- No debe haber gente alrededor. </w:t>
            </w:r>
          </w:p>
          <w:p w14:paraId="67BA549A" w14:textId="77777777" w:rsidR="000C4D4F" w:rsidRPr="001C4123" w:rsidRDefault="00EB507A">
            <w:pPr>
              <w:pStyle w:val="Normal1"/>
              <w:jc w:val="both"/>
              <w:rPr>
                <w:lang w:val="es-CL"/>
              </w:rPr>
            </w:pPr>
            <w:r w:rsidRPr="001C4123">
              <w:rPr>
                <w:lang w:val="es-CL"/>
              </w:rPr>
              <w:t>- Una vez que se haya tomado la decisión de reducir y aislar al estudiante debe hacerlo el encargado.</w:t>
            </w:r>
          </w:p>
          <w:p w14:paraId="724C94C6" w14:textId="77777777" w:rsidR="000C4D4F" w:rsidRPr="001C4123" w:rsidRDefault="00EB507A">
            <w:pPr>
              <w:pStyle w:val="Normal1"/>
              <w:jc w:val="both"/>
              <w:rPr>
                <w:lang w:val="es-CL"/>
              </w:rPr>
            </w:pPr>
            <w:r w:rsidRPr="001C4123">
              <w:rPr>
                <w:lang w:val="es-CL"/>
              </w:rPr>
              <w:t xml:space="preserve">- En el momento de la contención del estudiante, el asistente de aula solicitará a inspectoría comunicarse de forma inmediata con el apoderado para que se presente a la brevedad o de caso contrario el contacto lo hará directamente la asistente. </w:t>
            </w:r>
          </w:p>
          <w:p w14:paraId="3427EE20" w14:textId="77777777" w:rsidR="001C4123" w:rsidRPr="001C4123" w:rsidRDefault="00EB507A" w:rsidP="001C4123">
            <w:pPr>
              <w:pStyle w:val="Normal1"/>
              <w:jc w:val="both"/>
              <w:rPr>
                <w:rFonts w:eastAsia="Times New Roman"/>
              </w:rPr>
            </w:pPr>
            <w:r w:rsidRPr="001C4123">
              <w:rPr>
                <w:lang w:val="es-CL"/>
              </w:rPr>
              <w:t xml:space="preserve">- </w:t>
            </w:r>
            <w:r w:rsidR="001C4123" w:rsidRPr="001C4123">
              <w:rPr>
                <w:rFonts w:eastAsia="Times New Roman"/>
              </w:rPr>
              <w:t>- A partir de ese momento no se deberá realizar ningún intercambio verbal con el estudiante, excepto por el encargado que le comunicará al estudiante de forma clara que va a ser aislado debido a que ha perdido el control, y esto sucederá hasta que remita la crisis.  La sala deberá contar con una colchoneta.</w:t>
            </w:r>
          </w:p>
          <w:p w14:paraId="7AE71791" w14:textId="77777777" w:rsidR="001C4123" w:rsidRPr="001C4123" w:rsidRDefault="001C4123" w:rsidP="001C4123">
            <w:pPr>
              <w:jc w:val="both"/>
              <w:rPr>
                <w:rFonts w:eastAsia="Times New Roman"/>
              </w:rPr>
            </w:pPr>
            <w:r w:rsidRPr="001C4123">
              <w:rPr>
                <w:rFonts w:eastAsia="Times New Roman"/>
              </w:rPr>
              <w:t>- Para intervenir en el desplazamiento, desde el lugar de los hechos hasta la sala de contención, debemos quitarnos todo lo que pueda hacer daño (anillos grandes, relojes, aros colgantes, etc.).</w:t>
            </w:r>
          </w:p>
          <w:p w14:paraId="0E7FFCA1" w14:textId="77777777" w:rsidR="001C4123" w:rsidRPr="001C4123" w:rsidRDefault="001C4123" w:rsidP="001C4123">
            <w:pPr>
              <w:jc w:val="both"/>
              <w:rPr>
                <w:rFonts w:eastAsia="Times New Roman"/>
              </w:rPr>
            </w:pPr>
            <w:r w:rsidRPr="001C4123">
              <w:rPr>
                <w:rFonts w:eastAsia="Times New Roman"/>
              </w:rPr>
              <w:t xml:space="preserve">- El traslado del estudiante se realizará sujetándolo por los brazos, alrededor de los codos con apoyo bajo los hombros. Hay que tener en cuenta que no deben forzarse las articulaciones. </w:t>
            </w:r>
          </w:p>
          <w:p w14:paraId="0F6C753F" w14:textId="56D3142A" w:rsidR="000C4D4F" w:rsidRPr="001C4123" w:rsidRDefault="001C4123" w:rsidP="001C4123">
            <w:pPr>
              <w:jc w:val="both"/>
              <w:rPr>
                <w:rFonts w:eastAsia="Times New Roman"/>
              </w:rPr>
            </w:pPr>
            <w:r w:rsidRPr="001C4123">
              <w:rPr>
                <w:rFonts w:eastAsia="Times New Roman"/>
              </w:rPr>
              <w:t xml:space="preserve">- La contención debe hacerse de manera firme y segura, pero teniendo en cuenta que no se debe dañar la piel o impedir la circulación sanguínea. </w:t>
            </w:r>
          </w:p>
        </w:tc>
      </w:tr>
      <w:tr w:rsidR="001C4123" w14:paraId="236A85A8" w14:textId="77777777">
        <w:trPr>
          <w:cantSplit/>
          <w:trHeight w:val="987"/>
          <w:tblHeader/>
        </w:trPr>
        <w:tc>
          <w:tcPr>
            <w:tcW w:w="10207" w:type="dxa"/>
            <w:gridSpan w:val="4"/>
          </w:tcPr>
          <w:p w14:paraId="3B7565F1" w14:textId="77777777" w:rsidR="001C4123" w:rsidRPr="001C4123" w:rsidRDefault="001C4123" w:rsidP="001C4123">
            <w:pPr>
              <w:ind w:left="6809" w:firstLine="52"/>
              <w:jc w:val="both"/>
              <w:rPr>
                <w:rFonts w:eastAsia="Times New Roman"/>
                <w:lang w:val="es-CL"/>
              </w:rPr>
            </w:pPr>
            <w:r w:rsidRPr="001C4123">
              <w:rPr>
                <w:rFonts w:eastAsia="Times New Roman"/>
                <w:lang w:val="es-CL"/>
              </w:rPr>
              <w:lastRenderedPageBreak/>
              <w:t xml:space="preserve">- Mantener la cabeza del estudiante ligeramente levantado para disminuir sus sentimientos de indefensión. </w:t>
            </w:r>
          </w:p>
          <w:p w14:paraId="21D4943C" w14:textId="77777777" w:rsidR="001C4123" w:rsidRPr="001C4123" w:rsidRDefault="001C4123" w:rsidP="001C4123">
            <w:pPr>
              <w:ind w:left="6809" w:firstLine="52"/>
              <w:jc w:val="both"/>
              <w:rPr>
                <w:rFonts w:eastAsia="Times New Roman"/>
              </w:rPr>
            </w:pPr>
            <w:r w:rsidRPr="001C4123">
              <w:rPr>
                <w:rFonts w:eastAsia="Times New Roman"/>
              </w:rPr>
              <w:t xml:space="preserve">En </w:t>
            </w:r>
            <w:proofErr w:type="spellStart"/>
            <w:r w:rsidRPr="001C4123">
              <w:rPr>
                <w:rFonts w:eastAsia="Times New Roman"/>
              </w:rPr>
              <w:t>una</w:t>
            </w:r>
            <w:proofErr w:type="spellEnd"/>
            <w:r w:rsidRPr="001C4123">
              <w:rPr>
                <w:rFonts w:eastAsia="Times New Roman"/>
              </w:rPr>
              <w:t xml:space="preserve"> </w:t>
            </w:r>
            <w:proofErr w:type="spellStart"/>
            <w:r w:rsidRPr="001C4123">
              <w:rPr>
                <w:rFonts w:eastAsia="Times New Roman"/>
              </w:rPr>
              <w:t>primera</w:t>
            </w:r>
            <w:proofErr w:type="spellEnd"/>
            <w:r w:rsidRPr="001C4123">
              <w:rPr>
                <w:rFonts w:eastAsia="Times New Roman"/>
              </w:rPr>
              <w:t xml:space="preserve"> </w:t>
            </w:r>
            <w:proofErr w:type="spellStart"/>
            <w:r w:rsidRPr="001C4123">
              <w:rPr>
                <w:rFonts w:eastAsia="Times New Roman"/>
              </w:rPr>
              <w:t>instancia</w:t>
            </w:r>
            <w:proofErr w:type="spellEnd"/>
            <w:r w:rsidRPr="001C4123">
              <w:rPr>
                <w:rFonts w:eastAsia="Times New Roman"/>
              </w:rPr>
              <w:t xml:space="preserve"> se sentará al estudiante con la ayuda de una encargada, si no es efectivo esta técnica se tumbará al estudiante decúbito supino/prono. </w:t>
            </w:r>
          </w:p>
          <w:p w14:paraId="734798C9" w14:textId="77777777" w:rsidR="001C4123" w:rsidRPr="001C4123" w:rsidRDefault="001C4123" w:rsidP="001C4123">
            <w:pPr>
              <w:ind w:left="6809" w:firstLine="52"/>
              <w:jc w:val="both"/>
              <w:rPr>
                <w:rFonts w:eastAsia="Times New Roman"/>
              </w:rPr>
            </w:pPr>
            <w:r w:rsidRPr="001C4123">
              <w:rPr>
                <w:rFonts w:eastAsia="Times New Roman"/>
              </w:rPr>
              <w:t xml:space="preserve">- Se inmovilizarán los brazos y piernas para que no pueda moverse y así no hacerse daño o a terceros. </w:t>
            </w:r>
          </w:p>
          <w:p w14:paraId="1CBD52CE" w14:textId="77777777" w:rsidR="001C4123" w:rsidRPr="001C4123" w:rsidRDefault="001C4123" w:rsidP="001C4123">
            <w:pPr>
              <w:ind w:left="6809" w:firstLine="52"/>
              <w:jc w:val="both"/>
              <w:rPr>
                <w:rFonts w:eastAsia="Times New Roman"/>
                <w:b/>
              </w:rPr>
            </w:pPr>
            <w:r w:rsidRPr="001C4123">
              <w:rPr>
                <w:rFonts w:eastAsia="Times New Roman"/>
                <w:b/>
              </w:rPr>
              <w:t>5. Supresión de la contención física:</w:t>
            </w:r>
          </w:p>
          <w:p w14:paraId="261E5F03" w14:textId="77777777" w:rsidR="001C4123" w:rsidRPr="001C4123" w:rsidRDefault="001C4123" w:rsidP="001C4123">
            <w:pPr>
              <w:ind w:left="6809" w:firstLine="52"/>
              <w:jc w:val="both"/>
              <w:rPr>
                <w:rFonts w:eastAsia="Times New Roman"/>
              </w:rPr>
            </w:pPr>
            <w:r w:rsidRPr="001C4123">
              <w:rPr>
                <w:rFonts w:eastAsia="Times New Roman"/>
              </w:rPr>
              <w:t xml:space="preserve"> - La supresión del episodio restrictivo tendrá lugar tras la valoración conjunta de los encargados que intervienen con el estudiante. </w:t>
            </w:r>
          </w:p>
          <w:p w14:paraId="762FB613" w14:textId="77777777" w:rsidR="001C4123" w:rsidRPr="001C4123" w:rsidRDefault="001C4123" w:rsidP="001C4123">
            <w:pPr>
              <w:ind w:left="6809" w:firstLine="52"/>
              <w:jc w:val="both"/>
              <w:rPr>
                <w:rFonts w:eastAsia="Times New Roman"/>
              </w:rPr>
            </w:pPr>
            <w:r w:rsidRPr="001C4123">
              <w:rPr>
                <w:rFonts w:eastAsia="Times New Roman"/>
              </w:rPr>
              <w:t xml:space="preserve">- Se hará de forma progresiva a medida que aumente el autocontrol. </w:t>
            </w:r>
          </w:p>
          <w:p w14:paraId="1F68FBC1" w14:textId="77777777" w:rsidR="001C4123" w:rsidRPr="001C4123" w:rsidRDefault="001C4123" w:rsidP="001C4123">
            <w:pPr>
              <w:ind w:left="6809" w:firstLine="52"/>
              <w:jc w:val="both"/>
              <w:rPr>
                <w:rFonts w:eastAsia="Times New Roman"/>
              </w:rPr>
            </w:pPr>
            <w:r w:rsidRPr="001C4123">
              <w:rPr>
                <w:rFonts w:eastAsia="Times New Roman"/>
              </w:rPr>
              <w:t>- La supresión se debe hacer con la presencia de los encargados que han intervenido.</w:t>
            </w:r>
          </w:p>
          <w:p w14:paraId="198ED08A" w14:textId="77777777" w:rsidR="001C4123" w:rsidRDefault="001C4123" w:rsidP="001C4123">
            <w:pPr>
              <w:ind w:left="6809" w:firstLine="52"/>
              <w:jc w:val="both"/>
              <w:rPr>
                <w:rFonts w:eastAsia="Times New Roman"/>
              </w:rPr>
            </w:pPr>
            <w:r w:rsidRPr="001C4123">
              <w:rPr>
                <w:rFonts w:eastAsia="Times New Roman"/>
              </w:rPr>
              <w:t xml:space="preserve">- Se anotará la fecha y la hora en el que se ha suprimido la contención física, al igual que </w:t>
            </w:r>
            <w:proofErr w:type="spellStart"/>
            <w:r w:rsidRPr="001C4123">
              <w:rPr>
                <w:rFonts w:eastAsia="Times New Roman"/>
              </w:rPr>
              <w:t>el</w:t>
            </w:r>
            <w:proofErr w:type="spellEnd"/>
            <w:r w:rsidRPr="001C4123">
              <w:rPr>
                <w:rFonts w:eastAsia="Times New Roman"/>
              </w:rPr>
              <w:t xml:space="preserve"> </w:t>
            </w:r>
            <w:proofErr w:type="spellStart"/>
            <w:r w:rsidRPr="001C4123">
              <w:rPr>
                <w:rFonts w:eastAsia="Times New Roman"/>
              </w:rPr>
              <w:t>inicio</w:t>
            </w:r>
            <w:proofErr w:type="spellEnd"/>
            <w:r w:rsidRPr="001C4123">
              <w:rPr>
                <w:rFonts w:eastAsia="Times New Roman"/>
              </w:rPr>
              <w:t xml:space="preserve"> del </w:t>
            </w:r>
            <w:proofErr w:type="spellStart"/>
            <w:r w:rsidRPr="001C4123">
              <w:rPr>
                <w:rFonts w:eastAsia="Times New Roman"/>
              </w:rPr>
              <w:t>episodio</w:t>
            </w:r>
            <w:proofErr w:type="spellEnd"/>
            <w:r w:rsidRPr="001C4123">
              <w:rPr>
                <w:rFonts w:eastAsia="Times New Roman"/>
              </w:rPr>
              <w:t>.</w:t>
            </w:r>
          </w:p>
          <w:p w14:paraId="20308727" w14:textId="77777777" w:rsidR="001C4123" w:rsidRPr="001C4123" w:rsidRDefault="001C4123" w:rsidP="001C4123">
            <w:pPr>
              <w:pStyle w:val="Normal1"/>
              <w:ind w:left="6809"/>
              <w:jc w:val="both"/>
              <w:rPr>
                <w:lang w:val="es-CL"/>
              </w:rPr>
            </w:pPr>
            <w:r w:rsidRPr="001C4123">
              <w:rPr>
                <w:lang w:val="es-CL"/>
              </w:rPr>
              <w:t>Frente a las conductas que persistan se realizará reunión con el quipo PIE + Profesor jefe, para evaluar acciones e intervenciones a realizar (por ejemplo; derivaciones a especialistas externos, uso de fármacos, etc.).</w:t>
            </w:r>
          </w:p>
          <w:p w14:paraId="383FAEF5" w14:textId="77777777" w:rsidR="009558A0" w:rsidRDefault="001C4123" w:rsidP="001C4123">
            <w:pPr>
              <w:pStyle w:val="Normal1"/>
              <w:ind w:left="6809"/>
              <w:jc w:val="both"/>
              <w:rPr>
                <w:lang w:val="es-CL"/>
              </w:rPr>
            </w:pPr>
            <w:r w:rsidRPr="001C4123">
              <w:rPr>
                <w:lang w:val="es-CL"/>
              </w:rPr>
              <w:t xml:space="preserve">En caso de que la conducta persista (Desregulaciones conductuales), se derivará a inspectoría para aplicar el reglamento interno del establecimiento. </w:t>
            </w:r>
          </w:p>
          <w:p w14:paraId="00BDA21D" w14:textId="6AEA4400" w:rsidR="001C4123" w:rsidRPr="009558A0" w:rsidRDefault="009558A0" w:rsidP="001C4123">
            <w:pPr>
              <w:pStyle w:val="Normal1"/>
              <w:ind w:left="6809"/>
              <w:jc w:val="both"/>
              <w:rPr>
                <w:lang w:val="es-CL"/>
              </w:rPr>
            </w:pPr>
            <w:r w:rsidRPr="009558A0">
              <w:rPr>
                <w:b/>
                <w:i/>
                <w:lang w:val="es-CL"/>
              </w:rPr>
              <w:t>Activación del protocolo de accidente escolar Y/o laboral</w:t>
            </w:r>
            <w:r w:rsidRPr="009558A0">
              <w:rPr>
                <w:b/>
                <w:i/>
                <w:shd w:val="clear" w:color="auto" w:fill="FFF2CC"/>
                <w:lang w:val="es-CL"/>
              </w:rPr>
              <w:br/>
            </w:r>
            <w:r w:rsidRPr="009558A0">
              <w:rPr>
                <w:b/>
                <w:i/>
                <w:lang w:val="es-CL"/>
              </w:rPr>
              <w:t>En caso de una autoagresión y/o agresión grave</w:t>
            </w:r>
            <w:r w:rsidRPr="009558A0">
              <w:rPr>
                <w:b/>
                <w:lang w:val="es-CL"/>
              </w:rPr>
              <w:t xml:space="preserve"> donde exista riesgo físico real</w:t>
            </w:r>
            <w:r w:rsidRPr="009558A0">
              <w:rPr>
                <w:lang w:val="es-CL"/>
              </w:rPr>
              <w:t xml:space="preserve"> para el estudiante o terceros, </w:t>
            </w:r>
            <w:proofErr w:type="gramStart"/>
            <w:r w:rsidRPr="009558A0">
              <w:rPr>
                <w:lang w:val="es-CL"/>
              </w:rPr>
              <w:t>como</w:t>
            </w:r>
            <w:proofErr w:type="gramEnd"/>
            <w:r w:rsidRPr="009558A0">
              <w:rPr>
                <w:lang w:val="es-CL"/>
              </w:rPr>
              <w:t xml:space="preserve"> por ejemplo; Se provoca sangrado o hematomas visibles, golpea, lanza objetos o empuja a otros estudiantes o adultos, generando daño físico, Se desploma al suelo y se golpea la cabeza o una extremidad</w:t>
            </w:r>
          </w:p>
          <w:p w14:paraId="241DA430" w14:textId="77777777" w:rsidR="001C4123" w:rsidRPr="001C4123" w:rsidRDefault="001C4123" w:rsidP="001C4123">
            <w:pPr>
              <w:jc w:val="both"/>
              <w:rPr>
                <w:rFonts w:eastAsia="Times New Roman"/>
                <w:lang w:val="es-CL"/>
              </w:rPr>
            </w:pPr>
          </w:p>
          <w:p w14:paraId="49A393D1" w14:textId="77777777" w:rsidR="001C4123" w:rsidRPr="001C4123" w:rsidRDefault="001C4123">
            <w:pPr>
              <w:pStyle w:val="Normal1"/>
              <w:jc w:val="both"/>
              <w:rPr>
                <w:lang w:val="es-CL"/>
              </w:rPr>
            </w:pPr>
          </w:p>
        </w:tc>
      </w:tr>
      <w:tr w:rsidR="000C4D4F" w14:paraId="19BE3EB6" w14:textId="77777777">
        <w:trPr>
          <w:cantSplit/>
          <w:trHeight w:val="987"/>
          <w:tblHeader/>
        </w:trPr>
        <w:tc>
          <w:tcPr>
            <w:tcW w:w="10207" w:type="dxa"/>
            <w:gridSpan w:val="4"/>
          </w:tcPr>
          <w:sdt>
            <w:sdtPr>
              <w:tag w:val="goog_rdk_34"/>
              <w:id w:val="-1652231358"/>
            </w:sdtPr>
            <w:sdtEndPr/>
            <w:sdtContent>
              <w:sdt>
                <w:sdtPr>
                  <w:tag w:val="goog_rdk_33"/>
                  <w:id w:val="-27562616"/>
                </w:sdtPr>
                <w:sdtEndPr/>
                <w:sdtContent>
                  <w:p w14:paraId="381D2EE5" w14:textId="27538C3E" w:rsidR="000C4D4F" w:rsidRPr="001C4123" w:rsidRDefault="000C4D4F">
                    <w:pPr>
                      <w:pStyle w:val="Normal1"/>
                      <w:widowControl/>
                      <w:spacing w:after="200" w:line="276" w:lineRule="auto"/>
                      <w:jc w:val="both"/>
                      <w:rPr>
                        <w:b/>
                        <w:shd w:val="clear" w:color="auto" w:fill="FFF2CC"/>
                        <w:lang w:val="es-CL"/>
                        <w:rPrChange w:id="45" w:author="Pamela Rosas" w:date="2025-07-22T13:53:00Z">
                          <w:rPr>
                            <w:b/>
                            <w:sz w:val="22"/>
                            <w:szCs w:val="22"/>
                            <w:lang w:val="es-CL"/>
                          </w:rPr>
                        </w:rPrChange>
                      </w:rPr>
                    </w:pPr>
                    <w:proofErr w:type="gramStart"/>
                    <w:r w:rsidRPr="001C4123">
                      <w:rPr>
                        <w:b/>
                        <w:shd w:val="clear" w:color="auto" w:fill="FFFFFF" w:themeFill="background1"/>
                        <w:lang w:val="es-CL"/>
                        <w:rPrChange w:id="46" w:author="Pamela Rosas" w:date="2025-07-22T13:53:00Z">
                          <w:rPr>
                            <w:b/>
                          </w:rPr>
                        </w:rPrChange>
                      </w:rPr>
                      <w:t>Post-Crisis</w:t>
                    </w:r>
                    <w:proofErr w:type="gramEnd"/>
                    <w:r w:rsidRPr="001C4123">
                      <w:rPr>
                        <w:b/>
                        <w:shd w:val="clear" w:color="auto" w:fill="FFFFFF" w:themeFill="background1"/>
                        <w:lang w:val="es-CL"/>
                        <w:rPrChange w:id="47" w:author="Pamela Rosas" w:date="2025-07-22T13:53:00Z">
                          <w:rPr>
                            <w:b/>
                          </w:rPr>
                        </w:rPrChange>
                      </w:rPr>
                      <w:t xml:space="preserve"> y Seguimiento</w:t>
                    </w:r>
                  </w:p>
                </w:sdtContent>
              </w:sdt>
            </w:sdtContent>
          </w:sdt>
          <w:sdt>
            <w:sdtPr>
              <w:tag w:val="goog_rdk_37"/>
              <w:id w:val="-1409316418"/>
            </w:sdtPr>
            <w:sdtEndPr/>
            <w:sdtContent>
              <w:p w14:paraId="529CCBD3" w14:textId="77777777" w:rsidR="000C4D4F" w:rsidRPr="001C4123" w:rsidRDefault="006F2F48" w:rsidP="001C4123">
                <w:pPr>
                  <w:pStyle w:val="Normal1"/>
                  <w:widowControl/>
                  <w:pBdr>
                    <w:top w:val="nil"/>
                    <w:left w:val="nil"/>
                    <w:bottom w:val="nil"/>
                    <w:right w:val="nil"/>
                    <w:between w:val="nil"/>
                  </w:pBdr>
                  <w:shd w:val="clear" w:color="auto" w:fill="FFFFFF" w:themeFill="background1"/>
                  <w:spacing w:after="200"/>
                  <w:rPr>
                    <w:color w:val="000000"/>
                    <w:sz w:val="24"/>
                    <w:szCs w:val="24"/>
                    <w:shd w:val="clear" w:color="auto" w:fill="FFF2CC"/>
                    <w:lang w:val="es-CL"/>
                    <w:rPrChange w:id="48" w:author="Pamela Rosas" w:date="2025-07-22T13:53:00Z">
                      <w:rPr>
                        <w:color w:val="000000"/>
                        <w:sz w:val="24"/>
                        <w:szCs w:val="24"/>
                        <w:lang w:val="es-CL"/>
                      </w:rPr>
                    </w:rPrChange>
                  </w:rPr>
                </w:pPr>
                <w:sdt>
                  <w:sdtPr>
                    <w:tag w:val="goog_rdk_35"/>
                    <w:id w:val="-1516014556"/>
                  </w:sdtPr>
                  <w:sdtEndPr/>
                  <w:sdtContent>
                    <w:r w:rsidR="000C4D4F" w:rsidRPr="001C4123">
                      <w:rPr>
                        <w:b/>
                        <w:color w:val="000000"/>
                        <w:sz w:val="24"/>
                        <w:szCs w:val="24"/>
                        <w:shd w:val="clear" w:color="auto" w:fill="FFFFFF" w:themeFill="background1"/>
                        <w:lang w:val="es-CL"/>
                        <w:rPrChange w:id="49" w:author="Pamela Rosas" w:date="2025-07-22T13:53:00Z">
                          <w:rPr>
                            <w:b/>
                            <w:color w:val="000000"/>
                            <w:sz w:val="24"/>
                            <w:szCs w:val="24"/>
                          </w:rPr>
                        </w:rPrChange>
                      </w:rPr>
                      <w:t>Acompañamiento y Reincorporación (o Salida del Establecimiento)</w:t>
                    </w:r>
                  </w:sdtContent>
                </w:sdt>
                <w:sdt>
                  <w:sdtPr>
                    <w:tag w:val="goog_rdk_36"/>
                    <w:id w:val="-1695954963"/>
                  </w:sdtPr>
                  <w:sdtEndPr/>
                  <w:sdtContent/>
                </w:sdt>
              </w:p>
            </w:sdtContent>
          </w:sdt>
          <w:sdt>
            <w:sdtPr>
              <w:tag w:val="goog_rdk_40"/>
              <w:id w:val="109207830"/>
            </w:sdtPr>
            <w:sdtEndPr/>
            <w:sdtContent>
              <w:p w14:paraId="6444462D" w14:textId="77777777" w:rsidR="000C4D4F" w:rsidRPr="001C4123" w:rsidRDefault="006F2F48">
                <w:pPr>
                  <w:pStyle w:val="Normal1"/>
                  <w:widowControl/>
                  <w:numPr>
                    <w:ilvl w:val="1"/>
                    <w:numId w:val="89"/>
                  </w:numPr>
                  <w:pBdr>
                    <w:top w:val="nil"/>
                    <w:left w:val="nil"/>
                    <w:bottom w:val="nil"/>
                    <w:right w:val="nil"/>
                    <w:between w:val="nil"/>
                  </w:pBdr>
                  <w:spacing w:after="200"/>
                  <w:rPr>
                    <w:color w:val="000000"/>
                    <w:sz w:val="24"/>
                    <w:szCs w:val="24"/>
                    <w:shd w:val="clear" w:color="auto" w:fill="FFF2CC"/>
                    <w:lang w:val="es-CL"/>
                    <w:rPrChange w:id="50" w:author="Pamela Rosas" w:date="2025-07-22T13:52:00Z">
                      <w:rPr>
                        <w:color w:val="000000"/>
                        <w:sz w:val="24"/>
                        <w:szCs w:val="24"/>
                        <w:lang w:val="es-CL"/>
                      </w:rPr>
                    </w:rPrChange>
                  </w:rPr>
                </w:pPr>
                <w:sdt>
                  <w:sdtPr>
                    <w:tag w:val="goog_rdk_38"/>
                    <w:id w:val="1663527437"/>
                  </w:sdtPr>
                  <w:sdtEndPr/>
                  <w:sdtContent>
                    <w:r w:rsidR="000C4D4F" w:rsidRPr="001C4123">
                      <w:rPr>
                        <w:b/>
                        <w:color w:val="000000"/>
                        <w:sz w:val="24"/>
                        <w:szCs w:val="24"/>
                        <w:shd w:val="clear" w:color="auto" w:fill="FFFFFF" w:themeFill="background1"/>
                        <w:lang w:val="es-CL"/>
                        <w:rPrChange w:id="51" w:author="Pamela Rosas" w:date="2025-07-22T13:53:00Z">
                          <w:rPr>
                            <w:b/>
                            <w:color w:val="000000"/>
                            <w:sz w:val="24"/>
                            <w:szCs w:val="24"/>
                          </w:rPr>
                        </w:rPrChange>
                      </w:rPr>
                      <w:t>Descripción:</w:t>
                    </w:r>
                  </w:sdtContent>
                </w:sdt>
                <w:sdt>
                  <w:sdtPr>
                    <w:tag w:val="goog_rdk_39"/>
                    <w:id w:val="-435150727"/>
                  </w:sdtPr>
                  <w:sdtEndPr/>
                  <w:sdtContent>
                    <w:r w:rsidR="000C4D4F" w:rsidRPr="001C4123">
                      <w:rPr>
                        <w:color w:val="000000"/>
                        <w:sz w:val="24"/>
                        <w:szCs w:val="24"/>
                        <w:shd w:val="clear" w:color="auto" w:fill="FFFFFF" w:themeFill="background1"/>
                        <w:lang w:val="es-CL"/>
                        <w:rPrChange w:id="52" w:author="Pamela Rosas" w:date="2025-07-22T13:53:00Z">
                          <w:rPr>
                            <w:color w:val="000000"/>
                            <w:sz w:val="24"/>
                            <w:szCs w:val="24"/>
                          </w:rPr>
                        </w:rPrChange>
                      </w:rPr>
                      <w:t xml:space="preserve"> Una vez que el estudiante se ha regulado (con o sin la presencia del apoderado), se le acompaña a un espacio tranquilo para su recuperación. Se evalúa su estado para determinar si puede reincorporarse a las actividades escolares o si es necesario que el apoderado lo retire del establecimiento.</w:t>
                    </w:r>
                  </w:sdtContent>
                </w:sdt>
              </w:p>
            </w:sdtContent>
          </w:sdt>
          <w:sdt>
            <w:sdtPr>
              <w:tag w:val="goog_rdk_43"/>
              <w:id w:val="1647842317"/>
            </w:sdtPr>
            <w:sdtEndPr/>
            <w:sdtContent>
              <w:p w14:paraId="2A451519" w14:textId="77777777" w:rsidR="000C4D4F" w:rsidRPr="001C4123" w:rsidRDefault="006F2F48" w:rsidP="001C4123">
                <w:pPr>
                  <w:pStyle w:val="Normal1"/>
                  <w:widowControl/>
                  <w:pBdr>
                    <w:top w:val="nil"/>
                    <w:left w:val="nil"/>
                    <w:bottom w:val="nil"/>
                    <w:right w:val="nil"/>
                    <w:between w:val="nil"/>
                  </w:pBdr>
                  <w:shd w:val="clear" w:color="auto" w:fill="FFFFFF" w:themeFill="background1"/>
                  <w:spacing w:after="200"/>
                  <w:ind w:left="1440"/>
                  <w:rPr>
                    <w:color w:val="000000"/>
                    <w:sz w:val="24"/>
                    <w:szCs w:val="24"/>
                    <w:shd w:val="clear" w:color="auto" w:fill="FFF2CC"/>
                    <w:lang w:val="es-CL"/>
                    <w:rPrChange w:id="53" w:author="Pamela Rosas" w:date="2025-07-22T13:53:00Z">
                      <w:rPr>
                        <w:color w:val="000000"/>
                        <w:sz w:val="24"/>
                        <w:szCs w:val="24"/>
                        <w:lang w:val="es-CL"/>
                      </w:rPr>
                    </w:rPrChange>
                  </w:rPr>
                </w:pPr>
                <w:sdt>
                  <w:sdtPr>
                    <w:tag w:val="goog_rdk_41"/>
                    <w:id w:val="772011478"/>
                  </w:sdtPr>
                  <w:sdtEndPr/>
                  <w:sdtContent>
                    <w:r w:rsidR="000C4D4F" w:rsidRPr="001C4123">
                      <w:rPr>
                        <w:b/>
                        <w:color w:val="000000"/>
                        <w:sz w:val="24"/>
                        <w:szCs w:val="24"/>
                        <w:shd w:val="clear" w:color="auto" w:fill="FFFFFF" w:themeFill="background1"/>
                        <w:lang w:val="es-CL"/>
                        <w:rPrChange w:id="54" w:author="Pamela Rosas" w:date="2025-07-22T13:53:00Z">
                          <w:rPr>
                            <w:b/>
                            <w:color w:val="000000"/>
                            <w:sz w:val="24"/>
                            <w:szCs w:val="24"/>
                          </w:rPr>
                        </w:rPrChange>
                      </w:rPr>
                      <w:t>Responsable:</w:t>
                    </w:r>
                  </w:sdtContent>
                </w:sdt>
                <w:sdt>
                  <w:sdtPr>
                    <w:tag w:val="goog_rdk_42"/>
                    <w:id w:val="-1677482938"/>
                  </w:sdtPr>
                  <w:sdtEndPr/>
                  <w:sdtContent>
                    <w:r w:rsidR="000C4D4F" w:rsidRPr="001C4123">
                      <w:rPr>
                        <w:color w:val="000000"/>
                        <w:sz w:val="24"/>
                        <w:szCs w:val="24"/>
                        <w:shd w:val="clear" w:color="auto" w:fill="FFF2CC"/>
                        <w:lang w:val="es-CL"/>
                        <w:rPrChange w:id="55" w:author="Pamela Rosas" w:date="2025-07-22T13:53:00Z">
                          <w:rPr>
                            <w:color w:val="000000"/>
                            <w:sz w:val="24"/>
                            <w:szCs w:val="24"/>
                          </w:rPr>
                        </w:rPrChange>
                      </w:rPr>
                      <w:t xml:space="preserve"> </w:t>
                    </w:r>
                    <w:r w:rsidR="000C4D4F" w:rsidRPr="001C4123">
                      <w:rPr>
                        <w:color w:val="000000"/>
                        <w:sz w:val="24"/>
                        <w:szCs w:val="24"/>
                        <w:shd w:val="clear" w:color="auto" w:fill="FFFFFF" w:themeFill="background1"/>
                        <w:lang w:val="es-CL"/>
                        <w:rPrChange w:id="56" w:author="Pamela Rosas" w:date="2025-07-22T13:53:00Z">
                          <w:rPr>
                            <w:color w:val="000000"/>
                            <w:sz w:val="24"/>
                            <w:szCs w:val="24"/>
                          </w:rPr>
                        </w:rPrChange>
                      </w:rPr>
                      <w:t>Equipo de Convivencia Escolar o PIE / Apoderado (si está presente).</w:t>
                    </w:r>
                  </w:sdtContent>
                </w:sdt>
              </w:p>
            </w:sdtContent>
          </w:sdt>
          <w:sdt>
            <w:sdtPr>
              <w:tag w:val="goog_rdk_48"/>
              <w:id w:val="-1791386040"/>
            </w:sdtPr>
            <w:sdtEndPr/>
            <w:sdtContent>
              <w:p w14:paraId="37473760" w14:textId="77777777" w:rsidR="000C4D4F" w:rsidRPr="001C4123" w:rsidRDefault="006F2F48" w:rsidP="001C4123">
                <w:pPr>
                  <w:pStyle w:val="Normal1"/>
                  <w:widowControl/>
                  <w:pBdr>
                    <w:top w:val="nil"/>
                    <w:left w:val="nil"/>
                    <w:bottom w:val="nil"/>
                    <w:right w:val="nil"/>
                    <w:between w:val="nil"/>
                  </w:pBdr>
                  <w:shd w:val="clear" w:color="auto" w:fill="FFFFFF" w:themeFill="background1"/>
                  <w:spacing w:after="200"/>
                  <w:ind w:left="1440"/>
                  <w:rPr>
                    <w:color w:val="000000"/>
                    <w:sz w:val="24"/>
                    <w:szCs w:val="24"/>
                    <w:shd w:val="clear" w:color="auto" w:fill="FFF2CC"/>
                    <w:lang w:val="es-CL"/>
                    <w:rPrChange w:id="57" w:author="Pamela Rosas" w:date="2025-07-22T13:53:00Z">
                      <w:rPr>
                        <w:color w:val="000000"/>
                        <w:sz w:val="24"/>
                        <w:szCs w:val="24"/>
                        <w:lang w:val="es-CL"/>
                      </w:rPr>
                    </w:rPrChange>
                  </w:rPr>
                </w:pPr>
                <w:sdt>
                  <w:sdtPr>
                    <w:tag w:val="goog_rdk_44"/>
                    <w:id w:val="-2136576111"/>
                  </w:sdtPr>
                  <w:sdtEndPr/>
                  <w:sdtContent>
                    <w:r w:rsidR="000C4D4F" w:rsidRPr="001C4123">
                      <w:rPr>
                        <w:b/>
                        <w:color w:val="000000"/>
                        <w:sz w:val="24"/>
                        <w:szCs w:val="24"/>
                        <w:shd w:val="clear" w:color="auto" w:fill="FFFFFF" w:themeFill="background1"/>
                        <w:lang w:val="es-CL"/>
                        <w:rPrChange w:id="58" w:author="Pamela Rosas" w:date="2025-07-22T13:53:00Z">
                          <w:rPr>
                            <w:b/>
                            <w:color w:val="000000"/>
                            <w:sz w:val="24"/>
                            <w:szCs w:val="24"/>
                          </w:rPr>
                        </w:rPrChange>
                      </w:rPr>
                      <w:t>Plazo:</w:t>
                    </w:r>
                  </w:sdtContent>
                </w:sdt>
                <w:sdt>
                  <w:sdtPr>
                    <w:tag w:val="goog_rdk_45"/>
                    <w:id w:val="-188345430"/>
                  </w:sdtPr>
                  <w:sdtEndPr/>
                  <w:sdtContent>
                    <w:r w:rsidR="000C4D4F" w:rsidRPr="001C4123">
                      <w:rPr>
                        <w:color w:val="000000"/>
                        <w:sz w:val="24"/>
                        <w:szCs w:val="24"/>
                        <w:shd w:val="clear" w:color="auto" w:fill="FFFFFF" w:themeFill="background1"/>
                        <w:lang w:val="es-CL"/>
                        <w:rPrChange w:id="59" w:author="Pamela Rosas" w:date="2025-07-22T13:53:00Z">
                          <w:rPr>
                            <w:color w:val="000000"/>
                            <w:sz w:val="24"/>
                            <w:szCs w:val="24"/>
                          </w:rPr>
                        </w:rPrChange>
                      </w:rPr>
                      <w:t xml:space="preserve"> </w:t>
                    </w:r>
                  </w:sdtContent>
                </w:sdt>
                <w:sdt>
                  <w:sdtPr>
                    <w:tag w:val="goog_rdk_46"/>
                    <w:id w:val="-825534216"/>
                  </w:sdtPr>
                  <w:sdtEndPr/>
                  <w:sdtContent>
                    <w:r w:rsidR="000C4D4F" w:rsidRPr="001C4123">
                      <w:rPr>
                        <w:b/>
                        <w:color w:val="000000"/>
                        <w:sz w:val="24"/>
                        <w:szCs w:val="24"/>
                        <w:shd w:val="clear" w:color="auto" w:fill="FFFFFF" w:themeFill="background1"/>
                        <w:lang w:val="es-CL"/>
                        <w:rPrChange w:id="60" w:author="Pamela Rosas" w:date="2025-07-22T13:53:00Z">
                          <w:rPr>
                            <w:b/>
                            <w:color w:val="000000"/>
                            <w:sz w:val="24"/>
                            <w:szCs w:val="24"/>
                          </w:rPr>
                        </w:rPrChange>
                      </w:rPr>
                      <w:t>Continuo</w:t>
                    </w:r>
                  </w:sdtContent>
                </w:sdt>
                <w:sdt>
                  <w:sdtPr>
                    <w:tag w:val="goog_rdk_47"/>
                    <w:id w:val="2082174121"/>
                  </w:sdtPr>
                  <w:sdtEndPr/>
                  <w:sdtContent>
                    <w:r w:rsidR="000C4D4F" w:rsidRPr="001C4123">
                      <w:rPr>
                        <w:color w:val="000000"/>
                        <w:sz w:val="24"/>
                        <w:szCs w:val="24"/>
                        <w:shd w:val="clear" w:color="auto" w:fill="FFFFFF" w:themeFill="background1"/>
                        <w:lang w:val="es-CL"/>
                        <w:rPrChange w:id="61" w:author="Pamela Rosas" w:date="2025-07-22T13:53:00Z">
                          <w:rPr>
                            <w:color w:val="000000"/>
                            <w:sz w:val="24"/>
                            <w:szCs w:val="24"/>
                          </w:rPr>
                        </w:rPrChange>
                      </w:rPr>
                      <w:t xml:space="preserve"> hasta la estabilización o retiro del estudiante.</w:t>
                    </w:r>
                  </w:sdtContent>
                </w:sdt>
              </w:p>
            </w:sdtContent>
          </w:sdt>
          <w:sdt>
            <w:sdtPr>
              <w:tag w:val="goog_rdk_51"/>
              <w:id w:val="-2121310155"/>
            </w:sdtPr>
            <w:sdtEndPr/>
            <w:sdtContent>
              <w:p w14:paraId="422428CE" w14:textId="77777777" w:rsidR="000C4D4F" w:rsidRPr="001C4123" w:rsidRDefault="006F2F48">
                <w:pPr>
                  <w:pStyle w:val="Normal1"/>
                  <w:widowControl/>
                  <w:pBdr>
                    <w:top w:val="nil"/>
                    <w:left w:val="nil"/>
                    <w:bottom w:val="nil"/>
                    <w:right w:val="nil"/>
                    <w:between w:val="nil"/>
                  </w:pBdr>
                  <w:spacing w:after="200"/>
                  <w:ind w:left="1440"/>
                  <w:rPr>
                    <w:color w:val="000000"/>
                    <w:sz w:val="24"/>
                    <w:szCs w:val="24"/>
                    <w:shd w:val="clear" w:color="auto" w:fill="FFF2CC"/>
                    <w:lang w:val="es-CL"/>
                    <w:rPrChange w:id="62" w:author="Pamela Rosas" w:date="2025-07-22T13:53:00Z">
                      <w:rPr>
                        <w:color w:val="000000"/>
                        <w:sz w:val="24"/>
                        <w:szCs w:val="24"/>
                        <w:lang w:val="es-CL"/>
                      </w:rPr>
                    </w:rPrChange>
                  </w:rPr>
                </w:pPr>
                <w:sdt>
                  <w:sdtPr>
                    <w:tag w:val="goog_rdk_49"/>
                    <w:id w:val="453910145"/>
                  </w:sdtPr>
                  <w:sdtEndPr/>
                  <w:sdtContent>
                    <w:r w:rsidR="000C4D4F" w:rsidRPr="001C4123">
                      <w:rPr>
                        <w:b/>
                        <w:color w:val="000000"/>
                        <w:sz w:val="24"/>
                        <w:szCs w:val="24"/>
                        <w:shd w:val="clear" w:color="auto" w:fill="FFFFFF" w:themeFill="background1"/>
                        <w:lang w:val="es-CL"/>
                        <w:rPrChange w:id="63" w:author="Pamela Rosas" w:date="2025-07-22T13:53:00Z">
                          <w:rPr>
                            <w:b/>
                            <w:color w:val="000000"/>
                            <w:sz w:val="24"/>
                            <w:szCs w:val="24"/>
                          </w:rPr>
                        </w:rPrChange>
                      </w:rPr>
                      <w:t>Registro de la Situación</w:t>
                    </w:r>
                  </w:sdtContent>
                </w:sdt>
                <w:sdt>
                  <w:sdtPr>
                    <w:tag w:val="goog_rdk_50"/>
                    <w:id w:val="-871178082"/>
                  </w:sdtPr>
                  <w:sdtEndPr/>
                  <w:sdtContent/>
                </w:sdt>
              </w:p>
            </w:sdtContent>
          </w:sdt>
          <w:sdt>
            <w:sdtPr>
              <w:tag w:val="goog_rdk_54"/>
              <w:id w:val="-1870206114"/>
            </w:sdtPr>
            <w:sdtEndPr/>
            <w:sdtContent>
              <w:p w14:paraId="003E32E4" w14:textId="77777777" w:rsidR="000C4D4F" w:rsidRPr="001C4123" w:rsidRDefault="006F2F48" w:rsidP="001C4123">
                <w:pPr>
                  <w:pStyle w:val="Normal1"/>
                  <w:widowControl/>
                  <w:pBdr>
                    <w:top w:val="nil"/>
                    <w:left w:val="nil"/>
                    <w:bottom w:val="nil"/>
                    <w:right w:val="nil"/>
                    <w:between w:val="nil"/>
                  </w:pBdr>
                  <w:shd w:val="clear" w:color="auto" w:fill="FFFFFF" w:themeFill="background1"/>
                  <w:spacing w:after="200"/>
                  <w:ind w:left="1440"/>
                  <w:rPr>
                    <w:color w:val="000000"/>
                    <w:sz w:val="24"/>
                    <w:szCs w:val="24"/>
                    <w:shd w:val="clear" w:color="auto" w:fill="FFF2CC"/>
                    <w:lang w:val="es-CL"/>
                    <w:rPrChange w:id="64" w:author="Pamela Rosas" w:date="2025-07-22T13:53:00Z">
                      <w:rPr>
                        <w:color w:val="000000"/>
                        <w:sz w:val="24"/>
                        <w:szCs w:val="24"/>
                        <w:lang w:val="es-CL"/>
                      </w:rPr>
                    </w:rPrChange>
                  </w:rPr>
                </w:pPr>
                <w:sdt>
                  <w:sdtPr>
                    <w:tag w:val="goog_rdk_52"/>
                    <w:id w:val="195869257"/>
                  </w:sdtPr>
                  <w:sdtEndPr/>
                  <w:sdtContent>
                    <w:r w:rsidR="000C4D4F" w:rsidRPr="001C4123">
                      <w:rPr>
                        <w:b/>
                        <w:color w:val="000000"/>
                        <w:sz w:val="24"/>
                        <w:szCs w:val="24"/>
                        <w:shd w:val="clear" w:color="auto" w:fill="FFFFFF" w:themeFill="background1"/>
                        <w:lang w:val="es-CL"/>
                        <w:rPrChange w:id="65" w:author="Pamela Rosas" w:date="2025-07-22T13:53:00Z">
                          <w:rPr>
                            <w:b/>
                            <w:color w:val="000000"/>
                            <w:sz w:val="24"/>
                            <w:szCs w:val="24"/>
                          </w:rPr>
                        </w:rPrChange>
                      </w:rPr>
                      <w:t>Descripción</w:t>
                    </w:r>
                    <w:r w:rsidR="000C4D4F" w:rsidRPr="001C4123">
                      <w:rPr>
                        <w:b/>
                        <w:color w:val="000000"/>
                        <w:sz w:val="24"/>
                        <w:szCs w:val="24"/>
                        <w:shd w:val="clear" w:color="auto" w:fill="FFF2CC"/>
                        <w:lang w:val="es-CL"/>
                        <w:rPrChange w:id="66" w:author="Pamela Rosas" w:date="2025-07-22T13:53:00Z">
                          <w:rPr>
                            <w:b/>
                            <w:color w:val="000000"/>
                            <w:sz w:val="24"/>
                            <w:szCs w:val="24"/>
                          </w:rPr>
                        </w:rPrChange>
                      </w:rPr>
                      <w:t>:</w:t>
                    </w:r>
                  </w:sdtContent>
                </w:sdt>
                <w:sdt>
                  <w:sdtPr>
                    <w:tag w:val="goog_rdk_53"/>
                    <w:id w:val="660602035"/>
                  </w:sdtPr>
                  <w:sdtEndPr/>
                  <w:sdtContent>
                    <w:r w:rsidR="000C4D4F" w:rsidRPr="001C4123">
                      <w:rPr>
                        <w:color w:val="000000"/>
                        <w:sz w:val="24"/>
                        <w:szCs w:val="24"/>
                        <w:shd w:val="clear" w:color="auto" w:fill="FFF2CC"/>
                        <w:lang w:val="es-CL"/>
                        <w:rPrChange w:id="67" w:author="Pamela Rosas" w:date="2025-07-22T13:53:00Z">
                          <w:rPr>
                            <w:color w:val="000000"/>
                            <w:sz w:val="24"/>
                            <w:szCs w:val="24"/>
                          </w:rPr>
                        </w:rPrChange>
                      </w:rPr>
                      <w:t xml:space="preserve"> </w:t>
                    </w:r>
                    <w:r w:rsidR="000C4D4F" w:rsidRPr="001C4123">
                      <w:rPr>
                        <w:color w:val="000000"/>
                        <w:sz w:val="24"/>
                        <w:szCs w:val="24"/>
                        <w:shd w:val="clear" w:color="auto" w:fill="FFFFFF" w:themeFill="background1"/>
                        <w:lang w:val="es-CL"/>
                        <w:rPrChange w:id="68" w:author="Pamela Rosas" w:date="2025-07-22T13:53:00Z">
                          <w:rPr>
                            <w:color w:val="000000"/>
                            <w:sz w:val="24"/>
                            <w:szCs w:val="24"/>
                          </w:rPr>
                        </w:rPrChange>
                      </w:rPr>
                      <w:t>Se completa un informe detallado de la situación de crisis o desregulación, incluyendo fecha, hora, duración, estrategias utilizadas, respuesta del estudiante</w:t>
                    </w:r>
                    <w:r w:rsidR="000C4D4F" w:rsidRPr="001C4123">
                      <w:rPr>
                        <w:color w:val="000000"/>
                        <w:sz w:val="24"/>
                        <w:szCs w:val="24"/>
                        <w:shd w:val="clear" w:color="auto" w:fill="FFF2CC"/>
                        <w:lang w:val="es-CL"/>
                        <w:rPrChange w:id="69" w:author="Pamela Rosas" w:date="2025-07-22T13:53:00Z">
                          <w:rPr>
                            <w:color w:val="000000"/>
                            <w:sz w:val="24"/>
                            <w:szCs w:val="24"/>
                          </w:rPr>
                        </w:rPrChange>
                      </w:rPr>
                      <w:t xml:space="preserve">, </w:t>
                    </w:r>
                    <w:r w:rsidR="000C4D4F" w:rsidRPr="001C4123">
                      <w:rPr>
                        <w:color w:val="000000"/>
                        <w:sz w:val="24"/>
                        <w:szCs w:val="24"/>
                        <w:shd w:val="clear" w:color="auto" w:fill="FFFFFF" w:themeFill="background1"/>
                        <w:lang w:val="es-CL"/>
                        <w:rPrChange w:id="70" w:author="Pamela Rosas" w:date="2025-07-22T13:53:00Z">
                          <w:rPr>
                            <w:color w:val="000000"/>
                            <w:sz w:val="24"/>
                            <w:szCs w:val="24"/>
                          </w:rPr>
                        </w:rPrChange>
                      </w:rPr>
                      <w:t>personas involucradas y resultados</w:t>
                    </w:r>
                    <w:r w:rsidR="000C4D4F" w:rsidRPr="001C4123">
                      <w:rPr>
                        <w:color w:val="000000"/>
                        <w:sz w:val="24"/>
                        <w:szCs w:val="24"/>
                        <w:shd w:val="clear" w:color="auto" w:fill="FFF2CC"/>
                        <w:lang w:val="es-CL"/>
                        <w:rPrChange w:id="71" w:author="Pamela Rosas" w:date="2025-07-22T13:53:00Z">
                          <w:rPr>
                            <w:color w:val="000000"/>
                            <w:sz w:val="24"/>
                            <w:szCs w:val="24"/>
                          </w:rPr>
                        </w:rPrChange>
                      </w:rPr>
                      <w:t>.</w:t>
                    </w:r>
                  </w:sdtContent>
                </w:sdt>
              </w:p>
            </w:sdtContent>
          </w:sdt>
          <w:sdt>
            <w:sdtPr>
              <w:tag w:val="goog_rdk_57"/>
              <w:id w:val="-2144904339"/>
            </w:sdtPr>
            <w:sdtEndPr/>
            <w:sdtContent>
              <w:p w14:paraId="6D331650" w14:textId="77777777" w:rsidR="000C4D4F" w:rsidRPr="001C4123" w:rsidRDefault="006F2F48" w:rsidP="001C4123">
                <w:pPr>
                  <w:pStyle w:val="Normal1"/>
                  <w:widowControl/>
                  <w:pBdr>
                    <w:top w:val="nil"/>
                    <w:left w:val="nil"/>
                    <w:bottom w:val="nil"/>
                    <w:right w:val="nil"/>
                    <w:between w:val="nil"/>
                  </w:pBdr>
                  <w:shd w:val="clear" w:color="auto" w:fill="FFFFFF" w:themeFill="background1"/>
                  <w:spacing w:after="200"/>
                  <w:ind w:left="1440"/>
                  <w:rPr>
                    <w:color w:val="000000"/>
                    <w:sz w:val="24"/>
                    <w:szCs w:val="24"/>
                    <w:shd w:val="clear" w:color="auto" w:fill="FFF2CC"/>
                    <w:lang w:val="es-CL"/>
                    <w:rPrChange w:id="72" w:author="Pamela Rosas" w:date="2025-07-22T13:53:00Z">
                      <w:rPr>
                        <w:color w:val="000000"/>
                        <w:sz w:val="24"/>
                        <w:szCs w:val="24"/>
                        <w:lang w:val="es-CL"/>
                      </w:rPr>
                    </w:rPrChange>
                  </w:rPr>
                </w:pPr>
                <w:sdt>
                  <w:sdtPr>
                    <w:tag w:val="goog_rdk_55"/>
                    <w:id w:val="2101158742"/>
                  </w:sdtPr>
                  <w:sdtEndPr/>
                  <w:sdtContent>
                    <w:r w:rsidR="000C4D4F" w:rsidRPr="001C4123">
                      <w:rPr>
                        <w:b/>
                        <w:color w:val="000000"/>
                        <w:sz w:val="24"/>
                        <w:szCs w:val="24"/>
                        <w:shd w:val="clear" w:color="auto" w:fill="FFFFFF" w:themeFill="background1"/>
                        <w:lang w:val="es-CL"/>
                        <w:rPrChange w:id="73" w:author="Pamela Rosas" w:date="2025-07-22T13:53:00Z">
                          <w:rPr>
                            <w:b/>
                            <w:color w:val="000000"/>
                            <w:sz w:val="24"/>
                            <w:szCs w:val="24"/>
                          </w:rPr>
                        </w:rPrChange>
                      </w:rPr>
                      <w:t>Responsable</w:t>
                    </w:r>
                    <w:r w:rsidR="000C4D4F" w:rsidRPr="001C4123">
                      <w:rPr>
                        <w:b/>
                        <w:color w:val="000000"/>
                        <w:sz w:val="24"/>
                        <w:szCs w:val="24"/>
                        <w:shd w:val="clear" w:color="auto" w:fill="FFF2CC"/>
                        <w:lang w:val="es-CL"/>
                        <w:rPrChange w:id="74" w:author="Pamela Rosas" w:date="2025-07-22T13:53:00Z">
                          <w:rPr>
                            <w:b/>
                            <w:color w:val="000000"/>
                            <w:sz w:val="24"/>
                            <w:szCs w:val="24"/>
                          </w:rPr>
                        </w:rPrChange>
                      </w:rPr>
                      <w:t>:</w:t>
                    </w:r>
                  </w:sdtContent>
                </w:sdt>
                <w:sdt>
                  <w:sdtPr>
                    <w:tag w:val="goog_rdk_56"/>
                    <w:id w:val="130813370"/>
                  </w:sdtPr>
                  <w:sdtEndPr/>
                  <w:sdtContent>
                    <w:r w:rsidR="000C4D4F" w:rsidRPr="001C4123">
                      <w:rPr>
                        <w:color w:val="000000"/>
                        <w:sz w:val="24"/>
                        <w:szCs w:val="24"/>
                        <w:shd w:val="clear" w:color="auto" w:fill="FFFFFF" w:themeFill="background1"/>
                        <w:lang w:val="es-CL"/>
                        <w:rPrChange w:id="75" w:author="Pamela Rosas" w:date="2025-07-22T13:53:00Z">
                          <w:rPr>
                            <w:color w:val="000000"/>
                            <w:sz w:val="24"/>
                            <w:szCs w:val="24"/>
                          </w:rPr>
                        </w:rPrChange>
                      </w:rPr>
                      <w:t xml:space="preserve"> Equipo de Convivencia Escolar, Educadora diferencial </w:t>
                    </w:r>
                    <w:proofErr w:type="gramStart"/>
                    <w:r w:rsidR="000C4D4F" w:rsidRPr="001C4123">
                      <w:rPr>
                        <w:color w:val="000000"/>
                        <w:sz w:val="24"/>
                        <w:szCs w:val="24"/>
                        <w:shd w:val="clear" w:color="auto" w:fill="FFFFFF" w:themeFill="background1"/>
                        <w:lang w:val="es-CL"/>
                        <w:rPrChange w:id="76" w:author="Pamela Rosas" w:date="2025-07-22T13:53:00Z">
                          <w:rPr>
                            <w:color w:val="000000"/>
                            <w:sz w:val="24"/>
                            <w:szCs w:val="24"/>
                          </w:rPr>
                        </w:rPrChange>
                      </w:rPr>
                      <w:t>PIE  /</w:t>
                    </w:r>
                    <w:proofErr w:type="gramEnd"/>
                    <w:r w:rsidR="000C4D4F" w:rsidRPr="001C4123">
                      <w:rPr>
                        <w:color w:val="000000"/>
                        <w:sz w:val="24"/>
                        <w:szCs w:val="24"/>
                        <w:shd w:val="clear" w:color="auto" w:fill="FFFFFF" w:themeFill="background1"/>
                        <w:lang w:val="es-CL"/>
                        <w:rPrChange w:id="77" w:author="Pamela Rosas" w:date="2025-07-22T13:53:00Z">
                          <w:rPr>
                            <w:color w:val="000000"/>
                            <w:sz w:val="24"/>
                            <w:szCs w:val="24"/>
                          </w:rPr>
                        </w:rPrChange>
                      </w:rPr>
                      <w:t xml:space="preserve"> Profesor Jefe.</w:t>
                    </w:r>
                  </w:sdtContent>
                </w:sdt>
              </w:p>
            </w:sdtContent>
          </w:sdt>
          <w:sdt>
            <w:sdtPr>
              <w:tag w:val="goog_rdk_62"/>
              <w:id w:val="127390401"/>
            </w:sdtPr>
            <w:sdtEndPr/>
            <w:sdtContent>
              <w:p w14:paraId="5BEBF1D3" w14:textId="77777777" w:rsidR="000C4D4F" w:rsidRPr="001C4123" w:rsidRDefault="006F2F48" w:rsidP="001C4123">
                <w:pPr>
                  <w:pStyle w:val="Normal1"/>
                  <w:widowControl/>
                  <w:pBdr>
                    <w:top w:val="nil"/>
                    <w:left w:val="nil"/>
                    <w:bottom w:val="nil"/>
                    <w:right w:val="nil"/>
                    <w:between w:val="nil"/>
                  </w:pBdr>
                  <w:shd w:val="clear" w:color="auto" w:fill="FFFFFF" w:themeFill="background1"/>
                  <w:spacing w:after="200"/>
                  <w:ind w:left="1440"/>
                  <w:rPr>
                    <w:color w:val="000000"/>
                    <w:sz w:val="24"/>
                    <w:szCs w:val="24"/>
                    <w:shd w:val="clear" w:color="auto" w:fill="FFF2CC"/>
                    <w:lang w:val="es-CL"/>
                    <w:rPrChange w:id="78" w:author="Pamela Rosas" w:date="2025-07-22T13:53:00Z">
                      <w:rPr>
                        <w:color w:val="000000"/>
                        <w:sz w:val="24"/>
                        <w:szCs w:val="24"/>
                        <w:lang w:val="es-CL"/>
                      </w:rPr>
                    </w:rPrChange>
                  </w:rPr>
                </w:pPr>
                <w:sdt>
                  <w:sdtPr>
                    <w:tag w:val="goog_rdk_58"/>
                    <w:id w:val="339083509"/>
                  </w:sdtPr>
                  <w:sdtEndPr/>
                  <w:sdtContent>
                    <w:r w:rsidR="000C4D4F" w:rsidRPr="001C4123">
                      <w:rPr>
                        <w:b/>
                        <w:color w:val="000000"/>
                        <w:sz w:val="24"/>
                        <w:szCs w:val="24"/>
                        <w:shd w:val="clear" w:color="auto" w:fill="FFFFFF" w:themeFill="background1"/>
                        <w:lang w:val="es-CL"/>
                        <w:rPrChange w:id="79" w:author="Pamela Rosas" w:date="2025-07-22T13:53:00Z">
                          <w:rPr>
                            <w:b/>
                            <w:color w:val="000000"/>
                            <w:sz w:val="24"/>
                            <w:szCs w:val="24"/>
                          </w:rPr>
                        </w:rPrChange>
                      </w:rPr>
                      <w:t>Plazo</w:t>
                    </w:r>
                    <w:r w:rsidR="000C4D4F" w:rsidRPr="001C4123">
                      <w:rPr>
                        <w:b/>
                        <w:color w:val="000000"/>
                        <w:sz w:val="24"/>
                        <w:szCs w:val="24"/>
                        <w:shd w:val="clear" w:color="auto" w:fill="FFF2CC"/>
                        <w:lang w:val="es-CL"/>
                        <w:rPrChange w:id="80" w:author="Pamela Rosas" w:date="2025-07-22T13:53:00Z">
                          <w:rPr>
                            <w:b/>
                            <w:color w:val="000000"/>
                            <w:sz w:val="24"/>
                            <w:szCs w:val="24"/>
                          </w:rPr>
                        </w:rPrChange>
                      </w:rPr>
                      <w:t>:</w:t>
                    </w:r>
                  </w:sdtContent>
                </w:sdt>
                <w:sdt>
                  <w:sdtPr>
                    <w:tag w:val="goog_rdk_59"/>
                    <w:id w:val="182567003"/>
                  </w:sdtPr>
                  <w:sdtEndPr/>
                  <w:sdtContent>
                    <w:r w:rsidR="000C4D4F" w:rsidRPr="001C4123">
                      <w:rPr>
                        <w:color w:val="000000"/>
                        <w:sz w:val="24"/>
                        <w:szCs w:val="24"/>
                        <w:shd w:val="clear" w:color="auto" w:fill="FFF2CC"/>
                        <w:lang w:val="es-CL"/>
                        <w:rPrChange w:id="81" w:author="Pamela Rosas" w:date="2025-07-22T13:53:00Z">
                          <w:rPr>
                            <w:color w:val="000000"/>
                            <w:sz w:val="24"/>
                            <w:szCs w:val="24"/>
                          </w:rPr>
                        </w:rPrChange>
                      </w:rPr>
                      <w:t xml:space="preserve"> </w:t>
                    </w:r>
                  </w:sdtContent>
                </w:sdt>
                <w:sdt>
                  <w:sdtPr>
                    <w:tag w:val="goog_rdk_60"/>
                    <w:id w:val="51284460"/>
                  </w:sdtPr>
                  <w:sdtEndPr/>
                  <w:sdtContent>
                    <w:r w:rsidR="000C4D4F" w:rsidRPr="001C4123">
                      <w:rPr>
                        <w:b/>
                        <w:color w:val="000000"/>
                        <w:sz w:val="24"/>
                        <w:szCs w:val="24"/>
                        <w:shd w:val="clear" w:color="auto" w:fill="FFFFFF" w:themeFill="background1"/>
                        <w:lang w:val="es-CL"/>
                        <w:rPrChange w:id="82" w:author="Pamela Rosas" w:date="2025-07-22T13:53:00Z">
                          <w:rPr>
                            <w:b/>
                            <w:color w:val="000000"/>
                            <w:sz w:val="24"/>
                            <w:szCs w:val="24"/>
                          </w:rPr>
                        </w:rPrChange>
                      </w:rPr>
                      <w:t>Dentro de las 24 horas</w:t>
                    </w:r>
                  </w:sdtContent>
                </w:sdt>
                <w:sdt>
                  <w:sdtPr>
                    <w:tag w:val="goog_rdk_61"/>
                    <w:id w:val="-1260839244"/>
                  </w:sdtPr>
                  <w:sdtEndPr/>
                  <w:sdtContent>
                    <w:r w:rsidR="000C4D4F" w:rsidRPr="001C4123">
                      <w:rPr>
                        <w:color w:val="000000"/>
                        <w:sz w:val="24"/>
                        <w:szCs w:val="24"/>
                        <w:shd w:val="clear" w:color="auto" w:fill="FFF2CC"/>
                        <w:lang w:val="es-CL"/>
                        <w:rPrChange w:id="83" w:author="Pamela Rosas" w:date="2025-07-22T13:53:00Z">
                          <w:rPr>
                            <w:color w:val="000000"/>
                            <w:sz w:val="24"/>
                            <w:szCs w:val="24"/>
                          </w:rPr>
                        </w:rPrChange>
                      </w:rPr>
                      <w:t xml:space="preserve"> </w:t>
                    </w:r>
                    <w:r w:rsidR="000C4D4F" w:rsidRPr="001C4123">
                      <w:rPr>
                        <w:color w:val="000000"/>
                        <w:sz w:val="24"/>
                        <w:szCs w:val="24"/>
                        <w:shd w:val="clear" w:color="auto" w:fill="FFFFFF" w:themeFill="background1"/>
                        <w:lang w:val="es-CL"/>
                        <w:rPrChange w:id="84" w:author="Pamela Rosas" w:date="2025-07-22T13:53:00Z">
                          <w:rPr>
                            <w:color w:val="000000"/>
                            <w:sz w:val="24"/>
                            <w:szCs w:val="24"/>
                          </w:rPr>
                        </w:rPrChange>
                      </w:rPr>
                      <w:t>siguientes al incidente.</w:t>
                    </w:r>
                    <w:r w:rsidR="000C4D4F" w:rsidRPr="001C4123">
                      <w:rPr>
                        <w:color w:val="000000"/>
                        <w:sz w:val="24"/>
                        <w:szCs w:val="24"/>
                        <w:shd w:val="clear" w:color="auto" w:fill="FFF2CC"/>
                        <w:lang w:val="es-CL"/>
                        <w:rPrChange w:id="85" w:author="Pamela Rosas" w:date="2025-07-22T13:53:00Z">
                          <w:rPr>
                            <w:color w:val="000000"/>
                            <w:sz w:val="24"/>
                            <w:szCs w:val="24"/>
                          </w:rPr>
                        </w:rPrChange>
                      </w:rPr>
                      <w:br/>
                    </w:r>
                  </w:sdtContent>
                </w:sdt>
              </w:p>
            </w:sdtContent>
          </w:sdt>
          <w:sdt>
            <w:sdtPr>
              <w:tag w:val="goog_rdk_65"/>
              <w:id w:val="660873197"/>
            </w:sdtPr>
            <w:sdtEndPr/>
            <w:sdtContent>
              <w:p w14:paraId="05A91023" w14:textId="77777777" w:rsidR="000C4D4F" w:rsidRPr="001C4123" w:rsidRDefault="006F2F48">
                <w:pPr>
                  <w:pStyle w:val="Normal1"/>
                  <w:widowControl/>
                  <w:pBdr>
                    <w:top w:val="nil"/>
                    <w:left w:val="nil"/>
                    <w:bottom w:val="nil"/>
                    <w:right w:val="nil"/>
                    <w:between w:val="nil"/>
                  </w:pBdr>
                  <w:spacing w:after="200"/>
                  <w:ind w:left="720"/>
                  <w:rPr>
                    <w:color w:val="000000"/>
                    <w:sz w:val="24"/>
                    <w:szCs w:val="24"/>
                    <w:shd w:val="clear" w:color="auto" w:fill="FFF2CC"/>
                    <w:lang w:val="es-CL"/>
                    <w:rPrChange w:id="86" w:author="Pamela Rosas" w:date="2025-07-22T13:53:00Z">
                      <w:rPr>
                        <w:color w:val="000000"/>
                        <w:sz w:val="24"/>
                        <w:szCs w:val="24"/>
                        <w:lang w:val="es-CL"/>
                      </w:rPr>
                    </w:rPrChange>
                  </w:rPr>
                </w:pPr>
                <w:sdt>
                  <w:sdtPr>
                    <w:tag w:val="goog_rdk_63"/>
                    <w:id w:val="411551016"/>
                  </w:sdtPr>
                  <w:sdtEndPr/>
                  <w:sdtContent>
                    <w:r w:rsidR="000C4D4F" w:rsidRPr="001C4123">
                      <w:rPr>
                        <w:b/>
                        <w:color w:val="000000"/>
                        <w:sz w:val="24"/>
                        <w:szCs w:val="24"/>
                        <w:shd w:val="clear" w:color="auto" w:fill="FFFFFF" w:themeFill="background1"/>
                        <w:lang w:val="es-CL"/>
                        <w:rPrChange w:id="87" w:author="Pamela Rosas" w:date="2025-07-22T13:53:00Z">
                          <w:rPr>
                            <w:b/>
                            <w:color w:val="000000"/>
                            <w:sz w:val="24"/>
                            <w:szCs w:val="24"/>
                          </w:rPr>
                        </w:rPrChange>
                      </w:rPr>
                      <w:t>Análisis y Ajuste del PAEC</w:t>
                    </w:r>
                  </w:sdtContent>
                </w:sdt>
                <w:sdt>
                  <w:sdtPr>
                    <w:tag w:val="goog_rdk_64"/>
                    <w:id w:val="-1079000426"/>
                  </w:sdtPr>
                  <w:sdtEndPr/>
                  <w:sdtContent/>
                </w:sdt>
              </w:p>
            </w:sdtContent>
          </w:sdt>
          <w:sdt>
            <w:sdtPr>
              <w:tag w:val="goog_rdk_68"/>
              <w:id w:val="1981724656"/>
            </w:sdtPr>
            <w:sdtEndPr/>
            <w:sdtContent>
              <w:p w14:paraId="41DCB215" w14:textId="77777777" w:rsidR="000C4D4F" w:rsidRPr="001C4123" w:rsidRDefault="006F2F48">
                <w:pPr>
                  <w:pStyle w:val="Normal1"/>
                  <w:widowControl/>
                  <w:pBdr>
                    <w:top w:val="nil"/>
                    <w:left w:val="nil"/>
                    <w:bottom w:val="nil"/>
                    <w:right w:val="nil"/>
                    <w:between w:val="nil"/>
                  </w:pBdr>
                  <w:spacing w:after="200"/>
                  <w:ind w:left="1440"/>
                  <w:rPr>
                    <w:color w:val="000000"/>
                    <w:sz w:val="24"/>
                    <w:szCs w:val="24"/>
                    <w:shd w:val="clear" w:color="auto" w:fill="FFF2CC"/>
                    <w:lang w:val="es-CL"/>
                    <w:rPrChange w:id="88" w:author="Pamela Rosas" w:date="2025-07-22T13:53:00Z">
                      <w:rPr>
                        <w:color w:val="000000"/>
                        <w:sz w:val="24"/>
                        <w:szCs w:val="24"/>
                        <w:lang w:val="es-CL"/>
                      </w:rPr>
                    </w:rPrChange>
                  </w:rPr>
                </w:pPr>
                <w:sdt>
                  <w:sdtPr>
                    <w:tag w:val="goog_rdk_66"/>
                    <w:id w:val="708600061"/>
                  </w:sdtPr>
                  <w:sdtEndPr/>
                  <w:sdtContent>
                    <w:r w:rsidR="000C4D4F" w:rsidRPr="001C4123">
                      <w:rPr>
                        <w:b/>
                        <w:color w:val="000000"/>
                        <w:sz w:val="24"/>
                        <w:szCs w:val="24"/>
                        <w:shd w:val="clear" w:color="auto" w:fill="FFFFFF" w:themeFill="background1"/>
                        <w:lang w:val="es-CL"/>
                        <w:rPrChange w:id="89" w:author="Pamela Rosas" w:date="2025-07-22T13:53:00Z">
                          <w:rPr>
                            <w:b/>
                            <w:color w:val="000000"/>
                            <w:sz w:val="24"/>
                            <w:szCs w:val="24"/>
                          </w:rPr>
                        </w:rPrChange>
                      </w:rPr>
                      <w:t>Descripción:</w:t>
                    </w:r>
                  </w:sdtContent>
                </w:sdt>
                <w:sdt>
                  <w:sdtPr>
                    <w:tag w:val="goog_rdk_67"/>
                    <w:id w:val="1001746897"/>
                  </w:sdtPr>
                  <w:sdtEndPr/>
                  <w:sdtContent>
                    <w:r w:rsidR="000C4D4F" w:rsidRPr="001C4123">
                      <w:rPr>
                        <w:color w:val="000000"/>
                        <w:sz w:val="24"/>
                        <w:szCs w:val="24"/>
                        <w:shd w:val="clear" w:color="auto" w:fill="FFFFFF" w:themeFill="background1"/>
                        <w:lang w:val="es-CL"/>
                        <w:rPrChange w:id="90" w:author="Pamela Rosas" w:date="2025-07-22T13:53:00Z">
                          <w:rPr>
                            <w:color w:val="000000"/>
                            <w:sz w:val="24"/>
                            <w:szCs w:val="24"/>
                          </w:rPr>
                        </w:rPrChange>
                      </w:rPr>
                      <w:t xml:space="preserve"> El equipo multidisciplinario (incluyendo al apoderado) analiza el incidente para identificar posibles desencadenantes, evaluar la efectividad de las estrategias y realizar los ajustes necesarios en el PAEC del estudiante para futuras situaciones.</w:t>
                    </w:r>
                  </w:sdtContent>
                </w:sdt>
              </w:p>
            </w:sdtContent>
          </w:sdt>
          <w:sdt>
            <w:sdtPr>
              <w:tag w:val="goog_rdk_71"/>
              <w:id w:val="1724460982"/>
            </w:sdtPr>
            <w:sdtEndPr/>
            <w:sdtContent>
              <w:p w14:paraId="4AA89F47" w14:textId="77777777" w:rsidR="000C4D4F" w:rsidRPr="001C4123" w:rsidRDefault="006F2F48" w:rsidP="001C4123">
                <w:pPr>
                  <w:pStyle w:val="Normal1"/>
                  <w:widowControl/>
                  <w:pBdr>
                    <w:top w:val="nil"/>
                    <w:left w:val="nil"/>
                    <w:bottom w:val="nil"/>
                    <w:right w:val="nil"/>
                    <w:between w:val="nil"/>
                  </w:pBdr>
                  <w:shd w:val="clear" w:color="auto" w:fill="FFFFFF" w:themeFill="background1"/>
                  <w:spacing w:after="200"/>
                  <w:ind w:left="1440"/>
                  <w:rPr>
                    <w:color w:val="000000"/>
                    <w:sz w:val="24"/>
                    <w:szCs w:val="24"/>
                    <w:shd w:val="clear" w:color="auto" w:fill="FFF2CC"/>
                    <w:lang w:val="es-CL"/>
                    <w:rPrChange w:id="91" w:author="Pamela Rosas" w:date="2025-07-22T13:53:00Z">
                      <w:rPr>
                        <w:color w:val="000000"/>
                        <w:sz w:val="24"/>
                        <w:szCs w:val="24"/>
                        <w:lang w:val="es-CL"/>
                      </w:rPr>
                    </w:rPrChange>
                  </w:rPr>
                </w:pPr>
                <w:sdt>
                  <w:sdtPr>
                    <w:tag w:val="goog_rdk_69"/>
                    <w:id w:val="-225756108"/>
                  </w:sdtPr>
                  <w:sdtEndPr/>
                  <w:sdtContent>
                    <w:r w:rsidR="000C4D4F" w:rsidRPr="001C4123">
                      <w:rPr>
                        <w:b/>
                        <w:color w:val="000000"/>
                        <w:sz w:val="24"/>
                        <w:szCs w:val="24"/>
                        <w:shd w:val="clear" w:color="auto" w:fill="FFFFFF" w:themeFill="background1"/>
                        <w:lang w:val="es-CL"/>
                        <w:rPrChange w:id="92" w:author="Pamela Rosas" w:date="2025-07-22T13:53:00Z">
                          <w:rPr>
                            <w:b/>
                            <w:color w:val="000000"/>
                            <w:sz w:val="24"/>
                            <w:szCs w:val="24"/>
                          </w:rPr>
                        </w:rPrChange>
                      </w:rPr>
                      <w:t>Responsable</w:t>
                    </w:r>
                    <w:r w:rsidR="000C4D4F" w:rsidRPr="001C4123">
                      <w:rPr>
                        <w:b/>
                        <w:color w:val="000000"/>
                        <w:sz w:val="24"/>
                        <w:szCs w:val="24"/>
                        <w:shd w:val="clear" w:color="auto" w:fill="FFF2CC"/>
                        <w:lang w:val="es-CL"/>
                        <w:rPrChange w:id="93" w:author="Pamela Rosas" w:date="2025-07-22T13:53:00Z">
                          <w:rPr>
                            <w:b/>
                            <w:color w:val="000000"/>
                            <w:sz w:val="24"/>
                            <w:szCs w:val="24"/>
                          </w:rPr>
                        </w:rPrChange>
                      </w:rPr>
                      <w:t>:</w:t>
                    </w:r>
                  </w:sdtContent>
                </w:sdt>
                <w:sdt>
                  <w:sdtPr>
                    <w:tag w:val="goog_rdk_70"/>
                    <w:id w:val="-1169364413"/>
                  </w:sdtPr>
                  <w:sdtEndPr/>
                  <w:sdtContent>
                    <w:r w:rsidR="000C4D4F" w:rsidRPr="001C4123">
                      <w:rPr>
                        <w:color w:val="000000"/>
                        <w:sz w:val="24"/>
                        <w:szCs w:val="24"/>
                        <w:shd w:val="clear" w:color="auto" w:fill="FFF2CC"/>
                        <w:lang w:val="es-CL"/>
                        <w:rPrChange w:id="94" w:author="Pamela Rosas" w:date="2025-07-22T13:53:00Z">
                          <w:rPr>
                            <w:color w:val="000000"/>
                            <w:sz w:val="24"/>
                            <w:szCs w:val="24"/>
                          </w:rPr>
                        </w:rPrChange>
                      </w:rPr>
                      <w:t xml:space="preserve"> </w:t>
                    </w:r>
                    <w:r w:rsidR="000C4D4F" w:rsidRPr="001C4123">
                      <w:rPr>
                        <w:color w:val="000000"/>
                        <w:sz w:val="24"/>
                        <w:szCs w:val="24"/>
                        <w:shd w:val="clear" w:color="auto" w:fill="FFFFFF" w:themeFill="background1"/>
                        <w:lang w:val="es-CL"/>
                        <w:rPrChange w:id="95" w:author="Pamela Rosas" w:date="2025-07-22T13:53:00Z">
                          <w:rPr>
                            <w:color w:val="000000"/>
                            <w:sz w:val="24"/>
                            <w:szCs w:val="24"/>
                          </w:rPr>
                        </w:rPrChange>
                      </w:rPr>
                      <w:t>Equipo de Convivencia Escolar / Equipo PIE / Apoderados</w:t>
                    </w:r>
                    <w:r w:rsidR="000C4D4F" w:rsidRPr="001C4123">
                      <w:rPr>
                        <w:color w:val="000000"/>
                        <w:sz w:val="24"/>
                        <w:szCs w:val="24"/>
                        <w:shd w:val="clear" w:color="auto" w:fill="FFF2CC"/>
                        <w:lang w:val="es-CL"/>
                        <w:rPrChange w:id="96" w:author="Pamela Rosas" w:date="2025-07-22T13:53:00Z">
                          <w:rPr>
                            <w:color w:val="000000"/>
                            <w:sz w:val="24"/>
                            <w:szCs w:val="24"/>
                          </w:rPr>
                        </w:rPrChange>
                      </w:rPr>
                      <w:t>.</w:t>
                    </w:r>
                  </w:sdtContent>
                </w:sdt>
              </w:p>
            </w:sdtContent>
          </w:sdt>
          <w:sdt>
            <w:sdtPr>
              <w:tag w:val="goog_rdk_76"/>
              <w:id w:val="1469932829"/>
            </w:sdtPr>
            <w:sdtEndPr/>
            <w:sdtContent>
              <w:p w14:paraId="41F343DB" w14:textId="1CE81A39" w:rsidR="000C4D4F" w:rsidRPr="001C4123" w:rsidRDefault="006F2F48" w:rsidP="001C4123">
                <w:pPr>
                  <w:pStyle w:val="Normal1"/>
                  <w:widowControl/>
                  <w:pBdr>
                    <w:top w:val="nil"/>
                    <w:left w:val="nil"/>
                    <w:bottom w:val="nil"/>
                    <w:right w:val="nil"/>
                    <w:between w:val="nil"/>
                  </w:pBdr>
                  <w:shd w:val="clear" w:color="auto" w:fill="FFFFFF" w:themeFill="background1"/>
                  <w:spacing w:after="200"/>
                  <w:ind w:left="1440"/>
                  <w:rPr>
                    <w:color w:val="000000"/>
                    <w:sz w:val="24"/>
                    <w:szCs w:val="24"/>
                    <w:shd w:val="clear" w:color="auto" w:fill="FFF2CC"/>
                    <w:lang w:val="es-CL"/>
                    <w:rPrChange w:id="97" w:author="Pamela Rosas" w:date="2025-07-22T13:53:00Z">
                      <w:rPr>
                        <w:color w:val="000000"/>
                        <w:sz w:val="24"/>
                        <w:szCs w:val="24"/>
                        <w:lang w:val="es-CL"/>
                      </w:rPr>
                    </w:rPrChange>
                  </w:rPr>
                </w:pPr>
                <w:sdt>
                  <w:sdtPr>
                    <w:tag w:val="goog_rdk_72"/>
                    <w:id w:val="1149989004"/>
                  </w:sdtPr>
                  <w:sdtEndPr/>
                  <w:sdtContent>
                    <w:r w:rsidR="000C4D4F" w:rsidRPr="001C4123">
                      <w:rPr>
                        <w:b/>
                        <w:color w:val="000000"/>
                        <w:sz w:val="24"/>
                        <w:szCs w:val="24"/>
                        <w:shd w:val="clear" w:color="auto" w:fill="FFFFFF" w:themeFill="background1"/>
                        <w:lang w:val="es-CL"/>
                        <w:rPrChange w:id="98" w:author="Pamela Rosas" w:date="2025-07-22T13:53:00Z">
                          <w:rPr>
                            <w:b/>
                            <w:color w:val="000000"/>
                            <w:sz w:val="24"/>
                            <w:szCs w:val="24"/>
                          </w:rPr>
                        </w:rPrChange>
                      </w:rPr>
                      <w:t>Plazo</w:t>
                    </w:r>
                    <w:r w:rsidR="000C4D4F" w:rsidRPr="001C4123">
                      <w:rPr>
                        <w:b/>
                        <w:color w:val="000000"/>
                        <w:sz w:val="24"/>
                        <w:szCs w:val="24"/>
                        <w:shd w:val="clear" w:color="auto" w:fill="FFF2CC"/>
                        <w:lang w:val="es-CL"/>
                        <w:rPrChange w:id="99" w:author="Pamela Rosas" w:date="2025-07-22T13:53:00Z">
                          <w:rPr>
                            <w:b/>
                            <w:color w:val="000000"/>
                            <w:sz w:val="24"/>
                            <w:szCs w:val="24"/>
                          </w:rPr>
                        </w:rPrChange>
                      </w:rPr>
                      <w:t>:</w:t>
                    </w:r>
                  </w:sdtContent>
                </w:sdt>
                <w:sdt>
                  <w:sdtPr>
                    <w:tag w:val="goog_rdk_73"/>
                    <w:id w:val="587379271"/>
                  </w:sdtPr>
                  <w:sdtEndPr/>
                  <w:sdtContent>
                    <w:r w:rsidR="000C4D4F" w:rsidRPr="001C4123">
                      <w:rPr>
                        <w:color w:val="000000"/>
                        <w:sz w:val="24"/>
                        <w:szCs w:val="24"/>
                        <w:shd w:val="clear" w:color="auto" w:fill="FFF2CC"/>
                        <w:lang w:val="es-CL"/>
                        <w:rPrChange w:id="100" w:author="Pamela Rosas" w:date="2025-07-22T13:53:00Z">
                          <w:rPr>
                            <w:color w:val="000000"/>
                            <w:sz w:val="24"/>
                            <w:szCs w:val="24"/>
                          </w:rPr>
                        </w:rPrChange>
                      </w:rPr>
                      <w:t xml:space="preserve"> </w:t>
                    </w:r>
                  </w:sdtContent>
                </w:sdt>
                <w:sdt>
                  <w:sdtPr>
                    <w:tag w:val="goog_rdk_74"/>
                    <w:id w:val="2001252482"/>
                  </w:sdtPr>
                  <w:sdtEndPr/>
                  <w:sdtContent>
                    <w:r w:rsidR="000C4D4F" w:rsidRPr="001C4123">
                      <w:rPr>
                        <w:b/>
                        <w:color w:val="000000"/>
                        <w:sz w:val="24"/>
                        <w:szCs w:val="24"/>
                        <w:shd w:val="clear" w:color="auto" w:fill="FFFFFF" w:themeFill="background1"/>
                        <w:lang w:val="es-CL"/>
                        <w:rPrChange w:id="101" w:author="Pamela Rosas" w:date="2025-07-22T13:53:00Z">
                          <w:rPr>
                            <w:b/>
                            <w:color w:val="000000"/>
                            <w:sz w:val="24"/>
                            <w:szCs w:val="24"/>
                          </w:rPr>
                        </w:rPrChange>
                      </w:rPr>
                      <w:t xml:space="preserve">Dentro de los 5 días </w:t>
                    </w:r>
                    <w:proofErr w:type="spellStart"/>
                    <w:r w:rsidR="000C4D4F" w:rsidRPr="001C4123">
                      <w:rPr>
                        <w:b/>
                        <w:color w:val="000000"/>
                        <w:sz w:val="24"/>
                        <w:szCs w:val="24"/>
                        <w:shd w:val="clear" w:color="auto" w:fill="FFFFFF" w:themeFill="background1"/>
                        <w:lang w:val="es-CL"/>
                        <w:rPrChange w:id="102" w:author="Pamela Rosas" w:date="2025-07-22T13:53:00Z">
                          <w:rPr>
                            <w:b/>
                            <w:color w:val="000000"/>
                            <w:sz w:val="24"/>
                            <w:szCs w:val="24"/>
                          </w:rPr>
                        </w:rPrChange>
                      </w:rPr>
                      <w:t>hábile</w:t>
                    </w:r>
                    <w:proofErr w:type="spellEnd"/>
                    <w:r w:rsidR="001C4123" w:rsidRPr="001C4123">
                      <w:rPr>
                        <w:shd w:val="clear" w:color="auto" w:fill="FFFFFF" w:themeFill="background1"/>
                        <w:lang w:val="es-CL"/>
                      </w:rPr>
                      <w:t xml:space="preserve"> </w:t>
                    </w:r>
                    <w:sdt>
                      <w:sdtPr>
                        <w:rPr>
                          <w:shd w:val="clear" w:color="auto" w:fill="FFFFFF" w:themeFill="background1"/>
                        </w:rPr>
                        <w:tag w:val="goog_rdk_75"/>
                        <w:id w:val="1476286186"/>
                      </w:sdtPr>
                      <w:sdtContent>
                        <w:r w:rsidR="001C4123" w:rsidRPr="001C4123">
                          <w:rPr>
                            <w:color w:val="000000"/>
                            <w:sz w:val="24"/>
                            <w:szCs w:val="24"/>
                            <w:shd w:val="clear" w:color="auto" w:fill="FFFFFF" w:themeFill="background1"/>
                            <w:lang w:val="es-CL"/>
                            <w:rPrChange w:id="103" w:author="Pamela Rosas" w:date="2025-07-22T13:53:00Z">
                              <w:rPr>
                                <w:color w:val="000000"/>
                                <w:sz w:val="24"/>
                                <w:szCs w:val="24"/>
                              </w:rPr>
                            </w:rPrChange>
                          </w:rPr>
                          <w:t xml:space="preserve"> posteriores al incidente, si la situación lo amerita.</w:t>
                        </w:r>
                      </w:sdtContent>
                    </w:sdt>
                    <w:r w:rsidR="001C4123" w:rsidRPr="009558A0">
                      <w:rPr>
                        <w:b/>
                        <w:color w:val="000000"/>
                        <w:sz w:val="24"/>
                        <w:szCs w:val="24"/>
                        <w:shd w:val="clear" w:color="auto" w:fill="FFF2CC"/>
                        <w:lang w:val="es-CL"/>
                      </w:rPr>
                      <w:t xml:space="preserve"> </w:t>
                    </w:r>
                    <w:r w:rsidR="000C4D4F" w:rsidRPr="001C4123">
                      <w:rPr>
                        <w:b/>
                        <w:color w:val="000000"/>
                        <w:sz w:val="24"/>
                        <w:szCs w:val="24"/>
                        <w:shd w:val="clear" w:color="auto" w:fill="FFFFFF" w:themeFill="background1"/>
                        <w:lang w:val="es-CL"/>
                        <w:rPrChange w:id="104" w:author="Pamela Rosas" w:date="2025-07-22T13:53:00Z">
                          <w:rPr>
                            <w:b/>
                            <w:color w:val="000000"/>
                            <w:sz w:val="24"/>
                            <w:szCs w:val="24"/>
                          </w:rPr>
                        </w:rPrChange>
                      </w:rPr>
                      <w:t>s</w:t>
                    </w:r>
                  </w:sdtContent>
                </w:sdt>
              </w:p>
            </w:sdtContent>
          </w:sdt>
          <w:sdt>
            <w:sdtPr>
              <w:tag w:val="goog_rdk_79"/>
              <w:id w:val="282347005"/>
            </w:sdtPr>
            <w:sdtEndPr/>
            <w:sdtContent>
              <w:p w14:paraId="2C7EF2F7" w14:textId="77777777" w:rsidR="000C4D4F" w:rsidRPr="001C4123" w:rsidRDefault="006F2F48">
                <w:pPr>
                  <w:pStyle w:val="Normal1"/>
                  <w:widowControl/>
                  <w:pBdr>
                    <w:top w:val="nil"/>
                    <w:left w:val="nil"/>
                    <w:bottom w:val="nil"/>
                    <w:right w:val="nil"/>
                    <w:between w:val="nil"/>
                  </w:pBdr>
                  <w:spacing w:after="200"/>
                  <w:ind w:left="720"/>
                  <w:rPr>
                    <w:color w:val="000000"/>
                    <w:sz w:val="24"/>
                    <w:szCs w:val="24"/>
                    <w:shd w:val="clear" w:color="auto" w:fill="FFF2CC"/>
                    <w:lang w:val="es-CL"/>
                    <w:rPrChange w:id="105" w:author="Pamela Rosas" w:date="2025-07-22T13:53:00Z">
                      <w:rPr>
                        <w:color w:val="000000"/>
                        <w:sz w:val="24"/>
                        <w:szCs w:val="24"/>
                        <w:lang w:val="es-CL"/>
                      </w:rPr>
                    </w:rPrChange>
                  </w:rPr>
                </w:pPr>
                <w:sdt>
                  <w:sdtPr>
                    <w:tag w:val="goog_rdk_77"/>
                    <w:id w:val="2053820891"/>
                  </w:sdtPr>
                  <w:sdtEndPr/>
                  <w:sdtContent>
                    <w:r w:rsidR="000C4D4F" w:rsidRPr="001C4123">
                      <w:rPr>
                        <w:b/>
                        <w:color w:val="000000"/>
                        <w:sz w:val="24"/>
                        <w:szCs w:val="24"/>
                        <w:shd w:val="clear" w:color="auto" w:fill="FFFFFF" w:themeFill="background1"/>
                        <w:lang w:val="es-CL"/>
                        <w:rPrChange w:id="106" w:author="Pamela Rosas" w:date="2025-07-22T13:53:00Z">
                          <w:rPr>
                            <w:b/>
                            <w:color w:val="000000"/>
                            <w:sz w:val="24"/>
                            <w:szCs w:val="24"/>
                          </w:rPr>
                        </w:rPrChange>
                      </w:rPr>
                      <w:t>Comunicación y Coordinación con el Apoderado (si no estuvo presente</w:t>
                    </w:r>
                    <w:r w:rsidR="000C4D4F" w:rsidRPr="001C4123">
                      <w:rPr>
                        <w:b/>
                        <w:color w:val="000000"/>
                        <w:sz w:val="24"/>
                        <w:szCs w:val="24"/>
                        <w:shd w:val="clear" w:color="auto" w:fill="FFF2CC"/>
                        <w:lang w:val="es-CL"/>
                        <w:rPrChange w:id="107" w:author="Pamela Rosas" w:date="2025-07-22T13:53:00Z">
                          <w:rPr>
                            <w:b/>
                            <w:color w:val="000000"/>
                            <w:sz w:val="24"/>
                            <w:szCs w:val="24"/>
                          </w:rPr>
                        </w:rPrChange>
                      </w:rPr>
                      <w:t>)</w:t>
                    </w:r>
                  </w:sdtContent>
                </w:sdt>
                <w:sdt>
                  <w:sdtPr>
                    <w:tag w:val="goog_rdk_78"/>
                    <w:id w:val="-710440613"/>
                  </w:sdtPr>
                  <w:sdtEndPr/>
                  <w:sdtContent/>
                </w:sdt>
              </w:p>
            </w:sdtContent>
          </w:sdt>
          <w:sdt>
            <w:sdtPr>
              <w:tag w:val="goog_rdk_82"/>
              <w:id w:val="1280066088"/>
            </w:sdtPr>
            <w:sdtEndPr/>
            <w:sdtContent>
              <w:p w14:paraId="1D3BAF5F" w14:textId="77777777" w:rsidR="000C4D4F" w:rsidRPr="001C4123" w:rsidRDefault="006F2F48" w:rsidP="001C4123">
                <w:pPr>
                  <w:pStyle w:val="Normal1"/>
                  <w:widowControl/>
                  <w:pBdr>
                    <w:top w:val="nil"/>
                    <w:left w:val="nil"/>
                    <w:bottom w:val="nil"/>
                    <w:right w:val="nil"/>
                    <w:between w:val="nil"/>
                  </w:pBdr>
                  <w:shd w:val="clear" w:color="auto" w:fill="FFFFFF" w:themeFill="background1"/>
                  <w:spacing w:after="200"/>
                  <w:ind w:left="1440"/>
                  <w:rPr>
                    <w:color w:val="000000"/>
                    <w:sz w:val="24"/>
                    <w:szCs w:val="24"/>
                    <w:shd w:val="clear" w:color="auto" w:fill="FFF2CC"/>
                    <w:lang w:val="es-CL"/>
                    <w:rPrChange w:id="108" w:author="Pamela Rosas" w:date="2025-07-22T13:53:00Z">
                      <w:rPr>
                        <w:color w:val="000000"/>
                        <w:sz w:val="24"/>
                        <w:szCs w:val="24"/>
                        <w:lang w:val="es-CL"/>
                      </w:rPr>
                    </w:rPrChange>
                  </w:rPr>
                </w:pPr>
                <w:sdt>
                  <w:sdtPr>
                    <w:tag w:val="goog_rdk_80"/>
                    <w:id w:val="1520220659"/>
                  </w:sdtPr>
                  <w:sdtEndPr/>
                  <w:sdtContent>
                    <w:r w:rsidR="000C4D4F" w:rsidRPr="001C4123">
                      <w:rPr>
                        <w:b/>
                        <w:color w:val="000000"/>
                        <w:sz w:val="24"/>
                        <w:szCs w:val="24"/>
                        <w:shd w:val="clear" w:color="auto" w:fill="FFFFFF" w:themeFill="background1"/>
                        <w:lang w:val="es-CL"/>
                        <w:rPrChange w:id="109" w:author="Pamela Rosas" w:date="2025-07-22T13:53:00Z">
                          <w:rPr>
                            <w:b/>
                            <w:color w:val="000000"/>
                            <w:sz w:val="24"/>
                            <w:szCs w:val="24"/>
                          </w:rPr>
                        </w:rPrChange>
                      </w:rPr>
                      <w:t>Descripción:</w:t>
                    </w:r>
                  </w:sdtContent>
                </w:sdt>
                <w:sdt>
                  <w:sdtPr>
                    <w:tag w:val="goog_rdk_81"/>
                    <w:id w:val="-58590851"/>
                  </w:sdtPr>
                  <w:sdtEndPr/>
                  <w:sdtContent>
                    <w:r w:rsidR="000C4D4F" w:rsidRPr="001C4123">
                      <w:rPr>
                        <w:color w:val="000000"/>
                        <w:sz w:val="24"/>
                        <w:szCs w:val="24"/>
                        <w:shd w:val="clear" w:color="auto" w:fill="FFFFFF" w:themeFill="background1"/>
                        <w:lang w:val="es-CL"/>
                        <w:rPrChange w:id="110" w:author="Pamela Rosas" w:date="2025-07-22T13:53:00Z">
                          <w:rPr>
                            <w:color w:val="000000"/>
                            <w:sz w:val="24"/>
                            <w:szCs w:val="24"/>
                          </w:rPr>
                        </w:rPrChange>
                      </w:rPr>
                      <w:t xml:space="preserve"> Si el apoderado no pudo asistir durante la crisis, se realiza una comunicación formal para informarle detalladamente sobre lo ocurrido y coordinar los pasos a seguir</w:t>
                    </w:r>
                    <w:r w:rsidR="000C4D4F" w:rsidRPr="001C4123">
                      <w:rPr>
                        <w:color w:val="000000"/>
                        <w:sz w:val="24"/>
                        <w:szCs w:val="24"/>
                        <w:shd w:val="clear" w:color="auto" w:fill="FFF2CC"/>
                        <w:lang w:val="es-CL"/>
                        <w:rPrChange w:id="111" w:author="Pamela Rosas" w:date="2025-07-22T13:53:00Z">
                          <w:rPr>
                            <w:color w:val="000000"/>
                            <w:sz w:val="24"/>
                            <w:szCs w:val="24"/>
                          </w:rPr>
                        </w:rPrChange>
                      </w:rPr>
                      <w:t>.</w:t>
                    </w:r>
                  </w:sdtContent>
                </w:sdt>
              </w:p>
            </w:sdtContent>
          </w:sdt>
          <w:sdt>
            <w:sdtPr>
              <w:tag w:val="goog_rdk_85"/>
              <w:id w:val="2015880441"/>
            </w:sdtPr>
            <w:sdtEndPr/>
            <w:sdtContent>
              <w:p w14:paraId="15C3877C" w14:textId="77777777" w:rsidR="000C4D4F" w:rsidRPr="001C4123" w:rsidRDefault="006F2F48">
                <w:pPr>
                  <w:pStyle w:val="Normal1"/>
                  <w:widowControl/>
                  <w:pBdr>
                    <w:top w:val="nil"/>
                    <w:left w:val="nil"/>
                    <w:bottom w:val="nil"/>
                    <w:right w:val="nil"/>
                    <w:between w:val="nil"/>
                  </w:pBdr>
                  <w:spacing w:after="200"/>
                  <w:ind w:left="1440"/>
                  <w:rPr>
                    <w:color w:val="000000"/>
                    <w:sz w:val="24"/>
                    <w:szCs w:val="24"/>
                    <w:shd w:val="clear" w:color="auto" w:fill="FFF2CC"/>
                    <w:lang w:val="es-CL"/>
                    <w:rPrChange w:id="112" w:author="Pamela Rosas" w:date="2025-07-22T13:53:00Z">
                      <w:rPr>
                        <w:color w:val="000000"/>
                        <w:sz w:val="24"/>
                        <w:szCs w:val="24"/>
                        <w:lang w:val="es-CL"/>
                      </w:rPr>
                    </w:rPrChange>
                  </w:rPr>
                </w:pPr>
                <w:sdt>
                  <w:sdtPr>
                    <w:tag w:val="goog_rdk_83"/>
                    <w:id w:val="30525289"/>
                  </w:sdtPr>
                  <w:sdtEndPr/>
                  <w:sdtContent>
                    <w:r w:rsidR="000C4D4F" w:rsidRPr="001C4123">
                      <w:rPr>
                        <w:b/>
                        <w:color w:val="000000"/>
                        <w:sz w:val="24"/>
                        <w:szCs w:val="24"/>
                        <w:shd w:val="clear" w:color="auto" w:fill="FFFFFF" w:themeFill="background1"/>
                        <w:lang w:val="es-CL"/>
                        <w:rPrChange w:id="113" w:author="Pamela Rosas" w:date="2025-07-22T13:53:00Z">
                          <w:rPr>
                            <w:b/>
                            <w:color w:val="000000"/>
                            <w:sz w:val="24"/>
                            <w:szCs w:val="24"/>
                          </w:rPr>
                        </w:rPrChange>
                      </w:rPr>
                      <w:t>Responsable</w:t>
                    </w:r>
                    <w:r w:rsidR="000C4D4F" w:rsidRPr="001C4123">
                      <w:rPr>
                        <w:b/>
                        <w:color w:val="000000"/>
                        <w:sz w:val="24"/>
                        <w:szCs w:val="24"/>
                        <w:shd w:val="clear" w:color="auto" w:fill="FFF2CC"/>
                        <w:lang w:val="es-CL"/>
                        <w:rPrChange w:id="114" w:author="Pamela Rosas" w:date="2025-07-22T13:53:00Z">
                          <w:rPr>
                            <w:b/>
                            <w:color w:val="000000"/>
                            <w:sz w:val="24"/>
                            <w:szCs w:val="24"/>
                          </w:rPr>
                        </w:rPrChange>
                      </w:rPr>
                      <w:t>:</w:t>
                    </w:r>
                  </w:sdtContent>
                </w:sdt>
                <w:sdt>
                  <w:sdtPr>
                    <w:tag w:val="goog_rdk_84"/>
                    <w:id w:val="2090355127"/>
                  </w:sdtPr>
                  <w:sdtEndPr/>
                  <w:sdtContent>
                    <w:r w:rsidR="000C4D4F" w:rsidRPr="001C4123">
                      <w:rPr>
                        <w:color w:val="000000"/>
                        <w:sz w:val="24"/>
                        <w:szCs w:val="24"/>
                        <w:shd w:val="clear" w:color="auto" w:fill="FFF2CC"/>
                        <w:lang w:val="es-CL"/>
                        <w:rPrChange w:id="115" w:author="Pamela Rosas" w:date="2025-07-22T13:53:00Z">
                          <w:rPr>
                            <w:color w:val="000000"/>
                            <w:sz w:val="24"/>
                            <w:szCs w:val="24"/>
                          </w:rPr>
                        </w:rPrChange>
                      </w:rPr>
                      <w:t xml:space="preserve"> </w:t>
                    </w:r>
                    <w:r w:rsidR="000C4D4F" w:rsidRPr="001C4123">
                      <w:rPr>
                        <w:color w:val="000000"/>
                        <w:sz w:val="24"/>
                        <w:szCs w:val="24"/>
                        <w:shd w:val="clear" w:color="auto" w:fill="FFFFFF" w:themeFill="background1"/>
                        <w:lang w:val="es-CL"/>
                        <w:rPrChange w:id="116" w:author="Pamela Rosas" w:date="2025-07-22T13:53:00Z">
                          <w:rPr>
                            <w:color w:val="000000"/>
                            <w:sz w:val="24"/>
                            <w:szCs w:val="24"/>
                          </w:rPr>
                        </w:rPrChange>
                      </w:rPr>
                      <w:t>Coordinador</w:t>
                    </w:r>
                    <w:r w:rsidR="000C4D4F" w:rsidRPr="001C4123">
                      <w:rPr>
                        <w:color w:val="000000"/>
                        <w:sz w:val="24"/>
                        <w:szCs w:val="24"/>
                        <w:shd w:val="clear" w:color="auto" w:fill="FFF2CC"/>
                        <w:lang w:val="es-CL"/>
                        <w:rPrChange w:id="117" w:author="Pamela Rosas" w:date="2025-07-22T13:53:00Z">
                          <w:rPr>
                            <w:color w:val="000000"/>
                            <w:sz w:val="24"/>
                            <w:szCs w:val="24"/>
                          </w:rPr>
                        </w:rPrChange>
                      </w:rPr>
                      <w:t xml:space="preserve"> </w:t>
                    </w:r>
                    <w:r w:rsidR="000C4D4F" w:rsidRPr="001C4123">
                      <w:rPr>
                        <w:color w:val="000000"/>
                        <w:sz w:val="24"/>
                        <w:szCs w:val="24"/>
                        <w:shd w:val="clear" w:color="auto" w:fill="FFFFFF" w:themeFill="background1"/>
                        <w:lang w:val="es-CL"/>
                        <w:rPrChange w:id="118" w:author="Pamela Rosas" w:date="2025-07-22T13:53:00Z">
                          <w:rPr>
                            <w:color w:val="000000"/>
                            <w:sz w:val="24"/>
                            <w:szCs w:val="24"/>
                          </w:rPr>
                        </w:rPrChange>
                      </w:rPr>
                      <w:t>de Convivencia Escolar, PIE/ Profesor</w:t>
                    </w:r>
                    <w:r w:rsidR="000C4D4F" w:rsidRPr="001C4123">
                      <w:rPr>
                        <w:color w:val="000000"/>
                        <w:sz w:val="24"/>
                        <w:szCs w:val="24"/>
                        <w:shd w:val="clear" w:color="auto" w:fill="FFF2CC"/>
                        <w:lang w:val="es-CL"/>
                        <w:rPrChange w:id="119" w:author="Pamela Rosas" w:date="2025-07-22T13:53:00Z">
                          <w:rPr>
                            <w:color w:val="000000"/>
                            <w:sz w:val="24"/>
                            <w:szCs w:val="24"/>
                          </w:rPr>
                        </w:rPrChange>
                      </w:rPr>
                      <w:t xml:space="preserve"> </w:t>
                    </w:r>
                    <w:proofErr w:type="gramStart"/>
                    <w:r w:rsidR="000C4D4F" w:rsidRPr="001C4123">
                      <w:rPr>
                        <w:color w:val="000000"/>
                        <w:sz w:val="24"/>
                        <w:szCs w:val="24"/>
                        <w:shd w:val="clear" w:color="auto" w:fill="FFFFFF" w:themeFill="background1"/>
                        <w:lang w:val="es-CL"/>
                        <w:rPrChange w:id="120" w:author="Pamela Rosas" w:date="2025-07-22T13:53:00Z">
                          <w:rPr>
                            <w:color w:val="000000"/>
                            <w:sz w:val="24"/>
                            <w:szCs w:val="24"/>
                          </w:rPr>
                        </w:rPrChange>
                      </w:rPr>
                      <w:t>Jefe</w:t>
                    </w:r>
                    <w:proofErr w:type="gramEnd"/>
                    <w:r w:rsidR="000C4D4F" w:rsidRPr="001C4123">
                      <w:rPr>
                        <w:color w:val="000000"/>
                        <w:sz w:val="24"/>
                        <w:szCs w:val="24"/>
                        <w:shd w:val="clear" w:color="auto" w:fill="FFFFFF" w:themeFill="background1"/>
                        <w:lang w:val="es-CL"/>
                        <w:rPrChange w:id="121" w:author="Pamela Rosas" w:date="2025-07-22T13:53:00Z">
                          <w:rPr>
                            <w:color w:val="000000"/>
                            <w:sz w:val="24"/>
                            <w:szCs w:val="24"/>
                          </w:rPr>
                        </w:rPrChange>
                      </w:rPr>
                      <w:t>.</w:t>
                    </w:r>
                  </w:sdtContent>
                </w:sdt>
              </w:p>
            </w:sdtContent>
          </w:sdt>
          <w:sdt>
            <w:sdtPr>
              <w:tag w:val="goog_rdk_91"/>
              <w:id w:val="632184885"/>
            </w:sdtPr>
            <w:sdtEndPr/>
            <w:sdtContent>
              <w:p w14:paraId="09316DD3" w14:textId="6C8812AE" w:rsidR="000C4D4F" w:rsidRPr="001C4123" w:rsidRDefault="006F2F48">
                <w:pPr>
                  <w:pStyle w:val="Normal1"/>
                  <w:widowControl/>
                  <w:numPr>
                    <w:ilvl w:val="1"/>
                    <w:numId w:val="89"/>
                  </w:numPr>
                  <w:pBdr>
                    <w:top w:val="nil"/>
                    <w:left w:val="nil"/>
                    <w:bottom w:val="nil"/>
                    <w:right w:val="nil"/>
                    <w:between w:val="nil"/>
                  </w:pBdr>
                  <w:spacing w:after="200"/>
                  <w:rPr>
                    <w:shd w:val="clear" w:color="auto" w:fill="FFF2CC"/>
                    <w:lang w:val="es-CL"/>
                    <w:rPrChange w:id="122" w:author="Pamela Rosas" w:date="2025-07-22T13:53:00Z">
                      <w:rPr>
                        <w:sz w:val="22"/>
                        <w:szCs w:val="22"/>
                        <w:lang w:val="es-CL"/>
                      </w:rPr>
                    </w:rPrChange>
                  </w:rPr>
                </w:pPr>
                <w:sdt>
                  <w:sdtPr>
                    <w:tag w:val="goog_rdk_86"/>
                    <w:id w:val="401658388"/>
                  </w:sdtPr>
                  <w:sdtEndPr/>
                  <w:sdtContent>
                    <w:r w:rsidR="000C4D4F" w:rsidRPr="001C4123">
                      <w:rPr>
                        <w:b/>
                        <w:color w:val="000000"/>
                        <w:sz w:val="24"/>
                        <w:szCs w:val="24"/>
                        <w:shd w:val="clear" w:color="auto" w:fill="FFFFFF" w:themeFill="background1"/>
                        <w:lang w:val="es-CL"/>
                        <w:rPrChange w:id="123" w:author="Pamela Rosas" w:date="2025-07-22T13:53:00Z">
                          <w:rPr>
                            <w:b/>
                            <w:color w:val="000000"/>
                            <w:sz w:val="24"/>
                            <w:szCs w:val="24"/>
                          </w:rPr>
                        </w:rPrChange>
                      </w:rPr>
                      <w:t>Plazo</w:t>
                    </w:r>
                    <w:r w:rsidR="000C4D4F" w:rsidRPr="001C4123">
                      <w:rPr>
                        <w:b/>
                        <w:color w:val="000000"/>
                        <w:sz w:val="24"/>
                        <w:szCs w:val="24"/>
                        <w:shd w:val="clear" w:color="auto" w:fill="FFF2CC"/>
                        <w:lang w:val="es-CL"/>
                        <w:rPrChange w:id="124" w:author="Pamela Rosas" w:date="2025-07-22T13:53:00Z">
                          <w:rPr>
                            <w:b/>
                            <w:color w:val="000000"/>
                            <w:sz w:val="24"/>
                            <w:szCs w:val="24"/>
                          </w:rPr>
                        </w:rPrChange>
                      </w:rPr>
                      <w:t>:</w:t>
                    </w:r>
                  </w:sdtContent>
                </w:sdt>
                <w:sdt>
                  <w:sdtPr>
                    <w:tag w:val="goog_rdk_87"/>
                    <w:id w:val="1541327024"/>
                  </w:sdtPr>
                  <w:sdtEndPr/>
                  <w:sdtContent>
                    <w:r w:rsidR="000C4D4F" w:rsidRPr="001C4123">
                      <w:rPr>
                        <w:color w:val="000000"/>
                        <w:sz w:val="24"/>
                        <w:szCs w:val="24"/>
                        <w:shd w:val="clear" w:color="auto" w:fill="FFF2CC"/>
                        <w:lang w:val="es-CL"/>
                        <w:rPrChange w:id="125" w:author="Pamela Rosas" w:date="2025-07-22T13:53:00Z">
                          <w:rPr>
                            <w:color w:val="000000"/>
                            <w:sz w:val="24"/>
                            <w:szCs w:val="24"/>
                          </w:rPr>
                        </w:rPrChange>
                      </w:rPr>
                      <w:t xml:space="preserve"> </w:t>
                    </w:r>
                  </w:sdtContent>
                </w:sdt>
                <w:sdt>
                  <w:sdtPr>
                    <w:tag w:val="goog_rdk_88"/>
                    <w:id w:val="-1085112345"/>
                  </w:sdtPr>
                  <w:sdtEndPr/>
                  <w:sdtContent>
                    <w:r w:rsidR="000C4D4F" w:rsidRPr="001C4123">
                      <w:rPr>
                        <w:b/>
                        <w:color w:val="000000"/>
                        <w:sz w:val="24"/>
                        <w:szCs w:val="24"/>
                        <w:shd w:val="clear" w:color="auto" w:fill="FFFFFF" w:themeFill="background1"/>
                        <w:lang w:val="es-CL"/>
                        <w:rPrChange w:id="126" w:author="Pamela Rosas" w:date="2025-07-22T13:53:00Z">
                          <w:rPr>
                            <w:b/>
                            <w:color w:val="000000"/>
                            <w:sz w:val="24"/>
                            <w:szCs w:val="24"/>
                          </w:rPr>
                        </w:rPrChange>
                      </w:rPr>
                      <w:t>Dentro de las 24 horas</w:t>
                    </w:r>
                  </w:sdtContent>
                </w:sdt>
                <w:sdt>
                  <w:sdtPr>
                    <w:tag w:val="goog_rdk_89"/>
                    <w:id w:val="386682101"/>
                  </w:sdtPr>
                  <w:sdtEndPr/>
                  <w:sdtContent>
                    <w:r w:rsidR="000C4D4F" w:rsidRPr="001C4123">
                      <w:rPr>
                        <w:color w:val="000000"/>
                        <w:sz w:val="24"/>
                        <w:szCs w:val="24"/>
                        <w:shd w:val="clear" w:color="auto" w:fill="FFF2CC"/>
                        <w:lang w:val="es-CL"/>
                        <w:rPrChange w:id="127" w:author="Pamela Rosas" w:date="2025-07-22T13:53:00Z">
                          <w:rPr>
                            <w:color w:val="000000"/>
                            <w:sz w:val="24"/>
                            <w:szCs w:val="24"/>
                          </w:rPr>
                        </w:rPrChange>
                      </w:rPr>
                      <w:t xml:space="preserve"> </w:t>
                    </w:r>
                    <w:r w:rsidR="000C4D4F" w:rsidRPr="001C4123">
                      <w:rPr>
                        <w:color w:val="000000"/>
                        <w:sz w:val="24"/>
                        <w:szCs w:val="24"/>
                        <w:shd w:val="clear" w:color="auto" w:fill="FFFFFF" w:themeFill="background1"/>
                        <w:lang w:val="es-CL"/>
                        <w:rPrChange w:id="128" w:author="Pamela Rosas" w:date="2025-07-22T13:53:00Z">
                          <w:rPr>
                            <w:color w:val="000000"/>
                            <w:sz w:val="24"/>
                            <w:szCs w:val="24"/>
                          </w:rPr>
                        </w:rPrChange>
                      </w:rPr>
                      <w:t>siguientes al incidente</w:t>
                    </w:r>
                    <w:r w:rsidR="000C4D4F" w:rsidRPr="001C4123">
                      <w:rPr>
                        <w:color w:val="000000"/>
                        <w:sz w:val="24"/>
                        <w:szCs w:val="24"/>
                        <w:shd w:val="clear" w:color="auto" w:fill="FFF2CC"/>
                        <w:lang w:val="es-CL"/>
                        <w:rPrChange w:id="129" w:author="Pamela Rosas" w:date="2025-07-22T13:53:00Z">
                          <w:rPr>
                            <w:color w:val="000000"/>
                            <w:sz w:val="24"/>
                            <w:szCs w:val="24"/>
                          </w:rPr>
                        </w:rPrChange>
                      </w:rPr>
                      <w:t>.</w:t>
                    </w:r>
                  </w:sdtContent>
                </w:sdt>
                <w:sdt>
                  <w:sdtPr>
                    <w:tag w:val="goog_rdk_90"/>
                    <w:id w:val="1811307462"/>
                    <w:showingPlcHdr/>
                  </w:sdtPr>
                  <w:sdtEndPr/>
                  <w:sdtContent>
                    <w:r w:rsidR="001C4123" w:rsidRPr="001C4123">
                      <w:rPr>
                        <w:lang w:val="es-CL"/>
                      </w:rPr>
                      <w:t xml:space="preserve">     </w:t>
                    </w:r>
                  </w:sdtContent>
                </w:sdt>
              </w:p>
            </w:sdtContent>
          </w:sdt>
          <w:sdt>
            <w:sdtPr>
              <w:tag w:val="goog_rdk_93"/>
              <w:id w:val="-1071459298"/>
            </w:sdtPr>
            <w:sdtEndPr/>
            <w:sdtContent>
              <w:p w14:paraId="484EFFF5" w14:textId="77777777" w:rsidR="000C4D4F" w:rsidRPr="000C4D4F" w:rsidRDefault="006F2F48">
                <w:pPr>
                  <w:pStyle w:val="Normal1"/>
                  <w:widowControl/>
                  <w:spacing w:after="200" w:line="276" w:lineRule="auto"/>
                  <w:jc w:val="both"/>
                  <w:rPr>
                    <w:b/>
                    <w:shd w:val="clear" w:color="auto" w:fill="FFF2CC"/>
                    <w:rPrChange w:id="130" w:author="Pamela Rosas" w:date="2025-07-22T13:53:00Z">
                      <w:rPr>
                        <w:b/>
                        <w:sz w:val="22"/>
                        <w:szCs w:val="22"/>
                        <w:lang w:val="es-CL"/>
                      </w:rPr>
                    </w:rPrChange>
                  </w:rPr>
                </w:pPr>
                <w:sdt>
                  <w:sdtPr>
                    <w:tag w:val="goog_rdk_92"/>
                    <w:id w:val="1409221710"/>
                  </w:sdtPr>
                  <w:sdtEndPr/>
                  <w:sdtContent/>
                </w:sdt>
              </w:p>
            </w:sdtContent>
          </w:sdt>
        </w:tc>
      </w:tr>
      <w:tr w:rsidR="000C4D4F" w14:paraId="462D1CB7" w14:textId="77777777">
        <w:trPr>
          <w:cantSplit/>
          <w:trHeight w:val="987"/>
          <w:tblHeader/>
        </w:trPr>
        <w:tc>
          <w:tcPr>
            <w:tcW w:w="10207" w:type="dxa"/>
            <w:gridSpan w:val="4"/>
          </w:tcPr>
          <w:sdt>
            <w:sdtPr>
              <w:tag w:val="goog_rdk_95"/>
              <w:id w:val="1223894228"/>
            </w:sdtPr>
            <w:sdtEndPr/>
            <w:sdtContent>
              <w:p w14:paraId="32788464" w14:textId="77777777" w:rsidR="000C4D4F" w:rsidRPr="001C4123" w:rsidRDefault="006F2F48">
                <w:pPr>
                  <w:pStyle w:val="Normal1"/>
                  <w:widowControl/>
                  <w:spacing w:after="200" w:line="276" w:lineRule="auto"/>
                  <w:jc w:val="both"/>
                  <w:rPr>
                    <w:b/>
                    <w:shd w:val="clear" w:color="auto" w:fill="FFF2CC"/>
                    <w:lang w:val="es-CL"/>
                    <w:rPrChange w:id="131" w:author="Pamela Rosas" w:date="2025-07-22T13:53:00Z">
                      <w:rPr>
                        <w:b/>
                        <w:sz w:val="22"/>
                        <w:szCs w:val="22"/>
                        <w:lang w:val="es-CL"/>
                      </w:rPr>
                    </w:rPrChange>
                  </w:rPr>
                </w:pPr>
                <w:sdt>
                  <w:sdtPr>
                    <w:tag w:val="goog_rdk_94"/>
                    <w:id w:val="-884801028"/>
                  </w:sdtPr>
                  <w:sdtEndPr/>
                  <w:sdtContent>
                    <w:r w:rsidR="000C4D4F" w:rsidRPr="001C4123">
                      <w:rPr>
                        <w:b/>
                        <w:shd w:val="clear" w:color="auto" w:fill="FFFFFF" w:themeFill="background1"/>
                        <w:lang w:val="es-CL"/>
                        <w:rPrChange w:id="132" w:author="Pamela Rosas" w:date="2025-07-22T13:53:00Z">
                          <w:rPr>
                            <w:b/>
                          </w:rPr>
                        </w:rPrChange>
                      </w:rPr>
                      <w:t xml:space="preserve">Observaciones de monitoreo semestral </w:t>
                    </w:r>
                    <w:proofErr w:type="gramStart"/>
                    <w:r w:rsidR="000C4D4F" w:rsidRPr="001C4123">
                      <w:rPr>
                        <w:b/>
                        <w:shd w:val="clear" w:color="auto" w:fill="FFFFFF" w:themeFill="background1"/>
                        <w:lang w:val="es-CL"/>
                        <w:rPrChange w:id="133" w:author="Pamela Rosas" w:date="2025-07-22T13:53:00Z">
                          <w:rPr>
                            <w:b/>
                          </w:rPr>
                        </w:rPrChange>
                      </w:rPr>
                      <w:t>PAEC ,</w:t>
                    </w:r>
                    <w:proofErr w:type="gramEnd"/>
                    <w:r w:rsidR="000C4D4F" w:rsidRPr="001C4123">
                      <w:rPr>
                        <w:b/>
                        <w:shd w:val="clear" w:color="auto" w:fill="FFFFFF" w:themeFill="background1"/>
                        <w:lang w:val="es-CL"/>
                        <w:rPrChange w:id="134" w:author="Pamela Rosas" w:date="2025-07-22T13:53:00Z">
                          <w:rPr>
                            <w:b/>
                          </w:rPr>
                        </w:rPrChange>
                      </w:rPr>
                      <w:t xml:space="preserve"> con el objetivo de registrar observaciones  y/o modificaciones equipo de aula</w:t>
                    </w:r>
                    <w:r w:rsidR="000C4D4F" w:rsidRPr="001C4123">
                      <w:rPr>
                        <w:b/>
                        <w:shd w:val="clear" w:color="auto" w:fill="FFF2CC"/>
                        <w:lang w:val="es-CL"/>
                        <w:rPrChange w:id="135" w:author="Pamela Rosas" w:date="2025-07-22T13:53:00Z">
                          <w:rPr>
                            <w:b/>
                          </w:rPr>
                        </w:rPrChange>
                      </w:rPr>
                      <w:t xml:space="preserve"> </w:t>
                    </w:r>
                  </w:sdtContent>
                </w:sdt>
              </w:p>
            </w:sdtContent>
          </w:sdt>
          <w:sdt>
            <w:sdtPr>
              <w:tag w:val="goog_rdk_97"/>
              <w:id w:val="-1036630386"/>
            </w:sdtPr>
            <w:sdtEndPr/>
            <w:sdtContent>
              <w:p w14:paraId="547BB39D" w14:textId="77777777" w:rsidR="000C4D4F" w:rsidRPr="000C4D4F" w:rsidRDefault="006F2F48">
                <w:pPr>
                  <w:pStyle w:val="Normal1"/>
                  <w:widowControl/>
                  <w:spacing w:after="200" w:line="276" w:lineRule="auto"/>
                  <w:jc w:val="both"/>
                  <w:rPr>
                    <w:b/>
                    <w:shd w:val="clear" w:color="auto" w:fill="FFF2CC"/>
                    <w:rPrChange w:id="136" w:author="Pamela Rosas" w:date="2025-07-22T13:53:00Z">
                      <w:rPr>
                        <w:b/>
                        <w:sz w:val="22"/>
                        <w:szCs w:val="22"/>
                        <w:lang w:val="es-CL"/>
                      </w:rPr>
                    </w:rPrChange>
                  </w:rPr>
                </w:pPr>
                <w:sdt>
                  <w:sdtPr>
                    <w:tag w:val="goog_rdk_96"/>
                    <w:id w:val="-2128923732"/>
                  </w:sdtPr>
                  <w:sdtEndPr/>
                  <w:sdtContent/>
                </w:sdt>
              </w:p>
            </w:sdtContent>
          </w:sdt>
          <w:sdt>
            <w:sdtPr>
              <w:tag w:val="goog_rdk_99"/>
              <w:id w:val="-933768359"/>
            </w:sdtPr>
            <w:sdtEndPr/>
            <w:sdtContent>
              <w:p w14:paraId="28A66C39" w14:textId="35DBF035" w:rsidR="000C4D4F" w:rsidRPr="000C4D4F" w:rsidRDefault="006F2F48">
                <w:pPr>
                  <w:pStyle w:val="Normal1"/>
                  <w:widowControl/>
                  <w:pBdr>
                    <w:top w:val="single" w:sz="12" w:space="1" w:color="000000"/>
                    <w:bottom w:val="single" w:sz="12" w:space="1" w:color="000000"/>
                  </w:pBdr>
                  <w:spacing w:after="200" w:line="276" w:lineRule="auto"/>
                  <w:jc w:val="both"/>
                  <w:rPr>
                    <w:b/>
                    <w:shd w:val="clear" w:color="auto" w:fill="FFF2CC"/>
                    <w:rPrChange w:id="137" w:author="Pamela Rosas" w:date="2025-07-22T13:53:00Z">
                      <w:rPr>
                        <w:b/>
                        <w:sz w:val="22"/>
                        <w:szCs w:val="22"/>
                        <w:lang w:val="es-CL"/>
                      </w:rPr>
                    </w:rPrChange>
                  </w:rPr>
                </w:pPr>
                <w:sdt>
                  <w:sdtPr>
                    <w:tag w:val="goog_rdk_98"/>
                    <w:id w:val="790070922"/>
                    <w:showingPlcHdr/>
                  </w:sdtPr>
                  <w:sdtEndPr/>
                  <w:sdtContent>
                    <w:r w:rsidR="009558A0">
                      <w:t xml:space="preserve">     </w:t>
                    </w:r>
                  </w:sdtContent>
                </w:sdt>
              </w:p>
            </w:sdtContent>
          </w:sdt>
          <w:sdt>
            <w:sdtPr>
              <w:tag w:val="goog_rdk_101"/>
              <w:id w:val="-852154458"/>
            </w:sdtPr>
            <w:sdtEndPr/>
            <w:sdtContent>
              <w:p w14:paraId="1392868D" w14:textId="77777777" w:rsidR="000C4D4F" w:rsidRPr="000C4D4F" w:rsidRDefault="006F2F48">
                <w:pPr>
                  <w:pStyle w:val="Normal1"/>
                  <w:widowControl/>
                  <w:pBdr>
                    <w:bottom w:val="single" w:sz="12" w:space="1" w:color="000000"/>
                    <w:between w:val="single" w:sz="12" w:space="1" w:color="000000"/>
                  </w:pBdr>
                  <w:spacing w:after="200" w:line="276" w:lineRule="auto"/>
                  <w:jc w:val="both"/>
                  <w:rPr>
                    <w:b/>
                    <w:shd w:val="clear" w:color="auto" w:fill="FFF2CC"/>
                    <w:rPrChange w:id="138" w:author="Pamela Rosas" w:date="2025-07-22T13:53:00Z">
                      <w:rPr>
                        <w:b/>
                        <w:sz w:val="22"/>
                        <w:szCs w:val="22"/>
                        <w:lang w:val="es-CL"/>
                      </w:rPr>
                    </w:rPrChange>
                  </w:rPr>
                </w:pPr>
                <w:sdt>
                  <w:sdtPr>
                    <w:tag w:val="goog_rdk_100"/>
                    <w:id w:val="-336892932"/>
                  </w:sdtPr>
                  <w:sdtEndPr/>
                  <w:sdtContent/>
                </w:sdt>
              </w:p>
            </w:sdtContent>
          </w:sdt>
          <w:sdt>
            <w:sdtPr>
              <w:tag w:val="goog_rdk_103"/>
              <w:id w:val="-1267317350"/>
            </w:sdtPr>
            <w:sdtEndPr/>
            <w:sdtContent>
              <w:p w14:paraId="77407967" w14:textId="77777777" w:rsidR="000C4D4F" w:rsidRPr="000C4D4F" w:rsidRDefault="006F2F48">
                <w:pPr>
                  <w:pStyle w:val="Normal1"/>
                  <w:widowControl/>
                  <w:pBdr>
                    <w:bottom w:val="single" w:sz="12" w:space="1" w:color="000000"/>
                    <w:between w:val="single" w:sz="12" w:space="1" w:color="000000"/>
                  </w:pBdr>
                  <w:spacing w:after="200" w:line="276" w:lineRule="auto"/>
                  <w:jc w:val="both"/>
                  <w:rPr>
                    <w:b/>
                    <w:shd w:val="clear" w:color="auto" w:fill="FFF2CC"/>
                    <w:rPrChange w:id="139" w:author="Pamela Rosas" w:date="2025-07-22T13:53:00Z">
                      <w:rPr>
                        <w:b/>
                        <w:sz w:val="22"/>
                        <w:szCs w:val="22"/>
                        <w:lang w:val="es-CL"/>
                      </w:rPr>
                    </w:rPrChange>
                  </w:rPr>
                </w:pPr>
                <w:sdt>
                  <w:sdtPr>
                    <w:tag w:val="goog_rdk_102"/>
                    <w:id w:val="-1257848464"/>
                  </w:sdtPr>
                  <w:sdtEndPr/>
                  <w:sdtContent/>
                </w:sdt>
              </w:p>
            </w:sdtContent>
          </w:sdt>
          <w:sdt>
            <w:sdtPr>
              <w:tag w:val="goog_rdk_105"/>
              <w:id w:val="-1173253923"/>
            </w:sdtPr>
            <w:sdtEndPr/>
            <w:sdtContent>
              <w:p w14:paraId="7F7E6EBB" w14:textId="314B6E87" w:rsidR="000C4D4F" w:rsidRPr="000C4D4F" w:rsidRDefault="006F2F48">
                <w:pPr>
                  <w:pStyle w:val="Normal1"/>
                  <w:widowControl/>
                  <w:pBdr>
                    <w:bottom w:val="single" w:sz="12" w:space="1" w:color="000000"/>
                    <w:between w:val="single" w:sz="12" w:space="1" w:color="000000"/>
                  </w:pBdr>
                  <w:spacing w:after="200" w:line="276" w:lineRule="auto"/>
                  <w:jc w:val="both"/>
                  <w:rPr>
                    <w:b/>
                    <w:shd w:val="clear" w:color="auto" w:fill="FFF2CC"/>
                    <w:rPrChange w:id="140" w:author="Pamela Rosas" w:date="2025-07-22T13:53:00Z">
                      <w:rPr>
                        <w:b/>
                        <w:sz w:val="22"/>
                        <w:szCs w:val="22"/>
                        <w:lang w:val="es-CL"/>
                      </w:rPr>
                    </w:rPrChange>
                  </w:rPr>
                </w:pPr>
                <w:sdt>
                  <w:sdtPr>
                    <w:tag w:val="goog_rdk_104"/>
                    <w:id w:val="661071144"/>
                    <w:showingPlcHdr/>
                  </w:sdtPr>
                  <w:sdtEndPr/>
                  <w:sdtContent>
                    <w:r w:rsidR="009558A0">
                      <w:t xml:space="preserve">     </w:t>
                    </w:r>
                  </w:sdtContent>
                </w:sdt>
              </w:p>
            </w:sdtContent>
          </w:sdt>
          <w:sdt>
            <w:sdtPr>
              <w:tag w:val="goog_rdk_107"/>
              <w:id w:val="1128708212"/>
            </w:sdtPr>
            <w:sdtEndPr/>
            <w:sdtContent>
              <w:p w14:paraId="152387C6" w14:textId="204781A6" w:rsidR="000C4D4F" w:rsidRPr="001C4123" w:rsidRDefault="006F2F48" w:rsidP="001C4123">
                <w:pPr>
                  <w:pStyle w:val="Normal1"/>
                  <w:widowControl/>
                  <w:pBdr>
                    <w:bottom w:val="single" w:sz="12" w:space="1" w:color="000000"/>
                    <w:between w:val="single" w:sz="12" w:space="1" w:color="000000"/>
                  </w:pBdr>
                  <w:spacing w:after="200" w:line="276" w:lineRule="auto"/>
                  <w:jc w:val="both"/>
                  <w:rPr>
                    <w:b/>
                    <w:shd w:val="clear" w:color="auto" w:fill="FFF2CC"/>
                    <w:rPrChange w:id="141" w:author="Pamela Rosas" w:date="2025-07-22T13:53:00Z">
                      <w:rPr>
                        <w:b/>
                        <w:sz w:val="22"/>
                        <w:szCs w:val="22"/>
                        <w:lang w:val="es-CL"/>
                      </w:rPr>
                    </w:rPrChange>
                  </w:rPr>
                </w:pPr>
                <w:sdt>
                  <w:sdtPr>
                    <w:tag w:val="goog_rdk_106"/>
                    <w:id w:val="-931602631"/>
                    <w:showingPlcHdr/>
                  </w:sdtPr>
                  <w:sdtEndPr/>
                  <w:sdtContent>
                    <w:r w:rsidR="001C4123">
                      <w:t xml:space="preserve">     </w:t>
                    </w:r>
                  </w:sdtContent>
                </w:sdt>
              </w:p>
            </w:sdtContent>
          </w:sdt>
          <w:sdt>
            <w:sdtPr>
              <w:tag w:val="goog_rdk_117"/>
              <w:id w:val="-857421465"/>
            </w:sdtPr>
            <w:sdtEndPr/>
            <w:sdtContent>
              <w:p w14:paraId="0F1C69BC" w14:textId="087BB069" w:rsidR="000C4D4F" w:rsidRPr="001C4123" w:rsidRDefault="006F2F48">
                <w:pPr>
                  <w:pStyle w:val="Normal1"/>
                  <w:widowControl/>
                  <w:spacing w:after="200" w:line="276" w:lineRule="auto"/>
                  <w:jc w:val="both"/>
                  <w:rPr>
                    <w:b/>
                    <w:shd w:val="clear" w:color="auto" w:fill="FFF2CC"/>
                    <w:lang w:val="es-CL"/>
                    <w:rPrChange w:id="142" w:author="Pamela Rosas" w:date="2025-07-22T13:53:00Z">
                      <w:rPr>
                        <w:b/>
                        <w:sz w:val="22"/>
                        <w:szCs w:val="22"/>
                        <w:lang w:val="es-CL"/>
                      </w:rPr>
                    </w:rPrChange>
                  </w:rPr>
                </w:pPr>
                <w:sdt>
                  <w:sdtPr>
                    <w:tag w:val="goog_rdk_113"/>
                    <w:id w:val="294893555"/>
                  </w:sdtPr>
                  <w:sdtEndPr/>
                  <w:sdtContent>
                    <w:r w:rsidR="000C4D4F" w:rsidRPr="001C4123">
                      <w:rPr>
                        <w:b/>
                        <w:shd w:val="clear" w:color="auto" w:fill="FFF2CC"/>
                        <w:lang w:val="es-CL"/>
                        <w:rPrChange w:id="143" w:author="Pamela Rosas" w:date="2025-07-22T13:53:00Z">
                          <w:rPr>
                            <w:b/>
                          </w:rPr>
                        </w:rPrChange>
                      </w:rPr>
                      <w:br/>
                    </w:r>
                  </w:sdtContent>
                </w:sdt>
                <w:sdt>
                  <w:sdtPr>
                    <w:tag w:val="goog_rdk_114"/>
                    <w:id w:val="1831298192"/>
                  </w:sdtPr>
                  <w:sdtEndPr/>
                  <w:sdtContent>
                    <w:sdt>
                      <w:sdtPr>
                        <w:tag w:val="goog_rdk_115"/>
                        <w:id w:val="-1129554915"/>
                      </w:sdtPr>
                      <w:sdtEndPr/>
                      <w:sdtContent>
                        <w:ins w:id="144" w:author="Pamela Rosas" w:date="2025-07-22T13:57:00Z">
                          <w:r w:rsidR="000C4D4F" w:rsidRPr="001C4123">
                            <w:rPr>
                              <w:b/>
                              <w:shd w:val="clear" w:color="auto" w:fill="FFF2CC"/>
                              <w:lang w:val="es-CL"/>
                              <w:rPrChange w:id="145" w:author="Pamela Rosas" w:date="2025-07-22T13:53:00Z">
                                <w:rPr>
                                  <w:b/>
                                </w:rPr>
                              </w:rPrChange>
                            </w:rPr>
                            <w:br/>
                          </w:r>
                          <w:r w:rsidR="000C4D4F" w:rsidRPr="001C4123">
                            <w:rPr>
                              <w:b/>
                              <w:shd w:val="clear" w:color="auto" w:fill="FFF2CC"/>
                              <w:lang w:val="es-CL"/>
                              <w:rPrChange w:id="146" w:author="Pamela Rosas" w:date="2025-07-22T13:53:00Z">
                                <w:rPr>
                                  <w:b/>
                                </w:rPr>
                              </w:rPrChange>
                            </w:rPr>
                            <w:br/>
                          </w:r>
                          <w:r w:rsidR="000C4D4F" w:rsidRPr="001C4123">
                            <w:rPr>
                              <w:b/>
                              <w:shd w:val="clear" w:color="auto" w:fill="FFF2CC"/>
                              <w:lang w:val="es-CL"/>
                              <w:rPrChange w:id="147" w:author="Pamela Rosas" w:date="2025-07-22T13:53:00Z">
                                <w:rPr>
                                  <w:b/>
                                </w:rPr>
                              </w:rPrChange>
                            </w:rPr>
                            <w:br/>
                          </w:r>
                          <w:r w:rsidR="000C4D4F" w:rsidRPr="001C4123">
                            <w:rPr>
                              <w:b/>
                              <w:shd w:val="clear" w:color="auto" w:fill="FFF2CC"/>
                              <w:lang w:val="es-CL"/>
                              <w:rPrChange w:id="148" w:author="Pamela Rosas" w:date="2025-07-22T13:53:00Z">
                                <w:rPr>
                                  <w:b/>
                                </w:rPr>
                              </w:rPrChange>
                            </w:rPr>
                            <w:br/>
                          </w:r>
                        </w:ins>
                      </w:sdtContent>
                    </w:sdt>
                  </w:sdtContent>
                </w:sdt>
                <w:sdt>
                  <w:sdtPr>
                    <w:tag w:val="goog_rdk_116"/>
                    <w:id w:val="-651325584"/>
                  </w:sdtPr>
                  <w:sdtEndPr>
                    <w:rPr>
                      <w:shd w:val="clear" w:color="auto" w:fill="FFFFFF" w:themeFill="background1"/>
                    </w:rPr>
                  </w:sdtEndPr>
                  <w:sdtContent>
                    <w:proofErr w:type="gramStart"/>
                    <w:r w:rsidR="000C4D4F" w:rsidRPr="001C4123">
                      <w:rPr>
                        <w:b/>
                        <w:shd w:val="clear" w:color="auto" w:fill="FFFFFF" w:themeFill="background1"/>
                        <w:lang w:val="es-CL"/>
                        <w:rPrChange w:id="149" w:author="Pamela Rosas" w:date="2025-07-22T13:53:00Z">
                          <w:rPr>
                            <w:b/>
                          </w:rPr>
                        </w:rPrChange>
                      </w:rPr>
                      <w:t>Nombre ,</w:t>
                    </w:r>
                    <w:proofErr w:type="gramEnd"/>
                    <w:r w:rsidR="000C4D4F" w:rsidRPr="001C4123">
                      <w:rPr>
                        <w:b/>
                        <w:shd w:val="clear" w:color="auto" w:fill="FFFFFF" w:themeFill="background1"/>
                        <w:lang w:val="es-CL"/>
                        <w:rPrChange w:id="150" w:author="Pamela Rosas" w:date="2025-07-22T13:53:00Z">
                          <w:rPr>
                            <w:b/>
                          </w:rPr>
                        </w:rPrChange>
                      </w:rPr>
                      <w:t xml:space="preserve"> cargo y firmas representantes del equipo de aula que toman la decisión:</w:t>
                    </w:r>
                  </w:sdtContent>
                </w:sdt>
              </w:p>
            </w:sdtContent>
          </w:sdt>
          <w:sdt>
            <w:sdtPr>
              <w:tag w:val="goog_rdk_119"/>
              <w:id w:val="651153932"/>
            </w:sdtPr>
            <w:sdtEndPr/>
            <w:sdtContent>
              <w:p w14:paraId="50110A9E" w14:textId="77777777" w:rsidR="000C4D4F" w:rsidRPr="000C4D4F" w:rsidRDefault="006F2F48">
                <w:pPr>
                  <w:pStyle w:val="Normal1"/>
                  <w:widowControl/>
                  <w:spacing w:after="200" w:line="276" w:lineRule="auto"/>
                  <w:jc w:val="both"/>
                  <w:rPr>
                    <w:b/>
                    <w:shd w:val="clear" w:color="auto" w:fill="FFF2CC"/>
                    <w:rPrChange w:id="151" w:author="Pamela Rosas" w:date="2025-07-22T13:53:00Z">
                      <w:rPr>
                        <w:b/>
                        <w:sz w:val="22"/>
                        <w:szCs w:val="22"/>
                        <w:lang w:val="es-CL"/>
                      </w:rPr>
                    </w:rPrChange>
                  </w:rPr>
                </w:pPr>
                <w:sdt>
                  <w:sdtPr>
                    <w:tag w:val="goog_rdk_118"/>
                    <w:id w:val="1638501333"/>
                  </w:sdtPr>
                  <w:sdtEndPr/>
                  <w:sdtContent/>
                </w:sdt>
              </w:p>
            </w:sdtContent>
          </w:sdt>
          <w:sdt>
            <w:sdtPr>
              <w:tag w:val="goog_rdk_121"/>
              <w:id w:val="-1001326585"/>
            </w:sdtPr>
            <w:sdtEndPr/>
            <w:sdtContent>
              <w:p w14:paraId="38D12784" w14:textId="6906C357" w:rsidR="000C4D4F" w:rsidRPr="000C4D4F" w:rsidRDefault="006F2F48">
                <w:pPr>
                  <w:pStyle w:val="Normal1"/>
                  <w:widowControl/>
                  <w:spacing w:after="200" w:line="276" w:lineRule="auto"/>
                  <w:jc w:val="both"/>
                  <w:rPr>
                    <w:b/>
                    <w:shd w:val="clear" w:color="auto" w:fill="FFF2CC"/>
                    <w:rPrChange w:id="152" w:author="Pamela Rosas" w:date="2025-07-22T13:53:00Z">
                      <w:rPr>
                        <w:b/>
                        <w:sz w:val="22"/>
                        <w:szCs w:val="22"/>
                        <w:lang w:val="es-CL"/>
                      </w:rPr>
                    </w:rPrChange>
                  </w:rPr>
                </w:pPr>
                <w:sdt>
                  <w:sdtPr>
                    <w:tag w:val="goog_rdk_120"/>
                    <w:id w:val="634207728"/>
                    <w:showingPlcHdr/>
                  </w:sdtPr>
                  <w:sdtEndPr/>
                  <w:sdtContent>
                    <w:r w:rsidR="001C4123">
                      <w:t xml:space="preserve">     </w:t>
                    </w:r>
                  </w:sdtContent>
                </w:sdt>
              </w:p>
            </w:sdtContent>
          </w:sdt>
          <w:sdt>
            <w:sdtPr>
              <w:tag w:val="goog_rdk_123"/>
              <w:id w:val="-401960874"/>
            </w:sdtPr>
            <w:sdtEndPr/>
            <w:sdtContent>
              <w:p w14:paraId="4AE5BDCE" w14:textId="77777777" w:rsidR="000C4D4F" w:rsidRPr="000C4D4F" w:rsidRDefault="006F2F48">
                <w:pPr>
                  <w:pStyle w:val="Normal1"/>
                  <w:widowControl/>
                  <w:spacing w:after="200" w:line="276" w:lineRule="auto"/>
                  <w:jc w:val="both"/>
                  <w:rPr>
                    <w:b/>
                    <w:shd w:val="clear" w:color="auto" w:fill="FFF2CC"/>
                    <w:rPrChange w:id="153" w:author="Pamela Rosas" w:date="2025-07-22T13:53:00Z">
                      <w:rPr>
                        <w:b/>
                        <w:sz w:val="22"/>
                        <w:szCs w:val="22"/>
                        <w:lang w:val="es-CL"/>
                      </w:rPr>
                    </w:rPrChange>
                  </w:rPr>
                </w:pPr>
                <w:sdt>
                  <w:sdtPr>
                    <w:tag w:val="goog_rdk_122"/>
                    <w:id w:val="1714637342"/>
                  </w:sdtPr>
                  <w:sdtEndPr/>
                  <w:sdtContent/>
                </w:sdt>
              </w:p>
            </w:sdtContent>
          </w:sdt>
          <w:sdt>
            <w:sdtPr>
              <w:tag w:val="goog_rdk_125"/>
              <w:id w:val="-2059778620"/>
            </w:sdtPr>
            <w:sdtEndPr/>
            <w:sdtContent>
              <w:p w14:paraId="6AAF7348" w14:textId="77777777" w:rsidR="000C4D4F" w:rsidRPr="000C4D4F" w:rsidRDefault="006F2F48">
                <w:pPr>
                  <w:pStyle w:val="Normal1"/>
                  <w:widowControl/>
                  <w:spacing w:after="200" w:line="276" w:lineRule="auto"/>
                  <w:jc w:val="both"/>
                  <w:rPr>
                    <w:b/>
                    <w:shd w:val="clear" w:color="auto" w:fill="FFF2CC"/>
                    <w:rPrChange w:id="154" w:author="Pamela Rosas" w:date="2025-07-22T13:53:00Z">
                      <w:rPr>
                        <w:b/>
                        <w:sz w:val="22"/>
                        <w:szCs w:val="22"/>
                        <w:lang w:val="es-CL"/>
                      </w:rPr>
                    </w:rPrChange>
                  </w:rPr>
                </w:pPr>
                <w:sdt>
                  <w:sdtPr>
                    <w:tag w:val="goog_rdk_124"/>
                    <w:id w:val="971824241"/>
                  </w:sdtPr>
                  <w:sdtEndPr/>
                  <w:sdtContent/>
                </w:sdt>
              </w:p>
            </w:sdtContent>
          </w:sdt>
          <w:sdt>
            <w:sdtPr>
              <w:tag w:val="goog_rdk_127"/>
              <w:id w:val="-1878993519"/>
            </w:sdtPr>
            <w:sdtEndPr/>
            <w:sdtContent>
              <w:p w14:paraId="67E67D20" w14:textId="77777777" w:rsidR="000C4D4F" w:rsidRPr="000C4D4F" w:rsidRDefault="006F2F48">
                <w:pPr>
                  <w:pStyle w:val="Normal1"/>
                  <w:widowControl/>
                  <w:spacing w:after="200" w:line="276" w:lineRule="auto"/>
                  <w:jc w:val="both"/>
                  <w:rPr>
                    <w:b/>
                    <w:shd w:val="clear" w:color="auto" w:fill="FFF2CC"/>
                    <w:rPrChange w:id="155" w:author="Pamela Rosas" w:date="2025-07-22T13:53:00Z">
                      <w:rPr>
                        <w:b/>
                        <w:sz w:val="22"/>
                        <w:szCs w:val="22"/>
                        <w:lang w:val="es-CL"/>
                      </w:rPr>
                    </w:rPrChange>
                  </w:rPr>
                </w:pPr>
                <w:sdt>
                  <w:sdtPr>
                    <w:tag w:val="goog_rdk_126"/>
                    <w:id w:val="-1935552347"/>
                  </w:sdtPr>
                  <w:sdtEndPr/>
                  <w:sdtContent/>
                </w:sdt>
              </w:p>
            </w:sdtContent>
          </w:sdt>
          <w:sdt>
            <w:sdtPr>
              <w:tag w:val="goog_rdk_129"/>
              <w:id w:val="1821053067"/>
            </w:sdtPr>
            <w:sdtEndPr/>
            <w:sdtContent>
              <w:p w14:paraId="105B2B04" w14:textId="77777777" w:rsidR="000C4D4F" w:rsidRPr="000C4D4F" w:rsidRDefault="006F2F48">
                <w:pPr>
                  <w:pStyle w:val="Normal1"/>
                  <w:widowControl/>
                  <w:spacing w:after="200" w:line="276" w:lineRule="auto"/>
                  <w:jc w:val="both"/>
                  <w:rPr>
                    <w:b/>
                    <w:shd w:val="clear" w:color="auto" w:fill="FFF2CC"/>
                    <w:rPrChange w:id="156" w:author="Pamela Rosas" w:date="2025-07-22T13:53:00Z">
                      <w:rPr>
                        <w:b/>
                        <w:sz w:val="22"/>
                        <w:szCs w:val="22"/>
                        <w:lang w:val="es-CL"/>
                      </w:rPr>
                    </w:rPrChange>
                  </w:rPr>
                </w:pPr>
                <w:sdt>
                  <w:sdtPr>
                    <w:tag w:val="goog_rdk_128"/>
                    <w:id w:val="-1732365905"/>
                  </w:sdtPr>
                  <w:sdtEndPr/>
                  <w:sdtContent/>
                </w:sdt>
              </w:p>
            </w:sdtContent>
          </w:sdt>
          <w:sdt>
            <w:sdtPr>
              <w:tag w:val="goog_rdk_131"/>
              <w:id w:val="1549761553"/>
            </w:sdtPr>
            <w:sdtEndPr/>
            <w:sdtContent>
              <w:p w14:paraId="148DEBA2" w14:textId="77777777" w:rsidR="000C4D4F" w:rsidRPr="000C4D4F" w:rsidRDefault="006F2F48">
                <w:pPr>
                  <w:pStyle w:val="Normal1"/>
                  <w:widowControl/>
                  <w:spacing w:after="200" w:line="276" w:lineRule="auto"/>
                  <w:jc w:val="both"/>
                  <w:rPr>
                    <w:b/>
                    <w:shd w:val="clear" w:color="auto" w:fill="FFF2CC"/>
                    <w:rPrChange w:id="157" w:author="Pamela Rosas" w:date="2025-07-22T13:53:00Z">
                      <w:rPr>
                        <w:b/>
                        <w:sz w:val="22"/>
                        <w:szCs w:val="22"/>
                        <w:lang w:val="es-CL"/>
                      </w:rPr>
                    </w:rPrChange>
                  </w:rPr>
                </w:pPr>
                <w:sdt>
                  <w:sdtPr>
                    <w:tag w:val="goog_rdk_130"/>
                    <w:id w:val="1357071809"/>
                  </w:sdtPr>
                  <w:sdtEndPr/>
                  <w:sdtContent/>
                </w:sdt>
              </w:p>
            </w:sdtContent>
          </w:sdt>
          <w:sdt>
            <w:sdtPr>
              <w:tag w:val="goog_rdk_133"/>
              <w:id w:val="695542527"/>
            </w:sdtPr>
            <w:sdtEndPr/>
            <w:sdtContent>
              <w:p w14:paraId="23955BA7" w14:textId="77777777" w:rsidR="000C4D4F" w:rsidRPr="000C4D4F" w:rsidRDefault="006F2F48">
                <w:pPr>
                  <w:pStyle w:val="Normal1"/>
                  <w:widowControl/>
                  <w:spacing w:after="200" w:line="276" w:lineRule="auto"/>
                  <w:jc w:val="both"/>
                  <w:rPr>
                    <w:b/>
                    <w:shd w:val="clear" w:color="auto" w:fill="FFF2CC"/>
                    <w:rPrChange w:id="158" w:author="Pamela Rosas" w:date="2025-07-22T13:53:00Z">
                      <w:rPr>
                        <w:b/>
                        <w:sz w:val="22"/>
                        <w:szCs w:val="22"/>
                        <w:lang w:val="es-CL"/>
                      </w:rPr>
                    </w:rPrChange>
                  </w:rPr>
                </w:pPr>
                <w:sdt>
                  <w:sdtPr>
                    <w:tag w:val="goog_rdk_132"/>
                    <w:id w:val="1820432587"/>
                  </w:sdtPr>
                  <w:sdtEndPr/>
                  <w:sdtContent/>
                </w:sdt>
              </w:p>
            </w:sdtContent>
          </w:sdt>
          <w:sdt>
            <w:sdtPr>
              <w:tag w:val="goog_rdk_135"/>
              <w:id w:val="-873632366"/>
            </w:sdtPr>
            <w:sdtEndPr/>
            <w:sdtContent>
              <w:p w14:paraId="33E9D92E" w14:textId="77777777" w:rsidR="000C4D4F" w:rsidRPr="000C4D4F" w:rsidRDefault="006F2F48">
                <w:pPr>
                  <w:pStyle w:val="Normal1"/>
                  <w:widowControl/>
                  <w:spacing w:after="200" w:line="276" w:lineRule="auto"/>
                  <w:jc w:val="both"/>
                  <w:rPr>
                    <w:b/>
                    <w:shd w:val="clear" w:color="auto" w:fill="FFF2CC"/>
                    <w:rPrChange w:id="159" w:author="Pamela Rosas" w:date="2025-07-22T13:53:00Z">
                      <w:rPr>
                        <w:b/>
                        <w:sz w:val="22"/>
                        <w:szCs w:val="22"/>
                        <w:lang w:val="es-CL"/>
                      </w:rPr>
                    </w:rPrChange>
                  </w:rPr>
                </w:pPr>
                <w:sdt>
                  <w:sdtPr>
                    <w:tag w:val="goog_rdk_134"/>
                    <w:id w:val="535083176"/>
                  </w:sdtPr>
                  <w:sdtEndPr/>
                  <w:sdtContent/>
                </w:sdt>
              </w:p>
            </w:sdtContent>
          </w:sdt>
          <w:sdt>
            <w:sdtPr>
              <w:tag w:val="goog_rdk_137"/>
              <w:id w:val="-627830588"/>
            </w:sdtPr>
            <w:sdtEndPr/>
            <w:sdtContent>
              <w:p w14:paraId="2D3D8670" w14:textId="77777777" w:rsidR="000C4D4F" w:rsidRPr="000C4D4F" w:rsidRDefault="006F2F48">
                <w:pPr>
                  <w:pStyle w:val="Normal1"/>
                  <w:widowControl/>
                  <w:spacing w:after="200" w:line="276" w:lineRule="auto"/>
                  <w:jc w:val="both"/>
                  <w:rPr>
                    <w:b/>
                    <w:shd w:val="clear" w:color="auto" w:fill="FFF2CC"/>
                    <w:rPrChange w:id="160" w:author="Pamela Rosas" w:date="2025-07-22T13:53:00Z">
                      <w:rPr>
                        <w:b/>
                        <w:sz w:val="22"/>
                        <w:szCs w:val="22"/>
                        <w:lang w:val="es-CL"/>
                      </w:rPr>
                    </w:rPrChange>
                  </w:rPr>
                </w:pPr>
                <w:sdt>
                  <w:sdtPr>
                    <w:tag w:val="goog_rdk_136"/>
                    <w:id w:val="-145712129"/>
                  </w:sdtPr>
                  <w:sdtEndPr/>
                  <w:sdtContent/>
                </w:sdt>
              </w:p>
            </w:sdtContent>
          </w:sdt>
          <w:sdt>
            <w:sdtPr>
              <w:tag w:val="goog_rdk_139"/>
              <w:id w:val="216361932"/>
            </w:sdtPr>
            <w:sdtEndPr/>
            <w:sdtContent>
              <w:p w14:paraId="2C5B5087" w14:textId="77777777" w:rsidR="000C4D4F" w:rsidRPr="000C4D4F" w:rsidRDefault="006F2F48">
                <w:pPr>
                  <w:pStyle w:val="Normal1"/>
                  <w:widowControl/>
                  <w:spacing w:after="200" w:line="276" w:lineRule="auto"/>
                  <w:jc w:val="both"/>
                  <w:rPr>
                    <w:b/>
                    <w:shd w:val="clear" w:color="auto" w:fill="FFF2CC"/>
                    <w:rPrChange w:id="161" w:author="Pamela Rosas" w:date="2025-07-22T13:53:00Z">
                      <w:rPr>
                        <w:b/>
                        <w:sz w:val="22"/>
                        <w:szCs w:val="22"/>
                        <w:lang w:val="es-CL"/>
                      </w:rPr>
                    </w:rPrChange>
                  </w:rPr>
                </w:pPr>
                <w:sdt>
                  <w:sdtPr>
                    <w:tag w:val="goog_rdk_138"/>
                    <w:id w:val="308011364"/>
                  </w:sdtPr>
                  <w:sdtEndPr/>
                  <w:sdtContent/>
                </w:sdt>
              </w:p>
            </w:sdtContent>
          </w:sdt>
        </w:tc>
      </w:tr>
    </w:tbl>
    <w:p w14:paraId="4BB371DF" w14:textId="77777777" w:rsidR="000C4D4F" w:rsidRDefault="000C4D4F">
      <w:pPr>
        <w:pStyle w:val="Normal1"/>
        <w:sectPr w:rsidR="000C4D4F">
          <w:pgSz w:w="11906" w:h="16838"/>
          <w:pgMar w:top="1418" w:right="1701" w:bottom="1418" w:left="1701" w:header="709" w:footer="709" w:gutter="0"/>
          <w:cols w:space="720"/>
        </w:sectPr>
      </w:pPr>
    </w:p>
    <w:p w14:paraId="3E24463D" w14:textId="77777777" w:rsidR="000C4D4F" w:rsidRDefault="000C4D4F">
      <w:pPr>
        <w:pStyle w:val="Normal1"/>
      </w:pPr>
    </w:p>
    <w:tbl>
      <w:tblPr>
        <w:tblStyle w:val="af7"/>
        <w:tblpPr w:leftFromText="141" w:rightFromText="141" w:vertAnchor="text" w:tblpX="1042" w:tblpY="9"/>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1"/>
        <w:gridCol w:w="1830"/>
        <w:gridCol w:w="1051"/>
        <w:gridCol w:w="2882"/>
      </w:tblGrid>
      <w:tr w:rsidR="000C4D4F" w14:paraId="7FCAA5FB" w14:textId="77777777">
        <w:trPr>
          <w:cantSplit/>
          <w:tblHeader/>
        </w:trPr>
        <w:tc>
          <w:tcPr>
            <w:tcW w:w="8644" w:type="dxa"/>
            <w:gridSpan w:val="4"/>
            <w:shd w:val="clear" w:color="auto" w:fill="E5DFEC"/>
          </w:tcPr>
          <w:p w14:paraId="10A75DEA" w14:textId="77777777" w:rsidR="000C4D4F" w:rsidRPr="001C4123" w:rsidRDefault="00EB507A">
            <w:pPr>
              <w:pStyle w:val="Normal1"/>
              <w:jc w:val="center"/>
              <w:rPr>
                <w:sz w:val="28"/>
                <w:szCs w:val="28"/>
                <w:lang w:val="es-CL"/>
              </w:rPr>
            </w:pPr>
            <w:r w:rsidRPr="001C4123">
              <w:rPr>
                <w:sz w:val="28"/>
                <w:szCs w:val="28"/>
                <w:lang w:val="es-CL"/>
              </w:rPr>
              <w:t>Información relevante del estudiante para docentes y profesionales del establecimiento</w:t>
            </w:r>
          </w:p>
        </w:tc>
      </w:tr>
      <w:tr w:rsidR="000C4D4F" w14:paraId="66D8387B" w14:textId="77777777">
        <w:trPr>
          <w:cantSplit/>
          <w:tblHeader/>
        </w:trPr>
        <w:tc>
          <w:tcPr>
            <w:tcW w:w="2881" w:type="dxa"/>
            <w:shd w:val="clear" w:color="auto" w:fill="E5DFEC"/>
          </w:tcPr>
          <w:p w14:paraId="1C4E956F" w14:textId="77777777" w:rsidR="000C4D4F" w:rsidRDefault="00EB507A">
            <w:pPr>
              <w:pStyle w:val="Normal1"/>
            </w:pPr>
            <w:proofErr w:type="spellStart"/>
            <w:r>
              <w:t>Nombre</w:t>
            </w:r>
            <w:proofErr w:type="spellEnd"/>
          </w:p>
        </w:tc>
        <w:tc>
          <w:tcPr>
            <w:tcW w:w="5763" w:type="dxa"/>
            <w:gridSpan w:val="3"/>
          </w:tcPr>
          <w:p w14:paraId="0DC7718F" w14:textId="77777777" w:rsidR="000C4D4F" w:rsidRDefault="000C4D4F">
            <w:pPr>
              <w:pStyle w:val="Normal1"/>
            </w:pPr>
          </w:p>
          <w:p w14:paraId="375C3133" w14:textId="77777777" w:rsidR="000C4D4F" w:rsidRDefault="000C4D4F">
            <w:pPr>
              <w:pStyle w:val="Normal1"/>
            </w:pPr>
          </w:p>
        </w:tc>
      </w:tr>
      <w:tr w:rsidR="000C4D4F" w14:paraId="5B979D80" w14:textId="77777777">
        <w:trPr>
          <w:cantSplit/>
          <w:tblHeader/>
        </w:trPr>
        <w:tc>
          <w:tcPr>
            <w:tcW w:w="2881" w:type="dxa"/>
            <w:shd w:val="clear" w:color="auto" w:fill="E5DFEC"/>
          </w:tcPr>
          <w:p w14:paraId="0FFBC76A" w14:textId="77777777" w:rsidR="000C4D4F" w:rsidRDefault="00EB507A">
            <w:pPr>
              <w:pStyle w:val="Normal1"/>
            </w:pPr>
            <w:proofErr w:type="spellStart"/>
            <w:r>
              <w:t>Edad</w:t>
            </w:r>
            <w:proofErr w:type="spellEnd"/>
            <w:r>
              <w:t xml:space="preserve"> </w:t>
            </w:r>
          </w:p>
        </w:tc>
        <w:tc>
          <w:tcPr>
            <w:tcW w:w="1830" w:type="dxa"/>
          </w:tcPr>
          <w:p w14:paraId="491DE33B" w14:textId="77777777" w:rsidR="000C4D4F" w:rsidRDefault="000C4D4F">
            <w:pPr>
              <w:pStyle w:val="Normal1"/>
            </w:pPr>
          </w:p>
          <w:p w14:paraId="1AA33157" w14:textId="77777777" w:rsidR="000C4D4F" w:rsidRDefault="000C4D4F">
            <w:pPr>
              <w:pStyle w:val="Normal1"/>
            </w:pPr>
          </w:p>
        </w:tc>
        <w:tc>
          <w:tcPr>
            <w:tcW w:w="1051" w:type="dxa"/>
            <w:shd w:val="clear" w:color="auto" w:fill="E5DFEC"/>
          </w:tcPr>
          <w:p w14:paraId="01A8A775" w14:textId="77777777" w:rsidR="000C4D4F" w:rsidRDefault="00EB507A">
            <w:pPr>
              <w:pStyle w:val="Normal1"/>
            </w:pPr>
            <w:proofErr w:type="spellStart"/>
            <w:r>
              <w:t>Curso</w:t>
            </w:r>
            <w:proofErr w:type="spellEnd"/>
          </w:p>
        </w:tc>
        <w:tc>
          <w:tcPr>
            <w:tcW w:w="2882" w:type="dxa"/>
          </w:tcPr>
          <w:p w14:paraId="3E2CE69B" w14:textId="77777777" w:rsidR="000C4D4F" w:rsidRDefault="000C4D4F">
            <w:pPr>
              <w:pStyle w:val="Normal1"/>
            </w:pPr>
          </w:p>
        </w:tc>
      </w:tr>
      <w:tr w:rsidR="000C4D4F" w14:paraId="2EC4BFDE" w14:textId="77777777">
        <w:trPr>
          <w:cantSplit/>
          <w:tblHeader/>
        </w:trPr>
        <w:tc>
          <w:tcPr>
            <w:tcW w:w="2881" w:type="dxa"/>
            <w:shd w:val="clear" w:color="auto" w:fill="E5DFEC"/>
          </w:tcPr>
          <w:p w14:paraId="628230F5" w14:textId="77777777" w:rsidR="000C4D4F" w:rsidRDefault="00EB507A">
            <w:pPr>
              <w:pStyle w:val="Normal1"/>
            </w:pPr>
            <w:r>
              <w:t xml:space="preserve"> </w:t>
            </w:r>
            <w:proofErr w:type="spellStart"/>
            <w:r>
              <w:t>Diagnostico</w:t>
            </w:r>
            <w:proofErr w:type="spellEnd"/>
            <w:r>
              <w:t xml:space="preserve"> (s)</w:t>
            </w:r>
          </w:p>
          <w:p w14:paraId="379D11B4" w14:textId="77777777" w:rsidR="000C4D4F" w:rsidRDefault="000C4D4F">
            <w:pPr>
              <w:pStyle w:val="Normal1"/>
            </w:pPr>
          </w:p>
        </w:tc>
        <w:tc>
          <w:tcPr>
            <w:tcW w:w="5763" w:type="dxa"/>
            <w:gridSpan w:val="3"/>
          </w:tcPr>
          <w:p w14:paraId="1FBCF30B" w14:textId="77777777" w:rsidR="000C4D4F" w:rsidRDefault="000C4D4F">
            <w:pPr>
              <w:pStyle w:val="Normal1"/>
            </w:pPr>
          </w:p>
        </w:tc>
      </w:tr>
      <w:tr w:rsidR="000C4D4F" w14:paraId="684C8017" w14:textId="77777777">
        <w:trPr>
          <w:cantSplit/>
          <w:tblHeader/>
        </w:trPr>
        <w:tc>
          <w:tcPr>
            <w:tcW w:w="2881" w:type="dxa"/>
            <w:shd w:val="clear" w:color="auto" w:fill="E5DFEC"/>
          </w:tcPr>
          <w:p w14:paraId="4D017D71" w14:textId="77777777" w:rsidR="000C4D4F" w:rsidRDefault="00EB507A">
            <w:pPr>
              <w:pStyle w:val="Normal1"/>
            </w:pPr>
            <w:proofErr w:type="spellStart"/>
            <w:r>
              <w:t>Educadora</w:t>
            </w:r>
            <w:proofErr w:type="spellEnd"/>
            <w:r>
              <w:t xml:space="preserve"> </w:t>
            </w:r>
            <w:proofErr w:type="spellStart"/>
            <w:r>
              <w:t>Diferencial</w:t>
            </w:r>
            <w:proofErr w:type="spellEnd"/>
          </w:p>
        </w:tc>
        <w:tc>
          <w:tcPr>
            <w:tcW w:w="5763" w:type="dxa"/>
            <w:gridSpan w:val="3"/>
          </w:tcPr>
          <w:p w14:paraId="4D363111" w14:textId="77777777" w:rsidR="000C4D4F" w:rsidRDefault="000C4D4F">
            <w:pPr>
              <w:pStyle w:val="Normal1"/>
            </w:pPr>
          </w:p>
          <w:p w14:paraId="33052AEC" w14:textId="77777777" w:rsidR="000C4D4F" w:rsidRDefault="000C4D4F">
            <w:pPr>
              <w:pStyle w:val="Normal1"/>
            </w:pPr>
          </w:p>
        </w:tc>
      </w:tr>
      <w:tr w:rsidR="000C4D4F" w14:paraId="251B32F5" w14:textId="77777777">
        <w:trPr>
          <w:cantSplit/>
          <w:tblHeader/>
        </w:trPr>
        <w:tc>
          <w:tcPr>
            <w:tcW w:w="2881" w:type="dxa"/>
            <w:shd w:val="clear" w:color="auto" w:fill="E5DFEC"/>
          </w:tcPr>
          <w:p w14:paraId="59DAE2D2" w14:textId="77777777" w:rsidR="000C4D4F" w:rsidRDefault="00EB507A">
            <w:pPr>
              <w:pStyle w:val="Normal1"/>
            </w:pPr>
            <w:proofErr w:type="spellStart"/>
            <w:r>
              <w:t>Equipo</w:t>
            </w:r>
            <w:proofErr w:type="spellEnd"/>
            <w:r>
              <w:t xml:space="preserve"> de aula</w:t>
            </w:r>
          </w:p>
        </w:tc>
        <w:tc>
          <w:tcPr>
            <w:tcW w:w="5763" w:type="dxa"/>
            <w:gridSpan w:val="3"/>
          </w:tcPr>
          <w:p w14:paraId="3D3C84C8" w14:textId="77777777" w:rsidR="000C4D4F" w:rsidRDefault="000C4D4F">
            <w:pPr>
              <w:pStyle w:val="Normal1"/>
            </w:pPr>
          </w:p>
          <w:p w14:paraId="55BEB51C" w14:textId="77777777" w:rsidR="000C4D4F" w:rsidRDefault="000C4D4F">
            <w:pPr>
              <w:pStyle w:val="Normal1"/>
            </w:pPr>
          </w:p>
          <w:p w14:paraId="1036E5D1" w14:textId="77777777" w:rsidR="000C4D4F" w:rsidRDefault="000C4D4F">
            <w:pPr>
              <w:pStyle w:val="Normal1"/>
            </w:pPr>
          </w:p>
        </w:tc>
      </w:tr>
      <w:tr w:rsidR="000C4D4F" w14:paraId="65645A48" w14:textId="77777777">
        <w:trPr>
          <w:cantSplit/>
          <w:tblHeader/>
        </w:trPr>
        <w:tc>
          <w:tcPr>
            <w:tcW w:w="2881" w:type="dxa"/>
            <w:shd w:val="clear" w:color="auto" w:fill="E5DFEC"/>
          </w:tcPr>
          <w:p w14:paraId="1F7EA50B" w14:textId="77777777" w:rsidR="000C4D4F" w:rsidRPr="001C4123" w:rsidRDefault="00EB507A">
            <w:pPr>
              <w:pStyle w:val="Normal1"/>
              <w:rPr>
                <w:lang w:val="es-CL"/>
              </w:rPr>
            </w:pPr>
            <w:r w:rsidRPr="001C4123">
              <w:rPr>
                <w:lang w:val="es-CL"/>
              </w:rPr>
              <w:t xml:space="preserve">Personas de </w:t>
            </w:r>
            <w:proofErr w:type="gramStart"/>
            <w:r w:rsidRPr="001C4123">
              <w:rPr>
                <w:lang w:val="es-CL"/>
              </w:rPr>
              <w:t>referencias  para</w:t>
            </w:r>
            <w:proofErr w:type="gramEnd"/>
            <w:r w:rsidRPr="001C4123">
              <w:rPr>
                <w:lang w:val="es-CL"/>
              </w:rPr>
              <w:t xml:space="preserve"> acudir ante situaciones de crisis</w:t>
            </w:r>
          </w:p>
        </w:tc>
        <w:tc>
          <w:tcPr>
            <w:tcW w:w="5763" w:type="dxa"/>
            <w:gridSpan w:val="3"/>
          </w:tcPr>
          <w:p w14:paraId="588E47C6" w14:textId="77777777" w:rsidR="000C4D4F" w:rsidRPr="001C4123" w:rsidRDefault="000C4D4F">
            <w:pPr>
              <w:pStyle w:val="Normal1"/>
              <w:rPr>
                <w:lang w:val="es-CL"/>
              </w:rPr>
            </w:pPr>
          </w:p>
        </w:tc>
      </w:tr>
      <w:tr w:rsidR="000C4D4F" w14:paraId="15E34F1B" w14:textId="77777777">
        <w:trPr>
          <w:cantSplit/>
          <w:tblHeader/>
        </w:trPr>
        <w:tc>
          <w:tcPr>
            <w:tcW w:w="2881" w:type="dxa"/>
            <w:shd w:val="clear" w:color="auto" w:fill="E5DFEC"/>
          </w:tcPr>
          <w:p w14:paraId="55E876D0" w14:textId="77777777" w:rsidR="000C4D4F" w:rsidRPr="001C4123" w:rsidRDefault="00EB507A">
            <w:pPr>
              <w:pStyle w:val="Normal1"/>
              <w:rPr>
                <w:lang w:val="es-CL"/>
              </w:rPr>
            </w:pPr>
            <w:r w:rsidRPr="001C4123">
              <w:rPr>
                <w:lang w:val="es-CL"/>
              </w:rPr>
              <w:t>Predictores y señales que anteceden a una crisis</w:t>
            </w:r>
          </w:p>
        </w:tc>
        <w:tc>
          <w:tcPr>
            <w:tcW w:w="5763" w:type="dxa"/>
            <w:gridSpan w:val="3"/>
          </w:tcPr>
          <w:p w14:paraId="5222F0AA" w14:textId="77777777" w:rsidR="000C4D4F" w:rsidRPr="001C4123" w:rsidRDefault="000C4D4F">
            <w:pPr>
              <w:pStyle w:val="Normal1"/>
              <w:rPr>
                <w:lang w:val="es-CL"/>
              </w:rPr>
            </w:pPr>
          </w:p>
          <w:p w14:paraId="21778134" w14:textId="77777777" w:rsidR="000C4D4F" w:rsidRPr="001C4123" w:rsidRDefault="000C4D4F">
            <w:pPr>
              <w:pStyle w:val="Normal1"/>
              <w:rPr>
                <w:lang w:val="es-CL"/>
              </w:rPr>
            </w:pPr>
          </w:p>
          <w:p w14:paraId="00A45A66" w14:textId="77777777" w:rsidR="000C4D4F" w:rsidRPr="001C4123" w:rsidRDefault="000C4D4F">
            <w:pPr>
              <w:pStyle w:val="Normal1"/>
              <w:rPr>
                <w:lang w:val="es-CL"/>
              </w:rPr>
            </w:pPr>
          </w:p>
          <w:p w14:paraId="3C2C9881" w14:textId="77777777" w:rsidR="000C4D4F" w:rsidRPr="001C4123" w:rsidRDefault="000C4D4F">
            <w:pPr>
              <w:pStyle w:val="Normal1"/>
              <w:rPr>
                <w:lang w:val="es-CL"/>
              </w:rPr>
            </w:pPr>
          </w:p>
        </w:tc>
      </w:tr>
      <w:tr w:rsidR="000C4D4F" w14:paraId="33663707" w14:textId="77777777">
        <w:trPr>
          <w:cantSplit/>
          <w:tblHeader/>
        </w:trPr>
        <w:tc>
          <w:tcPr>
            <w:tcW w:w="2881" w:type="dxa"/>
            <w:shd w:val="clear" w:color="auto" w:fill="E5DFEC"/>
          </w:tcPr>
          <w:p w14:paraId="4C5E6D44" w14:textId="77777777" w:rsidR="000C4D4F" w:rsidRPr="001C4123" w:rsidRDefault="00EB507A">
            <w:pPr>
              <w:pStyle w:val="Normal1"/>
              <w:rPr>
                <w:lang w:val="es-CL"/>
              </w:rPr>
            </w:pPr>
            <w:r w:rsidRPr="001C4123">
              <w:rPr>
                <w:lang w:val="es-CL"/>
              </w:rPr>
              <w:t>Sugerencias y estrategias de soporte emocional</w:t>
            </w:r>
          </w:p>
        </w:tc>
        <w:tc>
          <w:tcPr>
            <w:tcW w:w="5763" w:type="dxa"/>
            <w:gridSpan w:val="3"/>
          </w:tcPr>
          <w:p w14:paraId="5D9294DB" w14:textId="77777777" w:rsidR="000C4D4F" w:rsidRPr="001C4123" w:rsidRDefault="000C4D4F">
            <w:pPr>
              <w:pStyle w:val="Normal1"/>
              <w:rPr>
                <w:lang w:val="es-CL"/>
              </w:rPr>
            </w:pPr>
          </w:p>
          <w:p w14:paraId="5B657684" w14:textId="77777777" w:rsidR="000C4D4F" w:rsidRPr="001C4123" w:rsidRDefault="000C4D4F">
            <w:pPr>
              <w:pStyle w:val="Normal1"/>
              <w:rPr>
                <w:lang w:val="es-CL"/>
              </w:rPr>
            </w:pPr>
          </w:p>
          <w:p w14:paraId="5E808170" w14:textId="77777777" w:rsidR="000C4D4F" w:rsidRPr="001C4123" w:rsidRDefault="000C4D4F">
            <w:pPr>
              <w:pStyle w:val="Normal1"/>
              <w:rPr>
                <w:lang w:val="es-CL"/>
              </w:rPr>
            </w:pPr>
          </w:p>
          <w:p w14:paraId="02F29D94" w14:textId="77777777" w:rsidR="000C4D4F" w:rsidRPr="001C4123" w:rsidRDefault="000C4D4F">
            <w:pPr>
              <w:pStyle w:val="Normal1"/>
              <w:rPr>
                <w:lang w:val="es-CL"/>
              </w:rPr>
            </w:pPr>
          </w:p>
          <w:p w14:paraId="3093DBDB" w14:textId="77777777" w:rsidR="000C4D4F" w:rsidRPr="001C4123" w:rsidRDefault="000C4D4F">
            <w:pPr>
              <w:pStyle w:val="Normal1"/>
              <w:rPr>
                <w:lang w:val="es-CL"/>
              </w:rPr>
            </w:pPr>
          </w:p>
        </w:tc>
      </w:tr>
    </w:tbl>
    <w:p w14:paraId="7359E98C" w14:textId="77777777" w:rsidR="000C4D4F" w:rsidRDefault="000C4D4F">
      <w:pPr>
        <w:pStyle w:val="Normal1"/>
      </w:pPr>
    </w:p>
    <w:p w14:paraId="5B61902D" w14:textId="77777777" w:rsidR="000C4D4F" w:rsidRDefault="000C4D4F">
      <w:pPr>
        <w:pStyle w:val="Normal1"/>
      </w:pPr>
    </w:p>
    <w:p w14:paraId="48E4F2FA" w14:textId="77777777" w:rsidR="000C4D4F" w:rsidRDefault="000C4D4F">
      <w:pPr>
        <w:pStyle w:val="Normal1"/>
      </w:pPr>
    </w:p>
    <w:p w14:paraId="124A387D" w14:textId="77777777" w:rsidR="000C4D4F" w:rsidRDefault="000C4D4F">
      <w:pPr>
        <w:pStyle w:val="Normal1"/>
      </w:pPr>
    </w:p>
    <w:p w14:paraId="4465DAD1" w14:textId="77777777" w:rsidR="000C4D4F" w:rsidRDefault="000C4D4F">
      <w:pPr>
        <w:pStyle w:val="Normal1"/>
      </w:pPr>
    </w:p>
    <w:p w14:paraId="128861BD" w14:textId="77777777" w:rsidR="000C4D4F" w:rsidRDefault="000C4D4F">
      <w:pPr>
        <w:pStyle w:val="Normal1"/>
      </w:pPr>
    </w:p>
    <w:p w14:paraId="151A5306" w14:textId="77777777" w:rsidR="000C4D4F" w:rsidRDefault="000C4D4F">
      <w:pPr>
        <w:pStyle w:val="Normal1"/>
      </w:pPr>
    </w:p>
    <w:p w14:paraId="2DEFCBF9" w14:textId="77777777" w:rsidR="000C4D4F" w:rsidRDefault="000C4D4F">
      <w:pPr>
        <w:pStyle w:val="Normal1"/>
      </w:pPr>
    </w:p>
    <w:p w14:paraId="6370CB2C" w14:textId="77777777" w:rsidR="000C4D4F" w:rsidRDefault="000C4D4F">
      <w:pPr>
        <w:pStyle w:val="Normal1"/>
      </w:pPr>
    </w:p>
    <w:p w14:paraId="792F4E44" w14:textId="77777777" w:rsidR="000C4D4F" w:rsidRDefault="000C4D4F">
      <w:pPr>
        <w:pStyle w:val="Normal1"/>
      </w:pPr>
    </w:p>
    <w:p w14:paraId="26DA8D80" w14:textId="77777777" w:rsidR="000C4D4F" w:rsidRDefault="000C4D4F">
      <w:pPr>
        <w:pStyle w:val="Normal1"/>
      </w:pPr>
    </w:p>
    <w:p w14:paraId="297338A6" w14:textId="77777777" w:rsidR="000C4D4F" w:rsidRDefault="000C4D4F">
      <w:pPr>
        <w:pStyle w:val="Normal1"/>
      </w:pPr>
    </w:p>
    <w:p w14:paraId="44510747" w14:textId="77777777" w:rsidR="000C4D4F" w:rsidRDefault="000C4D4F">
      <w:pPr>
        <w:pStyle w:val="Normal1"/>
      </w:pPr>
    </w:p>
    <w:p w14:paraId="739119DD" w14:textId="77777777" w:rsidR="000C4D4F" w:rsidRDefault="000C4D4F">
      <w:pPr>
        <w:pStyle w:val="Normal1"/>
      </w:pPr>
    </w:p>
    <w:p w14:paraId="209A22C8" w14:textId="77777777" w:rsidR="000C4D4F" w:rsidRDefault="000C4D4F">
      <w:pPr>
        <w:pStyle w:val="Normal1"/>
      </w:pPr>
    </w:p>
    <w:tbl>
      <w:tblPr>
        <w:tblStyle w:val="af8"/>
        <w:tblW w:w="86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1"/>
        <w:gridCol w:w="2881"/>
        <w:gridCol w:w="2882"/>
      </w:tblGrid>
      <w:tr w:rsidR="000C4D4F" w14:paraId="68F40776" w14:textId="77777777">
        <w:trPr>
          <w:cantSplit/>
          <w:tblHeader/>
          <w:jc w:val="center"/>
        </w:trPr>
        <w:tc>
          <w:tcPr>
            <w:tcW w:w="2881" w:type="dxa"/>
            <w:shd w:val="clear" w:color="auto" w:fill="E5DFEC"/>
            <w:vAlign w:val="center"/>
          </w:tcPr>
          <w:p w14:paraId="543510EC" w14:textId="77777777" w:rsidR="000C4D4F" w:rsidRDefault="00EB507A">
            <w:pPr>
              <w:pStyle w:val="Normal1"/>
              <w:jc w:val="center"/>
            </w:pPr>
            <w:proofErr w:type="spellStart"/>
            <w:r>
              <w:t>Nombre</w:t>
            </w:r>
            <w:proofErr w:type="spellEnd"/>
          </w:p>
        </w:tc>
        <w:tc>
          <w:tcPr>
            <w:tcW w:w="2881" w:type="dxa"/>
            <w:shd w:val="clear" w:color="auto" w:fill="E5DFEC"/>
            <w:vAlign w:val="center"/>
          </w:tcPr>
          <w:p w14:paraId="12D70567" w14:textId="77777777" w:rsidR="000C4D4F" w:rsidRDefault="00EB507A">
            <w:pPr>
              <w:pStyle w:val="Normal1"/>
              <w:jc w:val="center"/>
            </w:pPr>
            <w:r>
              <w:t>Cargo</w:t>
            </w:r>
          </w:p>
        </w:tc>
        <w:tc>
          <w:tcPr>
            <w:tcW w:w="2882" w:type="dxa"/>
            <w:shd w:val="clear" w:color="auto" w:fill="E5DFEC"/>
            <w:vAlign w:val="center"/>
          </w:tcPr>
          <w:p w14:paraId="5DF707D3" w14:textId="77777777" w:rsidR="000C4D4F" w:rsidRDefault="00EB507A">
            <w:pPr>
              <w:pStyle w:val="Normal1"/>
              <w:jc w:val="center"/>
            </w:pPr>
            <w:proofErr w:type="spellStart"/>
            <w:r>
              <w:t>Firma</w:t>
            </w:r>
            <w:proofErr w:type="spellEnd"/>
          </w:p>
        </w:tc>
      </w:tr>
      <w:tr w:rsidR="000C4D4F" w14:paraId="5B0530DD" w14:textId="77777777">
        <w:trPr>
          <w:cantSplit/>
          <w:tblHeader/>
          <w:jc w:val="center"/>
        </w:trPr>
        <w:tc>
          <w:tcPr>
            <w:tcW w:w="2881" w:type="dxa"/>
          </w:tcPr>
          <w:p w14:paraId="74CF2397" w14:textId="77777777" w:rsidR="000C4D4F" w:rsidRDefault="000C4D4F">
            <w:pPr>
              <w:pStyle w:val="Normal1"/>
            </w:pPr>
          </w:p>
        </w:tc>
        <w:tc>
          <w:tcPr>
            <w:tcW w:w="2881" w:type="dxa"/>
          </w:tcPr>
          <w:p w14:paraId="49953D02" w14:textId="77777777" w:rsidR="000C4D4F" w:rsidRDefault="00EB507A">
            <w:pPr>
              <w:pStyle w:val="Normal1"/>
              <w:jc w:val="center"/>
            </w:pPr>
            <w:r>
              <w:t>Director</w:t>
            </w:r>
          </w:p>
        </w:tc>
        <w:tc>
          <w:tcPr>
            <w:tcW w:w="2882" w:type="dxa"/>
          </w:tcPr>
          <w:p w14:paraId="7D5257F4" w14:textId="77777777" w:rsidR="000C4D4F" w:rsidRDefault="000C4D4F">
            <w:pPr>
              <w:pStyle w:val="Normal1"/>
            </w:pPr>
          </w:p>
        </w:tc>
      </w:tr>
      <w:tr w:rsidR="000C4D4F" w14:paraId="6DE7BFE9" w14:textId="77777777">
        <w:trPr>
          <w:cantSplit/>
          <w:tblHeader/>
          <w:jc w:val="center"/>
        </w:trPr>
        <w:tc>
          <w:tcPr>
            <w:tcW w:w="2881" w:type="dxa"/>
          </w:tcPr>
          <w:p w14:paraId="7130669F" w14:textId="77777777" w:rsidR="000C4D4F" w:rsidRDefault="000C4D4F">
            <w:pPr>
              <w:pStyle w:val="Normal1"/>
            </w:pPr>
          </w:p>
        </w:tc>
        <w:tc>
          <w:tcPr>
            <w:tcW w:w="2881" w:type="dxa"/>
          </w:tcPr>
          <w:p w14:paraId="68DDE7E2" w14:textId="77777777" w:rsidR="000C4D4F" w:rsidRDefault="00EB507A">
            <w:pPr>
              <w:pStyle w:val="Normal1"/>
              <w:jc w:val="center"/>
            </w:pPr>
            <w:r>
              <w:t>UTP</w:t>
            </w:r>
          </w:p>
        </w:tc>
        <w:tc>
          <w:tcPr>
            <w:tcW w:w="2882" w:type="dxa"/>
          </w:tcPr>
          <w:p w14:paraId="2415A856" w14:textId="77777777" w:rsidR="000C4D4F" w:rsidRDefault="000C4D4F">
            <w:pPr>
              <w:pStyle w:val="Normal1"/>
            </w:pPr>
          </w:p>
        </w:tc>
      </w:tr>
      <w:tr w:rsidR="000C4D4F" w14:paraId="64E6E537" w14:textId="77777777">
        <w:trPr>
          <w:cantSplit/>
          <w:tblHeader/>
          <w:jc w:val="center"/>
        </w:trPr>
        <w:tc>
          <w:tcPr>
            <w:tcW w:w="2881" w:type="dxa"/>
          </w:tcPr>
          <w:p w14:paraId="6EBA3139" w14:textId="77777777" w:rsidR="000C4D4F" w:rsidRDefault="000C4D4F">
            <w:pPr>
              <w:pStyle w:val="Normal1"/>
            </w:pPr>
          </w:p>
        </w:tc>
        <w:tc>
          <w:tcPr>
            <w:tcW w:w="2881" w:type="dxa"/>
          </w:tcPr>
          <w:p w14:paraId="77FF40FA" w14:textId="77777777" w:rsidR="000C4D4F" w:rsidRDefault="00EB507A">
            <w:pPr>
              <w:pStyle w:val="Normal1"/>
              <w:jc w:val="center"/>
            </w:pPr>
            <w:proofErr w:type="spellStart"/>
            <w:r>
              <w:t>Encargado</w:t>
            </w:r>
            <w:proofErr w:type="spellEnd"/>
            <w:r>
              <w:t xml:space="preserve"> de </w:t>
            </w:r>
            <w:proofErr w:type="spellStart"/>
            <w:r>
              <w:t>convivencia</w:t>
            </w:r>
            <w:proofErr w:type="spellEnd"/>
            <w:r>
              <w:t xml:space="preserve"> escolar</w:t>
            </w:r>
          </w:p>
        </w:tc>
        <w:tc>
          <w:tcPr>
            <w:tcW w:w="2882" w:type="dxa"/>
          </w:tcPr>
          <w:p w14:paraId="166CBEF8" w14:textId="77777777" w:rsidR="000C4D4F" w:rsidRDefault="000C4D4F">
            <w:pPr>
              <w:pStyle w:val="Normal1"/>
            </w:pPr>
          </w:p>
        </w:tc>
      </w:tr>
      <w:tr w:rsidR="000C4D4F" w14:paraId="63765902" w14:textId="77777777">
        <w:trPr>
          <w:cantSplit/>
          <w:tblHeader/>
          <w:jc w:val="center"/>
        </w:trPr>
        <w:tc>
          <w:tcPr>
            <w:tcW w:w="2881" w:type="dxa"/>
          </w:tcPr>
          <w:p w14:paraId="08F466DF" w14:textId="77777777" w:rsidR="000C4D4F" w:rsidRDefault="000C4D4F">
            <w:pPr>
              <w:pStyle w:val="Normal1"/>
            </w:pPr>
          </w:p>
        </w:tc>
        <w:tc>
          <w:tcPr>
            <w:tcW w:w="2881" w:type="dxa"/>
          </w:tcPr>
          <w:p w14:paraId="231B1E1A" w14:textId="77777777" w:rsidR="000C4D4F" w:rsidRDefault="00EB507A">
            <w:pPr>
              <w:pStyle w:val="Normal1"/>
              <w:jc w:val="center"/>
            </w:pPr>
            <w:proofErr w:type="spellStart"/>
            <w:r>
              <w:t>Inspectoría</w:t>
            </w:r>
            <w:proofErr w:type="spellEnd"/>
          </w:p>
        </w:tc>
        <w:tc>
          <w:tcPr>
            <w:tcW w:w="2882" w:type="dxa"/>
          </w:tcPr>
          <w:p w14:paraId="625EA1E9" w14:textId="77777777" w:rsidR="000C4D4F" w:rsidRDefault="000C4D4F">
            <w:pPr>
              <w:pStyle w:val="Normal1"/>
            </w:pPr>
          </w:p>
        </w:tc>
      </w:tr>
      <w:tr w:rsidR="000C4D4F" w14:paraId="1700D2CD" w14:textId="77777777">
        <w:trPr>
          <w:cantSplit/>
          <w:tblHeader/>
          <w:jc w:val="center"/>
        </w:trPr>
        <w:tc>
          <w:tcPr>
            <w:tcW w:w="2881" w:type="dxa"/>
          </w:tcPr>
          <w:p w14:paraId="4E419B1C" w14:textId="77777777" w:rsidR="000C4D4F" w:rsidRDefault="000C4D4F">
            <w:pPr>
              <w:pStyle w:val="Normal1"/>
            </w:pPr>
          </w:p>
        </w:tc>
        <w:tc>
          <w:tcPr>
            <w:tcW w:w="2881" w:type="dxa"/>
          </w:tcPr>
          <w:p w14:paraId="45E864E7" w14:textId="77777777" w:rsidR="000C4D4F" w:rsidRDefault="00EB507A">
            <w:pPr>
              <w:pStyle w:val="Normal1"/>
              <w:jc w:val="center"/>
            </w:pPr>
            <w:proofErr w:type="spellStart"/>
            <w:r>
              <w:t>Coordinadora</w:t>
            </w:r>
            <w:proofErr w:type="spellEnd"/>
            <w:r>
              <w:t xml:space="preserve"> PIE</w:t>
            </w:r>
          </w:p>
        </w:tc>
        <w:tc>
          <w:tcPr>
            <w:tcW w:w="2882" w:type="dxa"/>
          </w:tcPr>
          <w:p w14:paraId="7F73C2B0" w14:textId="77777777" w:rsidR="000C4D4F" w:rsidRDefault="000C4D4F">
            <w:pPr>
              <w:pStyle w:val="Normal1"/>
            </w:pPr>
          </w:p>
        </w:tc>
      </w:tr>
      <w:tr w:rsidR="000C4D4F" w14:paraId="7004C021" w14:textId="77777777">
        <w:trPr>
          <w:cantSplit/>
          <w:tblHeader/>
          <w:jc w:val="center"/>
        </w:trPr>
        <w:tc>
          <w:tcPr>
            <w:tcW w:w="2881" w:type="dxa"/>
          </w:tcPr>
          <w:p w14:paraId="15A3B580" w14:textId="77777777" w:rsidR="000C4D4F" w:rsidRDefault="000C4D4F">
            <w:pPr>
              <w:pStyle w:val="Normal1"/>
            </w:pPr>
          </w:p>
        </w:tc>
        <w:tc>
          <w:tcPr>
            <w:tcW w:w="2881" w:type="dxa"/>
          </w:tcPr>
          <w:p w14:paraId="4476BDBA" w14:textId="77777777" w:rsidR="000C4D4F" w:rsidRDefault="00EB507A">
            <w:pPr>
              <w:pStyle w:val="Normal1"/>
              <w:jc w:val="center"/>
            </w:pPr>
            <w:proofErr w:type="spellStart"/>
            <w:r>
              <w:t>Educadora</w:t>
            </w:r>
            <w:proofErr w:type="spellEnd"/>
            <w:r>
              <w:t xml:space="preserve"> </w:t>
            </w:r>
            <w:proofErr w:type="spellStart"/>
            <w:r>
              <w:t>Diferencial</w:t>
            </w:r>
            <w:proofErr w:type="spellEnd"/>
          </w:p>
        </w:tc>
        <w:tc>
          <w:tcPr>
            <w:tcW w:w="2882" w:type="dxa"/>
          </w:tcPr>
          <w:p w14:paraId="1A595453" w14:textId="77777777" w:rsidR="000C4D4F" w:rsidRDefault="000C4D4F">
            <w:pPr>
              <w:pStyle w:val="Normal1"/>
            </w:pPr>
          </w:p>
        </w:tc>
      </w:tr>
      <w:tr w:rsidR="000C4D4F" w14:paraId="35EC7F28" w14:textId="77777777">
        <w:trPr>
          <w:cantSplit/>
          <w:tblHeader/>
          <w:jc w:val="center"/>
        </w:trPr>
        <w:tc>
          <w:tcPr>
            <w:tcW w:w="2881" w:type="dxa"/>
          </w:tcPr>
          <w:p w14:paraId="014B92E0" w14:textId="77777777" w:rsidR="000C4D4F" w:rsidRDefault="000C4D4F">
            <w:pPr>
              <w:pStyle w:val="Normal1"/>
            </w:pPr>
          </w:p>
        </w:tc>
        <w:tc>
          <w:tcPr>
            <w:tcW w:w="2881" w:type="dxa"/>
          </w:tcPr>
          <w:p w14:paraId="4B4E499B" w14:textId="77777777" w:rsidR="000C4D4F" w:rsidRDefault="00EB507A">
            <w:pPr>
              <w:pStyle w:val="Normal1"/>
              <w:jc w:val="center"/>
            </w:pPr>
            <w:proofErr w:type="spellStart"/>
            <w:r>
              <w:t>fonoaudióloga</w:t>
            </w:r>
            <w:proofErr w:type="spellEnd"/>
          </w:p>
        </w:tc>
        <w:tc>
          <w:tcPr>
            <w:tcW w:w="2882" w:type="dxa"/>
          </w:tcPr>
          <w:p w14:paraId="156A9BED" w14:textId="77777777" w:rsidR="000C4D4F" w:rsidRDefault="000C4D4F">
            <w:pPr>
              <w:pStyle w:val="Normal1"/>
            </w:pPr>
          </w:p>
        </w:tc>
      </w:tr>
      <w:tr w:rsidR="000C4D4F" w14:paraId="24400842" w14:textId="77777777">
        <w:trPr>
          <w:cantSplit/>
          <w:tblHeader/>
          <w:jc w:val="center"/>
        </w:trPr>
        <w:tc>
          <w:tcPr>
            <w:tcW w:w="2881" w:type="dxa"/>
          </w:tcPr>
          <w:p w14:paraId="4CD6F3E1" w14:textId="77777777" w:rsidR="000C4D4F" w:rsidRDefault="000C4D4F">
            <w:pPr>
              <w:pStyle w:val="Normal1"/>
            </w:pPr>
          </w:p>
        </w:tc>
        <w:tc>
          <w:tcPr>
            <w:tcW w:w="2881" w:type="dxa"/>
          </w:tcPr>
          <w:p w14:paraId="6D56CA1D" w14:textId="77777777" w:rsidR="000C4D4F" w:rsidRDefault="00EB507A">
            <w:pPr>
              <w:pStyle w:val="Normal1"/>
              <w:jc w:val="center"/>
            </w:pPr>
            <w:proofErr w:type="spellStart"/>
            <w:r>
              <w:t>psicóloga</w:t>
            </w:r>
            <w:proofErr w:type="spellEnd"/>
          </w:p>
        </w:tc>
        <w:tc>
          <w:tcPr>
            <w:tcW w:w="2882" w:type="dxa"/>
          </w:tcPr>
          <w:p w14:paraId="3594B066" w14:textId="77777777" w:rsidR="000C4D4F" w:rsidRDefault="000C4D4F">
            <w:pPr>
              <w:pStyle w:val="Normal1"/>
            </w:pPr>
          </w:p>
        </w:tc>
      </w:tr>
      <w:tr w:rsidR="000C4D4F" w14:paraId="1A266843" w14:textId="77777777">
        <w:trPr>
          <w:cantSplit/>
          <w:tblHeader/>
          <w:jc w:val="center"/>
        </w:trPr>
        <w:tc>
          <w:tcPr>
            <w:tcW w:w="2881" w:type="dxa"/>
          </w:tcPr>
          <w:p w14:paraId="47897F3A" w14:textId="77777777" w:rsidR="000C4D4F" w:rsidRDefault="000C4D4F">
            <w:pPr>
              <w:pStyle w:val="Normal1"/>
            </w:pPr>
          </w:p>
        </w:tc>
        <w:tc>
          <w:tcPr>
            <w:tcW w:w="2881" w:type="dxa"/>
          </w:tcPr>
          <w:p w14:paraId="00E2B734" w14:textId="77777777" w:rsidR="000C4D4F" w:rsidRDefault="00EB507A">
            <w:pPr>
              <w:pStyle w:val="Normal1"/>
              <w:jc w:val="center"/>
            </w:pPr>
            <w:r>
              <w:t>T. O</w:t>
            </w:r>
          </w:p>
        </w:tc>
        <w:tc>
          <w:tcPr>
            <w:tcW w:w="2882" w:type="dxa"/>
          </w:tcPr>
          <w:p w14:paraId="149B0548" w14:textId="77777777" w:rsidR="000C4D4F" w:rsidRDefault="000C4D4F">
            <w:pPr>
              <w:pStyle w:val="Normal1"/>
            </w:pPr>
          </w:p>
        </w:tc>
      </w:tr>
      <w:tr w:rsidR="000C4D4F" w14:paraId="4DA0EE36" w14:textId="77777777">
        <w:trPr>
          <w:cantSplit/>
          <w:tblHeader/>
          <w:jc w:val="center"/>
        </w:trPr>
        <w:tc>
          <w:tcPr>
            <w:tcW w:w="2881" w:type="dxa"/>
          </w:tcPr>
          <w:p w14:paraId="4E7A8DCB" w14:textId="77777777" w:rsidR="000C4D4F" w:rsidRDefault="000C4D4F">
            <w:pPr>
              <w:pStyle w:val="Normal1"/>
            </w:pPr>
          </w:p>
        </w:tc>
        <w:tc>
          <w:tcPr>
            <w:tcW w:w="2881" w:type="dxa"/>
          </w:tcPr>
          <w:p w14:paraId="4E9E96D3" w14:textId="77777777" w:rsidR="000C4D4F" w:rsidRDefault="00EB507A">
            <w:pPr>
              <w:pStyle w:val="Normal1"/>
              <w:jc w:val="center"/>
            </w:pPr>
            <w:proofErr w:type="spellStart"/>
            <w:r>
              <w:t>Profesora</w:t>
            </w:r>
            <w:proofErr w:type="spellEnd"/>
            <w:r>
              <w:t xml:space="preserve"> jefe</w:t>
            </w:r>
          </w:p>
        </w:tc>
        <w:tc>
          <w:tcPr>
            <w:tcW w:w="2882" w:type="dxa"/>
          </w:tcPr>
          <w:p w14:paraId="350CF85E" w14:textId="77777777" w:rsidR="000C4D4F" w:rsidRDefault="000C4D4F">
            <w:pPr>
              <w:pStyle w:val="Normal1"/>
            </w:pPr>
          </w:p>
        </w:tc>
      </w:tr>
      <w:tr w:rsidR="000C4D4F" w14:paraId="19013851" w14:textId="77777777">
        <w:trPr>
          <w:cantSplit/>
          <w:tblHeader/>
          <w:jc w:val="center"/>
        </w:trPr>
        <w:tc>
          <w:tcPr>
            <w:tcW w:w="2881" w:type="dxa"/>
          </w:tcPr>
          <w:p w14:paraId="31DF7312" w14:textId="77777777" w:rsidR="000C4D4F" w:rsidRDefault="000C4D4F">
            <w:pPr>
              <w:pStyle w:val="Normal1"/>
            </w:pPr>
          </w:p>
        </w:tc>
        <w:tc>
          <w:tcPr>
            <w:tcW w:w="2881" w:type="dxa"/>
          </w:tcPr>
          <w:p w14:paraId="644E5121" w14:textId="77777777" w:rsidR="000C4D4F" w:rsidRDefault="00EB507A">
            <w:pPr>
              <w:pStyle w:val="Normal1"/>
              <w:jc w:val="center"/>
            </w:pPr>
            <w:r>
              <w:t xml:space="preserve">Técnico </w:t>
            </w:r>
            <w:proofErr w:type="spellStart"/>
            <w:r>
              <w:t>Educación</w:t>
            </w:r>
            <w:proofErr w:type="spellEnd"/>
            <w:r>
              <w:t xml:space="preserve"> </w:t>
            </w:r>
            <w:proofErr w:type="spellStart"/>
            <w:r>
              <w:t>diferencial</w:t>
            </w:r>
            <w:proofErr w:type="spellEnd"/>
          </w:p>
        </w:tc>
        <w:tc>
          <w:tcPr>
            <w:tcW w:w="2882" w:type="dxa"/>
          </w:tcPr>
          <w:p w14:paraId="2B8B45CB" w14:textId="77777777" w:rsidR="000C4D4F" w:rsidRDefault="000C4D4F">
            <w:pPr>
              <w:pStyle w:val="Normal1"/>
            </w:pPr>
          </w:p>
        </w:tc>
      </w:tr>
      <w:tr w:rsidR="000C4D4F" w14:paraId="4C2E7816" w14:textId="77777777">
        <w:trPr>
          <w:cantSplit/>
          <w:trHeight w:val="199"/>
          <w:tblHeader/>
          <w:jc w:val="center"/>
        </w:trPr>
        <w:tc>
          <w:tcPr>
            <w:tcW w:w="2881" w:type="dxa"/>
          </w:tcPr>
          <w:p w14:paraId="5EDA3E69" w14:textId="77777777" w:rsidR="000C4D4F" w:rsidRDefault="000C4D4F">
            <w:pPr>
              <w:pStyle w:val="Normal1"/>
            </w:pPr>
          </w:p>
        </w:tc>
        <w:tc>
          <w:tcPr>
            <w:tcW w:w="2881" w:type="dxa"/>
          </w:tcPr>
          <w:p w14:paraId="75992AD1" w14:textId="77777777" w:rsidR="000C4D4F" w:rsidRDefault="00EB507A">
            <w:pPr>
              <w:pStyle w:val="Normal1"/>
              <w:jc w:val="center"/>
            </w:pPr>
            <w:proofErr w:type="spellStart"/>
            <w:r>
              <w:t>Apoderado</w:t>
            </w:r>
            <w:proofErr w:type="spellEnd"/>
          </w:p>
        </w:tc>
        <w:tc>
          <w:tcPr>
            <w:tcW w:w="2882" w:type="dxa"/>
          </w:tcPr>
          <w:p w14:paraId="100C8A9E" w14:textId="77777777" w:rsidR="000C4D4F" w:rsidRDefault="000C4D4F">
            <w:pPr>
              <w:pStyle w:val="Normal1"/>
            </w:pPr>
          </w:p>
        </w:tc>
      </w:tr>
      <w:tr w:rsidR="000C4D4F" w14:paraId="1A7C2271" w14:textId="77777777">
        <w:trPr>
          <w:cantSplit/>
          <w:tblHeader/>
          <w:jc w:val="center"/>
        </w:trPr>
        <w:tc>
          <w:tcPr>
            <w:tcW w:w="2881" w:type="dxa"/>
          </w:tcPr>
          <w:p w14:paraId="2DC1AFAC" w14:textId="77777777" w:rsidR="000C4D4F" w:rsidRDefault="000C4D4F">
            <w:pPr>
              <w:pStyle w:val="Normal1"/>
            </w:pPr>
          </w:p>
        </w:tc>
        <w:tc>
          <w:tcPr>
            <w:tcW w:w="2881" w:type="dxa"/>
          </w:tcPr>
          <w:p w14:paraId="7A7D1E7D" w14:textId="77777777" w:rsidR="000C4D4F" w:rsidRDefault="000C4D4F">
            <w:pPr>
              <w:pStyle w:val="Normal1"/>
              <w:jc w:val="center"/>
            </w:pPr>
          </w:p>
        </w:tc>
        <w:tc>
          <w:tcPr>
            <w:tcW w:w="2882" w:type="dxa"/>
          </w:tcPr>
          <w:p w14:paraId="2D07ACC7" w14:textId="77777777" w:rsidR="000C4D4F" w:rsidRDefault="000C4D4F">
            <w:pPr>
              <w:pStyle w:val="Normal1"/>
            </w:pPr>
          </w:p>
        </w:tc>
      </w:tr>
    </w:tbl>
    <w:p w14:paraId="2741FBDB" w14:textId="77777777" w:rsidR="000C4D4F" w:rsidRDefault="000C4D4F">
      <w:pPr>
        <w:pStyle w:val="Normal1"/>
      </w:pPr>
    </w:p>
    <w:p w14:paraId="2967B9E1" w14:textId="77777777" w:rsidR="000C4D4F" w:rsidRDefault="000C4D4F">
      <w:pPr>
        <w:pStyle w:val="Normal1"/>
      </w:pPr>
    </w:p>
    <w:p w14:paraId="0B52C4DC" w14:textId="77777777" w:rsidR="000C4D4F" w:rsidRDefault="000C4D4F">
      <w:pPr>
        <w:pStyle w:val="Normal1"/>
      </w:pPr>
    </w:p>
    <w:p w14:paraId="0156D06B" w14:textId="77777777" w:rsidR="000C4D4F" w:rsidRDefault="000C4D4F">
      <w:pPr>
        <w:pStyle w:val="Normal1"/>
      </w:pPr>
    </w:p>
    <w:p w14:paraId="7A863797" w14:textId="77777777" w:rsidR="000C4D4F" w:rsidRDefault="000C4D4F">
      <w:pPr>
        <w:pStyle w:val="Normal1"/>
      </w:pPr>
    </w:p>
    <w:p w14:paraId="0A0F87D5" w14:textId="77777777" w:rsidR="000C4D4F" w:rsidRDefault="00EB507A">
      <w:pPr>
        <w:pStyle w:val="Normal1"/>
        <w:spacing w:line="360" w:lineRule="auto"/>
        <w:rPr>
          <w:b/>
          <w:sz w:val="24"/>
          <w:szCs w:val="24"/>
        </w:rPr>
      </w:pPr>
      <w:r>
        <w:rPr>
          <w:b/>
          <w:noProof/>
          <w:sz w:val="24"/>
          <w:szCs w:val="24"/>
          <w:lang w:val="es-ES"/>
        </w:rPr>
        <w:lastRenderedPageBreak/>
        <w:drawing>
          <wp:inline distT="0" distB="0" distL="0" distR="0" wp14:anchorId="43335D0A" wp14:editId="248510CA">
            <wp:extent cx="5429250" cy="6905625"/>
            <wp:effectExtent l="0" t="0" r="0" b="0"/>
            <wp:docPr id="18520627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429250" cy="6905625"/>
                    </a:xfrm>
                    <a:prstGeom prst="rect">
                      <a:avLst/>
                    </a:prstGeom>
                    <a:ln/>
                  </pic:spPr>
                </pic:pic>
              </a:graphicData>
            </a:graphic>
          </wp:inline>
        </w:drawing>
      </w:r>
    </w:p>
    <w:p w14:paraId="10DAABA8" w14:textId="77777777" w:rsidR="000C4D4F" w:rsidRDefault="000C4D4F">
      <w:pPr>
        <w:pStyle w:val="Normal1"/>
        <w:spacing w:line="360" w:lineRule="auto"/>
        <w:rPr>
          <w:b/>
          <w:sz w:val="24"/>
          <w:szCs w:val="24"/>
        </w:rPr>
      </w:pPr>
    </w:p>
    <w:p w14:paraId="2FF80521" w14:textId="77777777" w:rsidR="000C4D4F" w:rsidRDefault="000C4D4F">
      <w:pPr>
        <w:pStyle w:val="Normal1"/>
        <w:spacing w:line="360" w:lineRule="auto"/>
        <w:rPr>
          <w:b/>
          <w:sz w:val="24"/>
          <w:szCs w:val="24"/>
        </w:rPr>
      </w:pPr>
    </w:p>
    <w:p w14:paraId="58E98633" w14:textId="77777777" w:rsidR="000C4D4F" w:rsidRDefault="00EB507A">
      <w:pPr>
        <w:pStyle w:val="Normal1"/>
        <w:spacing w:line="360" w:lineRule="auto"/>
        <w:rPr>
          <w:b/>
          <w:sz w:val="24"/>
          <w:szCs w:val="24"/>
        </w:rPr>
      </w:pPr>
      <w:r>
        <w:rPr>
          <w:b/>
          <w:noProof/>
          <w:sz w:val="24"/>
          <w:szCs w:val="24"/>
          <w:lang w:val="es-ES"/>
        </w:rPr>
        <w:lastRenderedPageBreak/>
        <w:drawing>
          <wp:inline distT="0" distB="0" distL="0" distR="0" wp14:anchorId="1FE1EC27" wp14:editId="0C52B33E">
            <wp:extent cx="5353050" cy="7219950"/>
            <wp:effectExtent l="0" t="0" r="0" b="0"/>
            <wp:docPr id="18520627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353050" cy="7219950"/>
                    </a:xfrm>
                    <a:prstGeom prst="rect">
                      <a:avLst/>
                    </a:prstGeom>
                    <a:ln/>
                  </pic:spPr>
                </pic:pic>
              </a:graphicData>
            </a:graphic>
          </wp:inline>
        </w:drawing>
      </w:r>
    </w:p>
    <w:p w14:paraId="11CE29BF" w14:textId="77777777" w:rsidR="000C4D4F" w:rsidRDefault="000C4D4F">
      <w:pPr>
        <w:pStyle w:val="Normal1"/>
        <w:spacing w:line="360" w:lineRule="auto"/>
        <w:rPr>
          <w:b/>
          <w:sz w:val="24"/>
          <w:szCs w:val="24"/>
        </w:rPr>
      </w:pPr>
    </w:p>
    <w:p w14:paraId="2D244859" w14:textId="77777777" w:rsidR="000C4D4F" w:rsidRDefault="000C4D4F">
      <w:pPr>
        <w:pStyle w:val="Normal1"/>
        <w:spacing w:line="360" w:lineRule="auto"/>
        <w:rPr>
          <w:b/>
          <w:sz w:val="24"/>
          <w:szCs w:val="24"/>
        </w:rPr>
      </w:pPr>
    </w:p>
    <w:p w14:paraId="63F84E81" w14:textId="77777777" w:rsidR="000C4D4F" w:rsidRDefault="00EB507A">
      <w:pPr>
        <w:pStyle w:val="Normal1"/>
        <w:spacing w:line="360" w:lineRule="auto"/>
        <w:rPr>
          <w:b/>
          <w:sz w:val="24"/>
          <w:szCs w:val="24"/>
        </w:rPr>
      </w:pPr>
      <w:r>
        <w:rPr>
          <w:b/>
          <w:noProof/>
          <w:sz w:val="24"/>
          <w:szCs w:val="24"/>
          <w:lang w:val="es-ES"/>
        </w:rPr>
        <w:lastRenderedPageBreak/>
        <w:drawing>
          <wp:inline distT="0" distB="0" distL="0" distR="0" wp14:anchorId="1B16801D" wp14:editId="493D9766">
            <wp:extent cx="5495925" cy="7362825"/>
            <wp:effectExtent l="0" t="0" r="0" b="0"/>
            <wp:docPr id="18520627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495925" cy="7362825"/>
                    </a:xfrm>
                    <a:prstGeom prst="rect">
                      <a:avLst/>
                    </a:prstGeom>
                    <a:ln/>
                  </pic:spPr>
                </pic:pic>
              </a:graphicData>
            </a:graphic>
          </wp:inline>
        </w:drawing>
      </w:r>
    </w:p>
    <w:p w14:paraId="47E89257" w14:textId="77777777" w:rsidR="000C4D4F" w:rsidRDefault="000C4D4F">
      <w:pPr>
        <w:pStyle w:val="Normal1"/>
        <w:spacing w:line="360" w:lineRule="auto"/>
        <w:rPr>
          <w:b/>
          <w:color w:val="FF0000"/>
          <w:sz w:val="24"/>
          <w:szCs w:val="24"/>
        </w:rPr>
      </w:pPr>
    </w:p>
    <w:p w14:paraId="4042E787" w14:textId="77777777" w:rsidR="000C4D4F" w:rsidRDefault="000C4D4F">
      <w:pPr>
        <w:pStyle w:val="Normal1"/>
        <w:spacing w:line="360" w:lineRule="auto"/>
        <w:rPr>
          <w:b/>
          <w:color w:val="FF0000"/>
          <w:sz w:val="24"/>
          <w:szCs w:val="24"/>
        </w:rPr>
      </w:pPr>
    </w:p>
    <w:p w14:paraId="61B8EA4D" w14:textId="77777777" w:rsidR="000C4D4F" w:rsidRDefault="00EB507A">
      <w:pPr>
        <w:pStyle w:val="Normal1"/>
        <w:spacing w:line="360" w:lineRule="auto"/>
        <w:rPr>
          <w:b/>
          <w:color w:val="FF0000"/>
          <w:sz w:val="24"/>
          <w:szCs w:val="24"/>
        </w:rPr>
      </w:pPr>
      <w:r>
        <w:rPr>
          <w:b/>
          <w:noProof/>
          <w:color w:val="FF0000"/>
          <w:sz w:val="24"/>
          <w:szCs w:val="24"/>
          <w:lang w:val="es-ES"/>
        </w:rPr>
        <w:lastRenderedPageBreak/>
        <w:drawing>
          <wp:inline distT="0" distB="0" distL="0" distR="0" wp14:anchorId="5AE60D1A" wp14:editId="4691919C">
            <wp:extent cx="5562600" cy="7334250"/>
            <wp:effectExtent l="0" t="0" r="0" b="0"/>
            <wp:docPr id="18520627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562600" cy="7334250"/>
                    </a:xfrm>
                    <a:prstGeom prst="rect">
                      <a:avLst/>
                    </a:prstGeom>
                    <a:ln/>
                  </pic:spPr>
                </pic:pic>
              </a:graphicData>
            </a:graphic>
          </wp:inline>
        </w:drawing>
      </w:r>
    </w:p>
    <w:p w14:paraId="0E017806" w14:textId="77777777" w:rsidR="000C4D4F" w:rsidRDefault="00EB507A">
      <w:pPr>
        <w:pStyle w:val="Normal1"/>
        <w:spacing w:line="360" w:lineRule="auto"/>
        <w:rPr>
          <w:b/>
          <w:color w:val="FF0000"/>
          <w:sz w:val="24"/>
          <w:szCs w:val="24"/>
        </w:rPr>
      </w:pPr>
      <w:r>
        <w:rPr>
          <w:b/>
          <w:noProof/>
          <w:color w:val="FF0000"/>
          <w:sz w:val="24"/>
          <w:szCs w:val="24"/>
          <w:lang w:val="es-ES"/>
        </w:rPr>
        <w:lastRenderedPageBreak/>
        <w:drawing>
          <wp:inline distT="0" distB="0" distL="0" distR="0" wp14:anchorId="598BEE7A" wp14:editId="6848B23B">
            <wp:extent cx="6619875" cy="7820025"/>
            <wp:effectExtent l="0" t="0" r="0" b="0"/>
            <wp:docPr id="18520627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619875" cy="7820025"/>
                    </a:xfrm>
                    <a:prstGeom prst="rect">
                      <a:avLst/>
                    </a:prstGeom>
                    <a:ln/>
                  </pic:spPr>
                </pic:pic>
              </a:graphicData>
            </a:graphic>
          </wp:inline>
        </w:drawing>
      </w:r>
    </w:p>
    <w:p w14:paraId="69662ECE" w14:textId="77777777" w:rsidR="000C4D4F" w:rsidRDefault="000C4D4F">
      <w:pPr>
        <w:pStyle w:val="Normal1"/>
        <w:spacing w:line="360" w:lineRule="auto"/>
        <w:rPr>
          <w:b/>
          <w:color w:val="FF0000"/>
          <w:sz w:val="24"/>
          <w:szCs w:val="24"/>
        </w:rPr>
      </w:pPr>
    </w:p>
    <w:p w14:paraId="101E909F" w14:textId="77777777" w:rsidR="000C4D4F" w:rsidRDefault="000C4D4F">
      <w:pPr>
        <w:pStyle w:val="Normal1"/>
        <w:spacing w:line="360" w:lineRule="auto"/>
        <w:rPr>
          <w:b/>
          <w:color w:val="FF0000"/>
          <w:sz w:val="24"/>
          <w:szCs w:val="24"/>
        </w:rPr>
      </w:pPr>
    </w:p>
    <w:p w14:paraId="2CAA97AD" w14:textId="77777777" w:rsidR="000C4D4F" w:rsidRDefault="00EB507A">
      <w:pPr>
        <w:pStyle w:val="Normal1"/>
        <w:spacing w:line="360" w:lineRule="auto"/>
        <w:jc w:val="center"/>
        <w:rPr>
          <w:b/>
          <w:sz w:val="24"/>
          <w:szCs w:val="24"/>
        </w:rPr>
      </w:pPr>
      <w:r>
        <w:rPr>
          <w:b/>
          <w:sz w:val="24"/>
          <w:szCs w:val="24"/>
        </w:rPr>
        <w:lastRenderedPageBreak/>
        <w:t xml:space="preserve">12 PROTOCOLO DE PREVENCIÓN Y ACCIÓN ANTE EL CIBER- </w:t>
      </w:r>
      <w:proofErr w:type="gramStart"/>
      <w:r>
        <w:rPr>
          <w:b/>
          <w:sz w:val="24"/>
          <w:szCs w:val="24"/>
        </w:rPr>
        <w:t>BULLYING</w:t>
      </w:r>
      <w:proofErr w:type="gramEnd"/>
    </w:p>
    <w:p w14:paraId="278982BF" w14:textId="77777777" w:rsidR="000C4D4F" w:rsidRDefault="00EB507A">
      <w:pPr>
        <w:pStyle w:val="Normal1"/>
        <w:spacing w:line="360" w:lineRule="auto"/>
        <w:rPr>
          <w:b/>
          <w:sz w:val="24"/>
          <w:szCs w:val="24"/>
        </w:rPr>
      </w:pPr>
      <w:r>
        <w:rPr>
          <w:b/>
          <w:sz w:val="24"/>
          <w:szCs w:val="24"/>
        </w:rPr>
        <w:t>OBJETIVO FUNDAMENTAL:</w:t>
      </w:r>
    </w:p>
    <w:p w14:paraId="61699B06" w14:textId="77777777" w:rsidR="000C4D4F" w:rsidRDefault="00EB507A">
      <w:pPr>
        <w:pStyle w:val="Normal1"/>
        <w:pBdr>
          <w:top w:val="nil"/>
          <w:left w:val="nil"/>
          <w:bottom w:val="nil"/>
          <w:right w:val="nil"/>
          <w:between w:val="nil"/>
        </w:pBdr>
        <w:spacing w:line="360" w:lineRule="auto"/>
        <w:ind w:left="720"/>
        <w:rPr>
          <w:color w:val="000000"/>
          <w:sz w:val="24"/>
          <w:szCs w:val="24"/>
        </w:rPr>
      </w:pPr>
      <w:r>
        <w:rPr>
          <w:color w:val="000000"/>
          <w:sz w:val="24"/>
          <w:szCs w:val="24"/>
        </w:rPr>
        <w:t>Potenciar y promover una cultura escolar de constante prevención, protección, detección y acción en situaciones de Ciber-</w:t>
      </w:r>
      <w:proofErr w:type="spellStart"/>
      <w:proofErr w:type="gramStart"/>
      <w:r>
        <w:rPr>
          <w:color w:val="000000"/>
          <w:sz w:val="24"/>
          <w:szCs w:val="24"/>
        </w:rPr>
        <w:t>Bullying</w:t>
      </w:r>
      <w:proofErr w:type="spellEnd"/>
      <w:proofErr w:type="gramEnd"/>
      <w:r>
        <w:rPr>
          <w:color w:val="000000"/>
          <w:sz w:val="24"/>
          <w:szCs w:val="24"/>
        </w:rPr>
        <w:t xml:space="preserve">, que deterioran la integridad física y psicológica de los alumnos y alumnas.  </w:t>
      </w:r>
    </w:p>
    <w:p w14:paraId="2B6D1384" w14:textId="77777777" w:rsidR="000C4D4F" w:rsidRDefault="00EB507A">
      <w:pPr>
        <w:pStyle w:val="Normal1"/>
        <w:spacing w:line="360" w:lineRule="auto"/>
        <w:rPr>
          <w:b/>
          <w:sz w:val="24"/>
          <w:szCs w:val="24"/>
        </w:rPr>
      </w:pPr>
      <w:r>
        <w:rPr>
          <w:b/>
          <w:sz w:val="24"/>
          <w:szCs w:val="24"/>
        </w:rPr>
        <w:t>OBJETIVOS ESPECÍFICOS</w:t>
      </w:r>
    </w:p>
    <w:p w14:paraId="12927CBB"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Sensibilizar y Comprometer a todos los actores de la comunidad educativa (directivos, docentes, alumnos, profesionales y asistentes de la educación, padres y apoderados) en la prevención del Ciber- </w:t>
      </w:r>
      <w:proofErr w:type="spellStart"/>
      <w:proofErr w:type="gramStart"/>
      <w:r>
        <w:rPr>
          <w:color w:val="000000"/>
          <w:sz w:val="24"/>
          <w:szCs w:val="24"/>
        </w:rPr>
        <w:t>Bullying</w:t>
      </w:r>
      <w:proofErr w:type="spellEnd"/>
      <w:proofErr w:type="gramEnd"/>
    </w:p>
    <w:p w14:paraId="18C7DA3E"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Informar y Clarificar acerca del fenómeno de Ciber-</w:t>
      </w:r>
      <w:proofErr w:type="spellStart"/>
      <w:proofErr w:type="gramStart"/>
      <w:r>
        <w:rPr>
          <w:color w:val="000000"/>
          <w:sz w:val="24"/>
          <w:szCs w:val="24"/>
        </w:rPr>
        <w:t>Bullying</w:t>
      </w:r>
      <w:proofErr w:type="spellEnd"/>
      <w:proofErr w:type="gramEnd"/>
      <w:r>
        <w:rPr>
          <w:color w:val="000000"/>
          <w:sz w:val="24"/>
          <w:szCs w:val="24"/>
        </w:rPr>
        <w:t xml:space="preserve"> por medio de la educación a todos los actores de la comunidad educativa</w:t>
      </w:r>
    </w:p>
    <w:p w14:paraId="460C3ADD"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Asumir la responsabilidad que le atañe a cada uno de los miembros de la comunidad educativa en la prevención del Ciber-</w:t>
      </w:r>
      <w:proofErr w:type="spellStart"/>
      <w:proofErr w:type="gramStart"/>
      <w:r>
        <w:rPr>
          <w:color w:val="000000"/>
          <w:sz w:val="24"/>
          <w:szCs w:val="24"/>
        </w:rPr>
        <w:t>Bullying</w:t>
      </w:r>
      <w:proofErr w:type="spellEnd"/>
      <w:proofErr w:type="gramEnd"/>
      <w:r>
        <w:rPr>
          <w:color w:val="000000"/>
          <w:sz w:val="24"/>
          <w:szCs w:val="24"/>
        </w:rPr>
        <w:t>: directivos, docentes, profesionales y asistentes de la educación, padres y apoderados.</w:t>
      </w:r>
    </w:p>
    <w:p w14:paraId="5E3B0EEB" w14:textId="77777777" w:rsidR="000C4D4F" w:rsidRDefault="00EB507A">
      <w:pPr>
        <w:pStyle w:val="Normal1"/>
        <w:numPr>
          <w:ilvl w:val="0"/>
          <w:numId w:val="164"/>
        </w:numPr>
        <w:pBdr>
          <w:top w:val="nil"/>
          <w:left w:val="nil"/>
          <w:bottom w:val="nil"/>
          <w:right w:val="nil"/>
          <w:between w:val="nil"/>
        </w:pBdr>
        <w:spacing w:after="0" w:line="360" w:lineRule="auto"/>
        <w:jc w:val="both"/>
        <w:rPr>
          <w:color w:val="000000"/>
          <w:sz w:val="24"/>
          <w:szCs w:val="24"/>
        </w:rPr>
      </w:pPr>
      <w:r>
        <w:rPr>
          <w:color w:val="000000"/>
          <w:sz w:val="24"/>
          <w:szCs w:val="24"/>
        </w:rPr>
        <w:t>Establecer un Protocolo de Acción frente a situaciones de Ciber-</w:t>
      </w:r>
      <w:proofErr w:type="spellStart"/>
      <w:proofErr w:type="gramStart"/>
      <w:r>
        <w:rPr>
          <w:color w:val="000000"/>
          <w:sz w:val="24"/>
          <w:szCs w:val="24"/>
        </w:rPr>
        <w:t>Bullying</w:t>
      </w:r>
      <w:proofErr w:type="spellEnd"/>
      <w:proofErr w:type="gramEnd"/>
      <w:r>
        <w:rPr>
          <w:color w:val="000000"/>
          <w:sz w:val="24"/>
          <w:szCs w:val="24"/>
        </w:rPr>
        <w:t xml:space="preserve"> que identifique a los responsables, sus funciones, plazos y manejo de información de manera clara y oportuna.</w:t>
      </w:r>
    </w:p>
    <w:p w14:paraId="1AB83706" w14:textId="77777777" w:rsidR="000C4D4F" w:rsidRDefault="000C4D4F">
      <w:pPr>
        <w:pStyle w:val="Normal1"/>
        <w:pBdr>
          <w:top w:val="nil"/>
          <w:left w:val="nil"/>
          <w:bottom w:val="nil"/>
          <w:right w:val="nil"/>
          <w:between w:val="nil"/>
        </w:pBdr>
        <w:spacing w:after="0"/>
        <w:ind w:left="720"/>
        <w:rPr>
          <w:color w:val="000000"/>
          <w:sz w:val="24"/>
          <w:szCs w:val="24"/>
        </w:rPr>
      </w:pPr>
    </w:p>
    <w:p w14:paraId="28239901" w14:textId="77777777" w:rsidR="000C4D4F" w:rsidRDefault="00EB507A">
      <w:pPr>
        <w:pStyle w:val="Normal1"/>
        <w:numPr>
          <w:ilvl w:val="1"/>
          <w:numId w:val="145"/>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DEFINICIÓN DEL CIBER- </w:t>
      </w:r>
      <w:proofErr w:type="gramStart"/>
      <w:r>
        <w:rPr>
          <w:b/>
          <w:color w:val="000000"/>
          <w:sz w:val="24"/>
          <w:szCs w:val="24"/>
        </w:rPr>
        <w:t>BULLYING</w:t>
      </w:r>
      <w:proofErr w:type="gramEnd"/>
    </w:p>
    <w:p w14:paraId="78B17B33" w14:textId="77777777" w:rsidR="000C4D4F" w:rsidRDefault="00EB507A">
      <w:pPr>
        <w:pStyle w:val="Normal1"/>
        <w:spacing w:line="360" w:lineRule="auto"/>
        <w:ind w:firstLine="708"/>
        <w:rPr>
          <w:color w:val="000000"/>
          <w:sz w:val="24"/>
          <w:szCs w:val="24"/>
          <w:highlight w:val="white"/>
        </w:rPr>
      </w:pPr>
      <w:r>
        <w:rPr>
          <w:color w:val="000000"/>
          <w:sz w:val="24"/>
          <w:szCs w:val="24"/>
          <w:highlight w:val="white"/>
        </w:rPr>
        <w:t>Es el uso de información electrónica y medios de comunicación tales como </w:t>
      </w:r>
      <w:r>
        <w:rPr>
          <w:sz w:val="24"/>
          <w:szCs w:val="24"/>
          <w:highlight w:val="white"/>
        </w:rPr>
        <w:t>correo electrónico</w:t>
      </w:r>
      <w:r>
        <w:rPr>
          <w:color w:val="000000"/>
          <w:sz w:val="24"/>
          <w:szCs w:val="24"/>
          <w:highlight w:val="white"/>
        </w:rPr>
        <w:t>, </w:t>
      </w:r>
      <w:r>
        <w:rPr>
          <w:sz w:val="24"/>
          <w:szCs w:val="24"/>
          <w:highlight w:val="white"/>
        </w:rPr>
        <w:t>redes sociales</w:t>
      </w:r>
      <w:r>
        <w:rPr>
          <w:color w:val="000000"/>
          <w:sz w:val="24"/>
          <w:szCs w:val="24"/>
          <w:highlight w:val="white"/>
        </w:rPr>
        <w:t>, </w:t>
      </w:r>
      <w:r>
        <w:rPr>
          <w:sz w:val="24"/>
          <w:szCs w:val="24"/>
          <w:highlight w:val="white"/>
        </w:rPr>
        <w:t>blogs</w:t>
      </w:r>
      <w:r>
        <w:rPr>
          <w:color w:val="000000"/>
          <w:sz w:val="24"/>
          <w:szCs w:val="24"/>
          <w:highlight w:val="white"/>
        </w:rPr>
        <w:t>, </w:t>
      </w:r>
      <w:r>
        <w:rPr>
          <w:sz w:val="24"/>
          <w:szCs w:val="24"/>
          <w:highlight w:val="white"/>
        </w:rPr>
        <w:t>mensajería instantánea</w:t>
      </w:r>
      <w:r>
        <w:rPr>
          <w:color w:val="000000"/>
          <w:sz w:val="24"/>
          <w:szCs w:val="24"/>
          <w:highlight w:val="white"/>
        </w:rPr>
        <w:t>, </w:t>
      </w:r>
      <w:r>
        <w:rPr>
          <w:sz w:val="24"/>
          <w:szCs w:val="24"/>
          <w:highlight w:val="white"/>
        </w:rPr>
        <w:t>mensajes de texto</w:t>
      </w:r>
      <w:r>
        <w:rPr>
          <w:color w:val="000000"/>
          <w:sz w:val="24"/>
          <w:szCs w:val="24"/>
          <w:highlight w:val="white"/>
        </w:rPr>
        <w:t>, </w:t>
      </w:r>
      <w:r>
        <w:rPr>
          <w:sz w:val="24"/>
          <w:szCs w:val="24"/>
          <w:highlight w:val="white"/>
        </w:rPr>
        <w:t>teléfonos móviles</w:t>
      </w:r>
      <w:r>
        <w:rPr>
          <w:color w:val="000000"/>
          <w:sz w:val="24"/>
          <w:szCs w:val="24"/>
          <w:highlight w:val="white"/>
        </w:rPr>
        <w:t xml:space="preserve"> y web-sites difamatorios para acosar a un individuo o grupo, mediante ataques personales u otros medios. Puede constituir un </w:t>
      </w:r>
      <w:r>
        <w:rPr>
          <w:sz w:val="24"/>
          <w:szCs w:val="24"/>
          <w:highlight w:val="white"/>
        </w:rPr>
        <w:t>delito penal</w:t>
      </w:r>
      <w:r>
        <w:rPr>
          <w:color w:val="000000"/>
          <w:sz w:val="24"/>
          <w:szCs w:val="24"/>
          <w:highlight w:val="white"/>
        </w:rPr>
        <w:t>. El </w:t>
      </w:r>
      <w:r>
        <w:rPr>
          <w:b/>
          <w:color w:val="000000"/>
          <w:sz w:val="24"/>
          <w:szCs w:val="24"/>
          <w:highlight w:val="white"/>
        </w:rPr>
        <w:t>ciber-</w:t>
      </w:r>
      <w:proofErr w:type="spellStart"/>
      <w:proofErr w:type="gramStart"/>
      <w:r>
        <w:rPr>
          <w:b/>
          <w:color w:val="000000"/>
          <w:sz w:val="24"/>
          <w:szCs w:val="24"/>
          <w:highlight w:val="white"/>
        </w:rPr>
        <w:t>bullying</w:t>
      </w:r>
      <w:proofErr w:type="spellEnd"/>
      <w:proofErr w:type="gramEnd"/>
      <w:r>
        <w:rPr>
          <w:color w:val="000000"/>
          <w:sz w:val="24"/>
          <w:szCs w:val="24"/>
          <w:highlight w:val="white"/>
        </w:rPr>
        <w:t> es voluntarioso e implica un daño recurrente y repetitivo infligido a través del medio del texto electrónico. El </w:t>
      </w:r>
      <w:r>
        <w:rPr>
          <w:b/>
          <w:color w:val="000000"/>
          <w:sz w:val="24"/>
          <w:szCs w:val="24"/>
          <w:highlight w:val="white"/>
        </w:rPr>
        <w:t>Ciber-</w:t>
      </w:r>
      <w:proofErr w:type="spellStart"/>
      <w:proofErr w:type="gramStart"/>
      <w:r>
        <w:rPr>
          <w:b/>
          <w:color w:val="000000"/>
          <w:sz w:val="24"/>
          <w:szCs w:val="24"/>
          <w:highlight w:val="white"/>
        </w:rPr>
        <w:t>Bullying</w:t>
      </w:r>
      <w:proofErr w:type="spellEnd"/>
      <w:proofErr w:type="gramEnd"/>
      <w:r>
        <w:rPr>
          <w:color w:val="000000"/>
          <w:sz w:val="24"/>
          <w:szCs w:val="24"/>
          <w:highlight w:val="white"/>
        </w:rPr>
        <w:t> puede ser tan simple como continuar mandando e-mails a alguien que ha dicho que no quiere permanecer en contacto con el remitente, puede también incluir amenazas, connotaciones sexuales, etiquetas peyorativas (p.ej., discurso del odio).</w:t>
      </w:r>
    </w:p>
    <w:p w14:paraId="4BD04A70" w14:textId="77777777" w:rsidR="000C4D4F" w:rsidRDefault="00EB507A">
      <w:pPr>
        <w:pStyle w:val="Normal1"/>
        <w:spacing w:line="360" w:lineRule="auto"/>
        <w:rPr>
          <w:sz w:val="24"/>
          <w:szCs w:val="24"/>
        </w:rPr>
      </w:pPr>
      <w:r>
        <w:rPr>
          <w:sz w:val="24"/>
          <w:szCs w:val="24"/>
        </w:rPr>
        <w:t>Características:</w:t>
      </w:r>
    </w:p>
    <w:p w14:paraId="10C48EB8" w14:textId="77777777" w:rsidR="000C4D4F" w:rsidRDefault="00EB507A">
      <w:pPr>
        <w:pStyle w:val="Normal1"/>
        <w:numPr>
          <w:ilvl w:val="0"/>
          <w:numId w:val="18"/>
        </w:numPr>
        <w:shd w:val="clear" w:color="auto" w:fill="FFFFFF"/>
        <w:spacing w:before="280" w:after="24" w:line="360" w:lineRule="auto"/>
        <w:ind w:left="384"/>
        <w:jc w:val="both"/>
        <w:rPr>
          <w:color w:val="000000"/>
          <w:sz w:val="24"/>
          <w:szCs w:val="24"/>
        </w:rPr>
      </w:pPr>
      <w:r>
        <w:rPr>
          <w:color w:val="000000"/>
          <w:sz w:val="24"/>
          <w:szCs w:val="24"/>
        </w:rPr>
        <w:t>Requiere destreza y conocimientos sobre Internet. Esta información la obtiene principalmente de foros informáticos.</w:t>
      </w:r>
    </w:p>
    <w:p w14:paraId="5FA3EF20" w14:textId="77777777" w:rsidR="000C4D4F" w:rsidRDefault="00EB507A">
      <w:pPr>
        <w:pStyle w:val="Normal1"/>
        <w:numPr>
          <w:ilvl w:val="0"/>
          <w:numId w:val="18"/>
        </w:numPr>
        <w:shd w:val="clear" w:color="auto" w:fill="FFFFFF"/>
        <w:spacing w:after="24" w:line="360" w:lineRule="auto"/>
        <w:ind w:left="384"/>
        <w:jc w:val="both"/>
        <w:rPr>
          <w:color w:val="000000"/>
          <w:sz w:val="24"/>
          <w:szCs w:val="24"/>
        </w:rPr>
      </w:pPr>
      <w:r>
        <w:rPr>
          <w:color w:val="000000"/>
          <w:sz w:val="24"/>
          <w:szCs w:val="24"/>
        </w:rPr>
        <w:lastRenderedPageBreak/>
        <w:t>Falsa acusación: La mayoría de los acosadores intentan dañar la reputación de la víctima manipulando a gente contra él.</w:t>
      </w:r>
    </w:p>
    <w:p w14:paraId="2F198700" w14:textId="77777777" w:rsidR="000C4D4F" w:rsidRDefault="00EB507A">
      <w:pPr>
        <w:pStyle w:val="Normal1"/>
        <w:numPr>
          <w:ilvl w:val="0"/>
          <w:numId w:val="18"/>
        </w:numPr>
        <w:shd w:val="clear" w:color="auto" w:fill="FFFFFF"/>
        <w:spacing w:after="24" w:line="360" w:lineRule="auto"/>
        <w:ind w:left="384"/>
        <w:jc w:val="both"/>
        <w:rPr>
          <w:color w:val="000000"/>
          <w:sz w:val="24"/>
          <w:szCs w:val="24"/>
        </w:rPr>
      </w:pPr>
      <w:r>
        <w:rPr>
          <w:color w:val="000000"/>
          <w:sz w:val="24"/>
          <w:szCs w:val="24"/>
        </w:rPr>
        <w:t>Publicación de información falsa sobre las víctimas en sitios web. Pueden crear sus propias webs, páginas de redes sociales (páginas de Facebook), blogs o </w:t>
      </w:r>
      <w:hyperlink r:id="rId21">
        <w:r>
          <w:rPr>
            <w:sz w:val="24"/>
            <w:szCs w:val="24"/>
          </w:rPr>
          <w:t>fotologs</w:t>
        </w:r>
      </w:hyperlink>
      <w:r>
        <w:rPr>
          <w:color w:val="000000"/>
          <w:sz w:val="24"/>
          <w:szCs w:val="24"/>
        </w:rPr>
        <w:t> para este propósito. Mientras el foro donde se aloja no sea eliminado, puede perpetuar el acoso durante meses o años. Y aunque se elimine la web, </w:t>
      </w:r>
      <w:r>
        <w:rPr>
          <w:b/>
          <w:i/>
          <w:color w:val="000000"/>
          <w:sz w:val="24"/>
          <w:szCs w:val="24"/>
        </w:rPr>
        <w:t>todo lo que se publica en Internet se queda en la red</w:t>
      </w:r>
      <w:r>
        <w:rPr>
          <w:color w:val="000000"/>
          <w:sz w:val="24"/>
          <w:szCs w:val="24"/>
        </w:rPr>
        <w:t>.</w:t>
      </w:r>
    </w:p>
    <w:p w14:paraId="015CE5D1" w14:textId="77777777" w:rsidR="000C4D4F" w:rsidRDefault="00EB507A">
      <w:pPr>
        <w:pStyle w:val="Normal1"/>
        <w:numPr>
          <w:ilvl w:val="0"/>
          <w:numId w:val="18"/>
        </w:numPr>
        <w:shd w:val="clear" w:color="auto" w:fill="FFFFFF"/>
        <w:spacing w:after="24" w:line="360" w:lineRule="auto"/>
        <w:ind w:left="384"/>
        <w:jc w:val="both"/>
        <w:rPr>
          <w:color w:val="000000"/>
          <w:sz w:val="24"/>
          <w:szCs w:val="24"/>
        </w:rPr>
      </w:pPr>
      <w:r>
        <w:rPr>
          <w:color w:val="000000"/>
          <w:sz w:val="24"/>
          <w:szCs w:val="24"/>
        </w:rPr>
        <w:t>Recopilación de información sobre la víctima: pueden espiar a los amigos de la víctima, su familia y compañeros de trabajo para obtener información personal. De esta forma saben el resultado de los correos difamatorios, y averiguan cuales son los rumores más creíbles de los que no crean ningún resultado.</w:t>
      </w:r>
    </w:p>
    <w:p w14:paraId="63E93C18" w14:textId="77777777" w:rsidR="000C4D4F" w:rsidRDefault="00EB507A">
      <w:pPr>
        <w:pStyle w:val="Normal1"/>
        <w:numPr>
          <w:ilvl w:val="0"/>
          <w:numId w:val="18"/>
        </w:numPr>
        <w:shd w:val="clear" w:color="auto" w:fill="FFFFFF"/>
        <w:spacing w:after="24" w:line="360" w:lineRule="auto"/>
        <w:ind w:left="384"/>
        <w:jc w:val="both"/>
        <w:rPr>
          <w:color w:val="000000"/>
          <w:sz w:val="24"/>
          <w:szCs w:val="24"/>
        </w:rPr>
      </w:pPr>
      <w:r>
        <w:rPr>
          <w:color w:val="000000"/>
          <w:sz w:val="24"/>
          <w:szCs w:val="24"/>
        </w:rPr>
        <w:t>A menudo monitorizarán las actividades de la víctima e intentarán rastrear su dirección de IP en un intento de obtener más información sobre ésta.</w:t>
      </w:r>
    </w:p>
    <w:p w14:paraId="05B35544" w14:textId="77777777" w:rsidR="000C4D4F" w:rsidRDefault="00EB507A">
      <w:pPr>
        <w:pStyle w:val="Normal1"/>
        <w:numPr>
          <w:ilvl w:val="0"/>
          <w:numId w:val="18"/>
        </w:numPr>
        <w:shd w:val="clear" w:color="auto" w:fill="FFFFFF"/>
        <w:spacing w:after="24" w:line="360" w:lineRule="auto"/>
        <w:ind w:left="384"/>
        <w:jc w:val="both"/>
        <w:rPr>
          <w:color w:val="000000"/>
          <w:sz w:val="24"/>
          <w:szCs w:val="24"/>
        </w:rPr>
      </w:pPr>
      <w:r>
        <w:rPr>
          <w:color w:val="000000"/>
          <w:sz w:val="24"/>
          <w:szCs w:val="24"/>
        </w:rPr>
        <w:t>Envían de forma periódica correos difamatorios al entorno de la víctima para manipularlos.</w:t>
      </w:r>
    </w:p>
    <w:p w14:paraId="4BDAC9E6" w14:textId="77777777" w:rsidR="000C4D4F" w:rsidRDefault="00EB507A">
      <w:pPr>
        <w:pStyle w:val="Normal1"/>
        <w:numPr>
          <w:ilvl w:val="0"/>
          <w:numId w:val="18"/>
        </w:numPr>
        <w:shd w:val="clear" w:color="auto" w:fill="FFFFFF"/>
        <w:spacing w:after="24" w:line="360" w:lineRule="auto"/>
        <w:ind w:left="384"/>
        <w:jc w:val="both"/>
        <w:rPr>
          <w:color w:val="000000"/>
          <w:sz w:val="24"/>
          <w:szCs w:val="24"/>
        </w:rPr>
      </w:pPr>
      <w:r>
        <w:rPr>
          <w:color w:val="000000"/>
          <w:sz w:val="24"/>
          <w:szCs w:val="24"/>
        </w:rPr>
        <w:t>Manipulan a otros para que acosen a la víctima. La mayoría tratan de implicar a terceros en el hostigamiento. Si consigue este propósito, y consigue que otros hagan el trabajo sucio hostigándole, haciéndole fotos o vídeos comprometidos, es posible que use la identidad de éstos en las siguientes difamaciones, incrementando así la credibilidad de las falsas acusaciones, y manipulando al entorno para que crean que se lo merece.</w:t>
      </w:r>
    </w:p>
    <w:p w14:paraId="23805F3D" w14:textId="77777777" w:rsidR="000C4D4F" w:rsidRDefault="00EB507A">
      <w:pPr>
        <w:pStyle w:val="Normal1"/>
        <w:numPr>
          <w:ilvl w:val="0"/>
          <w:numId w:val="18"/>
        </w:numPr>
        <w:shd w:val="clear" w:color="auto" w:fill="FFFFFF"/>
        <w:spacing w:after="24" w:line="360" w:lineRule="auto"/>
        <w:ind w:left="384"/>
        <w:jc w:val="both"/>
        <w:rPr>
          <w:color w:val="000000"/>
          <w:sz w:val="24"/>
          <w:szCs w:val="24"/>
        </w:rPr>
      </w:pPr>
      <w:r>
        <w:rPr>
          <w:color w:val="000000"/>
          <w:sz w:val="24"/>
          <w:szCs w:val="24"/>
        </w:rPr>
        <w:t xml:space="preserve"> A menudo la víctima desconoce la existencia de estos hechos, debido al silencio de los testigos. Incluso el </w:t>
      </w:r>
      <w:r>
        <w:rPr>
          <w:sz w:val="24"/>
          <w:szCs w:val="24"/>
        </w:rPr>
        <w:t>acosador</w:t>
      </w:r>
      <w:r>
        <w:rPr>
          <w:color w:val="000000"/>
          <w:sz w:val="24"/>
          <w:szCs w:val="24"/>
        </w:rPr>
        <w:t> puede decir que la víctima ya conoce estas fotos/vídeos, para intentar evitar que algún testigo le informe; incrementando así las sospechas y creando una falsa </w:t>
      </w:r>
      <w:r>
        <w:rPr>
          <w:sz w:val="24"/>
          <w:szCs w:val="24"/>
        </w:rPr>
        <w:t>paranoia</w:t>
      </w:r>
      <w:r>
        <w:rPr>
          <w:color w:val="000000"/>
          <w:sz w:val="24"/>
          <w:szCs w:val="24"/>
        </w:rPr>
        <w:t> en la víctima.</w:t>
      </w:r>
    </w:p>
    <w:p w14:paraId="0ED2631B" w14:textId="77777777" w:rsidR="000C4D4F" w:rsidRDefault="00EB507A">
      <w:pPr>
        <w:pStyle w:val="Normal1"/>
        <w:numPr>
          <w:ilvl w:val="0"/>
          <w:numId w:val="18"/>
        </w:numPr>
        <w:shd w:val="clear" w:color="auto" w:fill="FFFFFF"/>
        <w:spacing w:after="24" w:line="360" w:lineRule="auto"/>
        <w:ind w:left="384"/>
        <w:jc w:val="both"/>
        <w:rPr>
          <w:color w:val="000000"/>
          <w:sz w:val="24"/>
          <w:szCs w:val="24"/>
        </w:rPr>
      </w:pPr>
      <w:r>
        <w:rPr>
          <w:color w:val="000000"/>
          <w:sz w:val="24"/>
          <w:szCs w:val="24"/>
        </w:rPr>
        <w:t>El </w:t>
      </w:r>
      <w:r>
        <w:rPr>
          <w:sz w:val="24"/>
          <w:szCs w:val="24"/>
        </w:rPr>
        <w:t>acosador</w:t>
      </w:r>
      <w:r>
        <w:rPr>
          <w:color w:val="000000"/>
          <w:sz w:val="24"/>
          <w:szCs w:val="24"/>
        </w:rPr>
        <w:t xml:space="preserve"> puede trasladar a Internet sus insultos y amenazas haciendo pública la identidad de la víctima en un foro determinado (blogs, </w:t>
      </w:r>
      <w:proofErr w:type="spellStart"/>
      <w:r>
        <w:rPr>
          <w:color w:val="000000"/>
          <w:sz w:val="24"/>
          <w:szCs w:val="24"/>
        </w:rPr>
        <w:t>websites</w:t>
      </w:r>
      <w:proofErr w:type="spellEnd"/>
      <w:r>
        <w:rPr>
          <w:color w:val="000000"/>
          <w:sz w:val="24"/>
          <w:szCs w:val="24"/>
        </w:rPr>
        <w:t>), incluso facilitando en algunos casos sus teléfonos, de manera que gente extraña se puede adherir a la agresión.</w:t>
      </w:r>
    </w:p>
    <w:p w14:paraId="3830C246" w14:textId="77777777" w:rsidR="000C4D4F" w:rsidRDefault="00EB507A">
      <w:pPr>
        <w:pStyle w:val="Normal1"/>
        <w:numPr>
          <w:ilvl w:val="0"/>
          <w:numId w:val="18"/>
        </w:numPr>
        <w:shd w:val="clear" w:color="auto" w:fill="FFFFFF"/>
        <w:spacing w:after="24" w:line="360" w:lineRule="auto"/>
        <w:ind w:left="384"/>
        <w:jc w:val="both"/>
        <w:rPr>
          <w:color w:val="000000"/>
          <w:sz w:val="24"/>
          <w:szCs w:val="24"/>
        </w:rPr>
      </w:pPr>
      <w:r>
        <w:rPr>
          <w:color w:val="000000"/>
          <w:sz w:val="24"/>
          <w:szCs w:val="24"/>
        </w:rPr>
        <w:t>Quizá acuse a la víctima de haberle ofendido a él o a su familia de algún modo, o quizá publique su nombre y teléfono para animar a otros a su persecución.</w:t>
      </w:r>
    </w:p>
    <w:p w14:paraId="4199CB80" w14:textId="77777777" w:rsidR="000C4D4F" w:rsidRDefault="000C4D4F">
      <w:pPr>
        <w:pStyle w:val="Normal1"/>
        <w:shd w:val="clear" w:color="auto" w:fill="FFFFFF"/>
        <w:spacing w:before="280" w:after="24" w:line="360" w:lineRule="auto"/>
        <w:ind w:left="384"/>
        <w:jc w:val="both"/>
        <w:rPr>
          <w:color w:val="000000"/>
          <w:sz w:val="24"/>
          <w:szCs w:val="24"/>
        </w:rPr>
      </w:pPr>
    </w:p>
    <w:p w14:paraId="7E3B1E03" w14:textId="77777777" w:rsidR="006F2F48" w:rsidRDefault="006F2F48">
      <w:pPr>
        <w:pStyle w:val="Normal1"/>
        <w:shd w:val="clear" w:color="auto" w:fill="FFFFFF"/>
        <w:spacing w:before="280" w:after="24" w:line="360" w:lineRule="auto"/>
        <w:ind w:left="384"/>
        <w:jc w:val="both"/>
        <w:rPr>
          <w:color w:val="000000"/>
          <w:sz w:val="24"/>
          <w:szCs w:val="24"/>
        </w:rPr>
      </w:pPr>
    </w:p>
    <w:p w14:paraId="3C6B6887" w14:textId="77777777" w:rsidR="006F2F48" w:rsidRDefault="006F2F48">
      <w:pPr>
        <w:pStyle w:val="Normal1"/>
        <w:shd w:val="clear" w:color="auto" w:fill="FFFFFF"/>
        <w:spacing w:before="280" w:after="24" w:line="360" w:lineRule="auto"/>
        <w:ind w:left="384"/>
        <w:jc w:val="both"/>
        <w:rPr>
          <w:color w:val="000000"/>
          <w:sz w:val="24"/>
          <w:szCs w:val="24"/>
        </w:rPr>
      </w:pPr>
    </w:p>
    <w:p w14:paraId="4420BFB2" w14:textId="77777777" w:rsidR="000C4D4F" w:rsidRDefault="00EB507A">
      <w:pPr>
        <w:pStyle w:val="Normal1"/>
        <w:numPr>
          <w:ilvl w:val="1"/>
          <w:numId w:val="145"/>
        </w:numPr>
        <w:pBdr>
          <w:top w:val="nil"/>
          <w:left w:val="nil"/>
          <w:bottom w:val="nil"/>
          <w:right w:val="nil"/>
          <w:between w:val="nil"/>
        </w:pBdr>
        <w:spacing w:after="0" w:line="360" w:lineRule="auto"/>
        <w:jc w:val="both"/>
        <w:rPr>
          <w:b/>
          <w:color w:val="000000"/>
          <w:sz w:val="24"/>
          <w:szCs w:val="24"/>
        </w:rPr>
      </w:pPr>
      <w:r>
        <w:rPr>
          <w:b/>
          <w:color w:val="000000"/>
          <w:sz w:val="24"/>
          <w:szCs w:val="24"/>
        </w:rPr>
        <w:t>PROTOCOLO DE ACCIÓN FRENTE A UN CASO DE CIBER-</w:t>
      </w:r>
      <w:proofErr w:type="gramStart"/>
      <w:r>
        <w:rPr>
          <w:b/>
          <w:color w:val="000000"/>
          <w:sz w:val="24"/>
          <w:szCs w:val="24"/>
        </w:rPr>
        <w:t>BULLYING</w:t>
      </w:r>
      <w:proofErr w:type="gramEnd"/>
    </w:p>
    <w:p w14:paraId="3766F378" w14:textId="77777777" w:rsidR="000C4D4F" w:rsidRDefault="00EB507A">
      <w:pPr>
        <w:pStyle w:val="Normal1"/>
        <w:pBdr>
          <w:top w:val="nil"/>
          <w:left w:val="nil"/>
          <w:bottom w:val="nil"/>
          <w:right w:val="nil"/>
          <w:between w:val="nil"/>
        </w:pBdr>
        <w:spacing w:after="0" w:line="360" w:lineRule="auto"/>
        <w:ind w:firstLine="709"/>
        <w:jc w:val="both"/>
        <w:rPr>
          <w:b/>
          <w:color w:val="000000"/>
          <w:sz w:val="24"/>
          <w:szCs w:val="24"/>
        </w:rPr>
      </w:pPr>
      <w:r>
        <w:rPr>
          <w:b/>
          <w:color w:val="000000"/>
          <w:sz w:val="24"/>
          <w:szCs w:val="24"/>
        </w:rPr>
        <w:t xml:space="preserve">Fase 1. La detección y la obtención de información preliminar </w:t>
      </w:r>
    </w:p>
    <w:p w14:paraId="03971A57" w14:textId="77777777" w:rsidR="000C4D4F" w:rsidRDefault="00EB507A">
      <w:pPr>
        <w:pStyle w:val="Normal1"/>
        <w:spacing w:line="360" w:lineRule="auto"/>
        <w:rPr>
          <w:color w:val="000000"/>
          <w:sz w:val="24"/>
          <w:szCs w:val="24"/>
        </w:rPr>
      </w:pPr>
      <w:r>
        <w:rPr>
          <w:color w:val="000000"/>
          <w:sz w:val="24"/>
          <w:szCs w:val="24"/>
        </w:rPr>
        <w:lastRenderedPageBreak/>
        <w:t xml:space="preserve">1.- Cualquier miembro de la comunidad educativa que tenga indicios razonables de que puede estar produciéndose un caso de </w:t>
      </w:r>
      <w:r>
        <w:rPr>
          <w:i/>
          <w:color w:val="000000"/>
          <w:sz w:val="24"/>
          <w:szCs w:val="24"/>
        </w:rPr>
        <w:t xml:space="preserve">ciberbullying </w:t>
      </w:r>
      <w:r>
        <w:rPr>
          <w:color w:val="000000"/>
          <w:sz w:val="24"/>
          <w:szCs w:val="24"/>
        </w:rPr>
        <w:t>entre iguales pondrá esta circunstancia en conocimiento de algún profesor, psicólogo o miembro del Equipo Directivo. Es imprescindible cuidar la confidencialidad y la discreción en los procesos de comunicación.</w:t>
      </w:r>
    </w:p>
    <w:p w14:paraId="56DA239E" w14:textId="77777777" w:rsidR="000C4D4F" w:rsidRDefault="00EB507A">
      <w:pPr>
        <w:pStyle w:val="Normal1"/>
        <w:spacing w:line="360" w:lineRule="auto"/>
        <w:rPr>
          <w:color w:val="000000"/>
          <w:sz w:val="24"/>
          <w:szCs w:val="24"/>
        </w:rPr>
      </w:pPr>
      <w:r>
        <w:rPr>
          <w:color w:val="000000"/>
          <w:sz w:val="24"/>
          <w:szCs w:val="24"/>
        </w:rPr>
        <w:t>2.- La información recibida deberá ponerse siempre en conocimiento del Equipo Directivo.</w:t>
      </w:r>
    </w:p>
    <w:p w14:paraId="09953E17" w14:textId="77777777" w:rsidR="000C4D4F" w:rsidRDefault="00EB507A">
      <w:pPr>
        <w:pStyle w:val="Normal1"/>
        <w:spacing w:line="360" w:lineRule="auto"/>
        <w:rPr>
          <w:color w:val="000000"/>
          <w:sz w:val="24"/>
          <w:szCs w:val="24"/>
        </w:rPr>
      </w:pPr>
      <w:r>
        <w:rPr>
          <w:color w:val="000000"/>
          <w:sz w:val="24"/>
          <w:szCs w:val="24"/>
        </w:rPr>
        <w:t>3.- La información recibida deberá ser analizada por el Equipo Directivo a la mayor brevedad, con la colaboración del apoderado y del psicólogo del establecimiento y, en su caso, del inspector:</w:t>
      </w:r>
    </w:p>
    <w:p w14:paraId="3D7BBC17" w14:textId="77777777" w:rsidR="000C4D4F" w:rsidRDefault="00EB507A">
      <w:pPr>
        <w:pStyle w:val="Normal1"/>
        <w:pBdr>
          <w:top w:val="nil"/>
          <w:left w:val="nil"/>
          <w:bottom w:val="nil"/>
          <w:right w:val="nil"/>
          <w:between w:val="nil"/>
        </w:pBdr>
        <w:spacing w:after="0" w:line="360" w:lineRule="auto"/>
        <w:ind w:left="280" w:firstLine="709"/>
        <w:jc w:val="both"/>
        <w:rPr>
          <w:color w:val="000000"/>
          <w:sz w:val="24"/>
          <w:szCs w:val="24"/>
        </w:rPr>
      </w:pPr>
      <w:r>
        <w:rPr>
          <w:color w:val="000000"/>
          <w:sz w:val="24"/>
          <w:szCs w:val="24"/>
        </w:rPr>
        <w:t xml:space="preserve">3.1. </w:t>
      </w:r>
      <w:r>
        <w:rPr>
          <w:b/>
          <w:color w:val="000000"/>
          <w:sz w:val="24"/>
          <w:szCs w:val="24"/>
        </w:rPr>
        <w:t>Análisis de la información recibida y de las pruebas</w:t>
      </w:r>
      <w:r>
        <w:rPr>
          <w:color w:val="000000"/>
          <w:sz w:val="24"/>
          <w:szCs w:val="24"/>
        </w:rPr>
        <w:t>, en su caso, de la situación que ha sido puesta en conocimiento.</w:t>
      </w:r>
    </w:p>
    <w:p w14:paraId="4EEB9FFD" w14:textId="77777777" w:rsidR="000C4D4F" w:rsidRDefault="00EB507A">
      <w:pPr>
        <w:pStyle w:val="Normal1"/>
        <w:pBdr>
          <w:top w:val="nil"/>
          <w:left w:val="nil"/>
          <w:bottom w:val="nil"/>
          <w:right w:val="nil"/>
          <w:between w:val="nil"/>
        </w:pBdr>
        <w:spacing w:after="0" w:line="360" w:lineRule="auto"/>
        <w:ind w:left="280" w:firstLine="709"/>
        <w:jc w:val="both"/>
        <w:rPr>
          <w:color w:val="000000"/>
          <w:sz w:val="24"/>
          <w:szCs w:val="24"/>
        </w:rPr>
      </w:pPr>
      <w:r>
        <w:rPr>
          <w:color w:val="000000"/>
          <w:sz w:val="24"/>
          <w:szCs w:val="24"/>
        </w:rPr>
        <w:t xml:space="preserve">3.2. </w:t>
      </w:r>
      <w:r>
        <w:rPr>
          <w:b/>
          <w:color w:val="000000"/>
          <w:sz w:val="24"/>
          <w:szCs w:val="24"/>
        </w:rPr>
        <w:t xml:space="preserve">Determinación de alumnos implicados </w:t>
      </w:r>
      <w:r>
        <w:rPr>
          <w:color w:val="000000"/>
          <w:sz w:val="24"/>
          <w:szCs w:val="24"/>
        </w:rPr>
        <w:t>como presuntos agresores y víctimas. Valoración de antecedentes y posibles experiencias de relación en espacios comunes, aulas, actividades complementarias y extraescolares.</w:t>
      </w:r>
    </w:p>
    <w:p w14:paraId="40657A63" w14:textId="77777777" w:rsidR="000C4D4F" w:rsidRDefault="00EB507A">
      <w:pPr>
        <w:pStyle w:val="Normal1"/>
        <w:pBdr>
          <w:top w:val="nil"/>
          <w:left w:val="nil"/>
          <w:bottom w:val="nil"/>
          <w:right w:val="nil"/>
          <w:between w:val="nil"/>
        </w:pBdr>
        <w:spacing w:after="0" w:line="360" w:lineRule="auto"/>
        <w:ind w:left="280" w:firstLine="709"/>
        <w:jc w:val="both"/>
        <w:rPr>
          <w:color w:val="000000"/>
          <w:sz w:val="24"/>
          <w:szCs w:val="24"/>
        </w:rPr>
      </w:pPr>
      <w:r>
        <w:rPr>
          <w:color w:val="000000"/>
          <w:sz w:val="24"/>
          <w:szCs w:val="24"/>
        </w:rPr>
        <w:t xml:space="preserve">3.3. En su caso, </w:t>
      </w:r>
      <w:r>
        <w:rPr>
          <w:b/>
          <w:color w:val="000000"/>
          <w:sz w:val="24"/>
          <w:szCs w:val="24"/>
        </w:rPr>
        <w:t xml:space="preserve">valorar la posibilidad de entrevista con el alumno presuntamente objeto de maltrato y valoración sobre desarrollo de plan de entrevistas </w:t>
      </w:r>
      <w:r>
        <w:rPr>
          <w:color w:val="000000"/>
          <w:sz w:val="24"/>
          <w:szCs w:val="24"/>
        </w:rPr>
        <w:t xml:space="preserve">(según necesidad y pertinencia, compañeros, profesorado, familias de los alumnos implicados…) </w:t>
      </w:r>
    </w:p>
    <w:p w14:paraId="1014FAC4" w14:textId="77777777" w:rsidR="000C4D4F" w:rsidRDefault="00EB507A">
      <w:pPr>
        <w:pStyle w:val="Normal1"/>
        <w:pBdr>
          <w:top w:val="nil"/>
          <w:left w:val="nil"/>
          <w:bottom w:val="nil"/>
          <w:right w:val="nil"/>
          <w:between w:val="nil"/>
        </w:pBdr>
        <w:spacing w:after="0" w:line="360" w:lineRule="auto"/>
        <w:ind w:left="280" w:firstLine="709"/>
        <w:jc w:val="both"/>
        <w:rPr>
          <w:color w:val="000000"/>
          <w:sz w:val="24"/>
          <w:szCs w:val="24"/>
        </w:rPr>
      </w:pPr>
      <w:r>
        <w:rPr>
          <w:color w:val="000000"/>
          <w:sz w:val="24"/>
          <w:szCs w:val="24"/>
        </w:rPr>
        <w:t>Todo ello en el marco de la más absoluta discreción y confidencialidad y solicitándose, si así se estima, entrevista con la familia del presunto alumno objeto de maltrato por compañeros.</w:t>
      </w:r>
    </w:p>
    <w:p w14:paraId="0FE4D9AB" w14:textId="77777777" w:rsidR="000C4D4F" w:rsidRDefault="00EB507A">
      <w:pPr>
        <w:pStyle w:val="Normal1"/>
        <w:spacing w:line="360" w:lineRule="auto"/>
        <w:rPr>
          <w:b/>
          <w:color w:val="000000"/>
          <w:sz w:val="24"/>
          <w:szCs w:val="24"/>
        </w:rPr>
      </w:pPr>
      <w:r>
        <w:rPr>
          <w:b/>
          <w:color w:val="000000"/>
          <w:sz w:val="24"/>
          <w:szCs w:val="24"/>
        </w:rPr>
        <w:t>Fase 2. La valoración del caso: indagación y primeras respuestas</w:t>
      </w:r>
    </w:p>
    <w:p w14:paraId="597F2BE4" w14:textId="77777777" w:rsidR="000C4D4F" w:rsidRDefault="00EB507A">
      <w:pPr>
        <w:pStyle w:val="Normal1"/>
        <w:spacing w:line="360" w:lineRule="auto"/>
        <w:rPr>
          <w:color w:val="000000"/>
          <w:sz w:val="24"/>
          <w:szCs w:val="24"/>
        </w:rPr>
      </w:pPr>
      <w:r>
        <w:rPr>
          <w:color w:val="000000"/>
          <w:sz w:val="24"/>
          <w:szCs w:val="24"/>
        </w:rPr>
        <w:t xml:space="preserve">1.- </w:t>
      </w:r>
      <w:r>
        <w:rPr>
          <w:b/>
          <w:color w:val="000000"/>
          <w:sz w:val="24"/>
          <w:szCs w:val="24"/>
        </w:rPr>
        <w:t xml:space="preserve">El Equipo Directivo planificará el proceso de investigación y valoración de la situación analizada </w:t>
      </w:r>
      <w:r>
        <w:rPr>
          <w:color w:val="000000"/>
          <w:sz w:val="24"/>
          <w:szCs w:val="24"/>
        </w:rPr>
        <w:t xml:space="preserve">a la luz de los datos recabados de la información preliminar, informando de ello al Profesor, psicólogo y en su caso al Encargado de Convivencia. De la citada valoración y según los indicios y pruebas con los que se cuenta dependerá la adopción de medidas a planificar. La tasación de la situación es fundamental para la derivación del proceso. </w:t>
      </w:r>
    </w:p>
    <w:p w14:paraId="7EC3C18F" w14:textId="77777777" w:rsidR="000C4D4F" w:rsidRDefault="00EB507A">
      <w:pPr>
        <w:pStyle w:val="Normal1"/>
        <w:spacing w:line="360" w:lineRule="auto"/>
        <w:rPr>
          <w:b/>
          <w:color w:val="000000"/>
          <w:sz w:val="24"/>
          <w:szCs w:val="24"/>
        </w:rPr>
      </w:pPr>
      <w:r>
        <w:rPr>
          <w:color w:val="000000"/>
          <w:sz w:val="24"/>
          <w:szCs w:val="24"/>
        </w:rPr>
        <w:t>2.</w:t>
      </w:r>
      <w:r>
        <w:rPr>
          <w:b/>
          <w:color w:val="000000"/>
          <w:sz w:val="24"/>
          <w:szCs w:val="24"/>
        </w:rPr>
        <w:t xml:space="preserve">- </w:t>
      </w:r>
      <w:r>
        <w:rPr>
          <w:color w:val="000000"/>
          <w:sz w:val="24"/>
          <w:szCs w:val="24"/>
        </w:rPr>
        <w:t xml:space="preserve">Ante evidencias de </w:t>
      </w:r>
      <w:r>
        <w:rPr>
          <w:i/>
          <w:color w:val="000000"/>
          <w:sz w:val="24"/>
          <w:szCs w:val="24"/>
        </w:rPr>
        <w:t xml:space="preserve">ciberbullying </w:t>
      </w:r>
      <w:r>
        <w:rPr>
          <w:color w:val="000000"/>
          <w:sz w:val="24"/>
          <w:szCs w:val="24"/>
        </w:rPr>
        <w:t>y sin perjuicio de seguir recopilando y analizando la información pertinente, en esta segunda fase se contemplará con carácter prioritario la intervención inmediata a los efectos de intentar evitar que la situación conocida siga manteniéndose en el tiempo; todo ello previo a la toma de decisiones que pueda plantearse al final del proceso. Detener, parar con rotundidad y rapidez la situación detectada. De eso se trata.</w:t>
      </w:r>
    </w:p>
    <w:p w14:paraId="36E59531" w14:textId="77777777" w:rsidR="000C4D4F" w:rsidRDefault="00EB507A">
      <w:pPr>
        <w:pStyle w:val="Normal1"/>
        <w:spacing w:line="360" w:lineRule="auto"/>
        <w:rPr>
          <w:color w:val="000000"/>
          <w:sz w:val="24"/>
          <w:szCs w:val="24"/>
        </w:rPr>
      </w:pPr>
      <w:r>
        <w:rPr>
          <w:color w:val="000000"/>
          <w:sz w:val="24"/>
          <w:szCs w:val="24"/>
        </w:rPr>
        <w:t xml:space="preserve">3.- </w:t>
      </w:r>
      <w:r>
        <w:rPr>
          <w:b/>
          <w:color w:val="000000"/>
          <w:sz w:val="24"/>
          <w:szCs w:val="24"/>
        </w:rPr>
        <w:t xml:space="preserve">La investigación </w:t>
      </w:r>
      <w:r>
        <w:rPr>
          <w:color w:val="000000"/>
          <w:sz w:val="24"/>
          <w:szCs w:val="24"/>
        </w:rPr>
        <w:t>contemplará actuaciones a continuación detalladas:</w:t>
      </w:r>
    </w:p>
    <w:p w14:paraId="20995796" w14:textId="77777777" w:rsidR="000C4D4F" w:rsidRDefault="00EB507A">
      <w:pPr>
        <w:pStyle w:val="Normal1"/>
        <w:spacing w:line="360" w:lineRule="auto"/>
        <w:ind w:left="280"/>
        <w:rPr>
          <w:color w:val="000000"/>
          <w:sz w:val="24"/>
          <w:szCs w:val="24"/>
        </w:rPr>
      </w:pPr>
      <w:r>
        <w:rPr>
          <w:b/>
          <w:color w:val="000000"/>
          <w:sz w:val="24"/>
          <w:szCs w:val="24"/>
        </w:rPr>
        <w:lastRenderedPageBreak/>
        <w:t>3.1. Acciones de búsqueda de información</w:t>
      </w:r>
    </w:p>
    <w:p w14:paraId="35C1E6B7" w14:textId="77777777" w:rsidR="000C4D4F" w:rsidRDefault="00EB507A">
      <w:pPr>
        <w:pStyle w:val="Normal1"/>
        <w:spacing w:line="360" w:lineRule="auto"/>
        <w:rPr>
          <w:color w:val="000000"/>
          <w:sz w:val="24"/>
          <w:szCs w:val="24"/>
        </w:rPr>
      </w:pPr>
      <w:r>
        <w:rPr>
          <w:color w:val="000000"/>
          <w:sz w:val="24"/>
          <w:szCs w:val="24"/>
        </w:rPr>
        <w:t xml:space="preserve">3.1.1. </w:t>
      </w:r>
      <w:r>
        <w:rPr>
          <w:b/>
          <w:color w:val="000000"/>
          <w:sz w:val="24"/>
          <w:szCs w:val="24"/>
        </w:rPr>
        <w:t xml:space="preserve">Los implicados </w:t>
      </w:r>
      <w:r>
        <w:rPr>
          <w:color w:val="000000"/>
          <w:sz w:val="24"/>
          <w:szCs w:val="24"/>
        </w:rPr>
        <w:t xml:space="preserve">(víctima y agresor): solicitud de información y obtención de referencias específicas de la situación detectada: </w:t>
      </w:r>
    </w:p>
    <w:p w14:paraId="6ABCD06C" w14:textId="77777777" w:rsidR="000C4D4F" w:rsidRDefault="00EB507A">
      <w:pPr>
        <w:pStyle w:val="Normal1"/>
        <w:spacing w:line="360" w:lineRule="auto"/>
        <w:ind w:left="500"/>
        <w:rPr>
          <w:color w:val="000000"/>
          <w:sz w:val="24"/>
          <w:szCs w:val="24"/>
        </w:rPr>
      </w:pPr>
      <w:r>
        <w:rPr>
          <w:color w:val="000000"/>
          <w:sz w:val="24"/>
          <w:szCs w:val="24"/>
        </w:rPr>
        <w:t xml:space="preserve">- </w:t>
      </w:r>
      <w:r>
        <w:rPr>
          <w:b/>
          <w:color w:val="000000"/>
          <w:sz w:val="24"/>
          <w:szCs w:val="24"/>
        </w:rPr>
        <w:t>La entrevista con la víctima</w:t>
      </w:r>
      <w:r>
        <w:rPr>
          <w:color w:val="000000"/>
          <w:sz w:val="24"/>
          <w:szCs w:val="24"/>
        </w:rPr>
        <w:t xml:space="preserve">. La entrevista con la víctima deberá contemplar la acogida de </w:t>
      </w:r>
      <w:proofErr w:type="gramStart"/>
      <w:r>
        <w:rPr>
          <w:color w:val="000000"/>
          <w:sz w:val="24"/>
          <w:szCs w:val="24"/>
        </w:rPr>
        <w:t>la misma</w:t>
      </w:r>
      <w:proofErr w:type="gramEnd"/>
      <w:r>
        <w:rPr>
          <w:color w:val="000000"/>
          <w:sz w:val="24"/>
          <w:szCs w:val="24"/>
        </w:rPr>
        <w:t xml:space="preserve">, la valoración de los efectos y consecuencias producidos, la confidencialidad de las actuaciones, la posible identificación de los presuntos agresores y la imprescindible garantía de discreción y toma en consideración de lo expuesto y del desarrollo de acciones que se estimen pertinentes en función de la valoración del caso. </w:t>
      </w:r>
    </w:p>
    <w:p w14:paraId="6894A62F" w14:textId="77777777" w:rsidR="000C4D4F" w:rsidRDefault="00EB507A">
      <w:pPr>
        <w:pStyle w:val="Normal1"/>
        <w:spacing w:line="360" w:lineRule="auto"/>
        <w:ind w:left="500"/>
        <w:rPr>
          <w:color w:val="000000"/>
          <w:sz w:val="24"/>
          <w:szCs w:val="24"/>
        </w:rPr>
      </w:pPr>
      <w:r>
        <w:rPr>
          <w:color w:val="000000"/>
          <w:sz w:val="24"/>
          <w:szCs w:val="24"/>
        </w:rPr>
        <w:t xml:space="preserve">- </w:t>
      </w:r>
      <w:r>
        <w:rPr>
          <w:b/>
          <w:color w:val="000000"/>
          <w:sz w:val="24"/>
          <w:szCs w:val="24"/>
        </w:rPr>
        <w:t>La entrevista con el posible agresor</w:t>
      </w:r>
      <w:r>
        <w:rPr>
          <w:color w:val="000000"/>
          <w:sz w:val="24"/>
          <w:szCs w:val="24"/>
        </w:rPr>
        <w:t xml:space="preserve">. Deberá contemplar su valoración de los hechos acontecidos, su actitud ante las consecuencias producidas y, de modo expreso, ante subsiguientes procesos de reparación y reconciliación. </w:t>
      </w:r>
    </w:p>
    <w:p w14:paraId="29B848F2" w14:textId="77777777" w:rsidR="000C4D4F" w:rsidRDefault="00EB507A">
      <w:pPr>
        <w:pStyle w:val="Normal1"/>
        <w:spacing w:line="360" w:lineRule="auto"/>
        <w:ind w:left="280" w:right="380"/>
        <w:rPr>
          <w:color w:val="000000"/>
          <w:sz w:val="24"/>
          <w:szCs w:val="24"/>
        </w:rPr>
      </w:pPr>
      <w:r>
        <w:rPr>
          <w:color w:val="000000"/>
          <w:sz w:val="24"/>
          <w:szCs w:val="24"/>
        </w:rPr>
        <w:t xml:space="preserve">3.1.2. </w:t>
      </w:r>
      <w:r>
        <w:rPr>
          <w:b/>
          <w:color w:val="000000"/>
          <w:sz w:val="24"/>
          <w:szCs w:val="24"/>
        </w:rPr>
        <w:t xml:space="preserve">Las familias de los alumnos implicados </w:t>
      </w:r>
      <w:r>
        <w:rPr>
          <w:color w:val="000000"/>
          <w:sz w:val="24"/>
          <w:szCs w:val="24"/>
        </w:rPr>
        <w:t xml:space="preserve">(víctima y agresor): </w:t>
      </w:r>
    </w:p>
    <w:p w14:paraId="1DD326A9" w14:textId="77777777" w:rsidR="000C4D4F" w:rsidRDefault="00EB507A">
      <w:pPr>
        <w:pStyle w:val="Normal1"/>
        <w:spacing w:line="360" w:lineRule="auto"/>
        <w:ind w:left="500"/>
        <w:rPr>
          <w:color w:val="000000"/>
          <w:sz w:val="24"/>
          <w:szCs w:val="24"/>
        </w:rPr>
      </w:pPr>
      <w:r>
        <w:rPr>
          <w:b/>
          <w:color w:val="000000"/>
          <w:sz w:val="24"/>
          <w:szCs w:val="24"/>
        </w:rPr>
        <w:t xml:space="preserve">- Las entrevistas con la familia del alumno víctima </w:t>
      </w:r>
      <w:r>
        <w:rPr>
          <w:color w:val="000000"/>
          <w:sz w:val="24"/>
          <w:szCs w:val="24"/>
        </w:rPr>
        <w:t xml:space="preserve">deberán incorporar cautelas que garanticen la actitud decidida hacia la intervención correctora en el caso de que sea preciso, el ajuste a reglamento y la discreción del proceso de investigación, así como la solicitud de colaboración para eventuales actuaciones subsiguientes tales como, en su caso, el contacto con la familia del presunto agresor. </w:t>
      </w:r>
    </w:p>
    <w:p w14:paraId="487EE475" w14:textId="77777777" w:rsidR="000C4D4F" w:rsidRDefault="00EB507A">
      <w:pPr>
        <w:pStyle w:val="Normal1"/>
        <w:spacing w:line="360" w:lineRule="auto"/>
        <w:ind w:left="500"/>
        <w:rPr>
          <w:color w:val="000000"/>
          <w:sz w:val="24"/>
          <w:szCs w:val="24"/>
        </w:rPr>
      </w:pPr>
      <w:r>
        <w:rPr>
          <w:color w:val="000000"/>
          <w:sz w:val="24"/>
          <w:szCs w:val="24"/>
        </w:rPr>
        <w:t xml:space="preserve">- </w:t>
      </w:r>
      <w:r>
        <w:rPr>
          <w:b/>
          <w:color w:val="000000"/>
          <w:sz w:val="24"/>
          <w:szCs w:val="24"/>
        </w:rPr>
        <w:t xml:space="preserve">Las entrevistas con la familia del agresor </w:t>
      </w:r>
      <w:r>
        <w:rPr>
          <w:color w:val="000000"/>
          <w:sz w:val="24"/>
          <w:szCs w:val="24"/>
        </w:rPr>
        <w:t xml:space="preserve">deberá cuidar especialmente la aportación ordenada de los datos recabados, la solicitud de colaboración en el proceso de valoración y toma de decisiones definidos y el adecuado tratamiento de posibles respuestas de confrontación ante la situación planteada. </w:t>
      </w:r>
    </w:p>
    <w:p w14:paraId="470F25C9" w14:textId="77777777" w:rsidR="000C4D4F" w:rsidRDefault="00EB507A">
      <w:pPr>
        <w:pStyle w:val="Normal1"/>
        <w:spacing w:line="360" w:lineRule="auto"/>
        <w:ind w:left="280"/>
        <w:rPr>
          <w:b/>
          <w:color w:val="000000"/>
          <w:sz w:val="24"/>
          <w:szCs w:val="24"/>
        </w:rPr>
      </w:pPr>
      <w:r>
        <w:rPr>
          <w:color w:val="000000"/>
          <w:sz w:val="24"/>
          <w:szCs w:val="24"/>
        </w:rPr>
        <w:t xml:space="preserve">3.1.3. </w:t>
      </w:r>
      <w:r>
        <w:rPr>
          <w:b/>
          <w:color w:val="000000"/>
          <w:sz w:val="24"/>
          <w:szCs w:val="24"/>
        </w:rPr>
        <w:t xml:space="preserve">Entorno próximo </w:t>
      </w:r>
    </w:p>
    <w:p w14:paraId="2B295C39" w14:textId="77777777" w:rsidR="000C4D4F" w:rsidRDefault="00EB507A">
      <w:pPr>
        <w:pStyle w:val="Normal1"/>
        <w:spacing w:line="360" w:lineRule="auto"/>
        <w:ind w:left="500"/>
        <w:rPr>
          <w:b/>
          <w:color w:val="000000"/>
          <w:sz w:val="24"/>
          <w:szCs w:val="24"/>
        </w:rPr>
      </w:pPr>
      <w:r>
        <w:rPr>
          <w:b/>
          <w:color w:val="000000"/>
          <w:sz w:val="24"/>
          <w:szCs w:val="24"/>
        </w:rPr>
        <w:t xml:space="preserve">- Compañeros que puedan ser conocedores de la situación </w:t>
      </w:r>
    </w:p>
    <w:p w14:paraId="6CC3C621" w14:textId="77777777" w:rsidR="000C4D4F" w:rsidRDefault="00EB507A">
      <w:pPr>
        <w:pStyle w:val="Normal1"/>
        <w:spacing w:line="360" w:lineRule="auto"/>
        <w:ind w:left="500"/>
        <w:rPr>
          <w:color w:val="000000"/>
          <w:sz w:val="24"/>
          <w:szCs w:val="24"/>
        </w:rPr>
      </w:pPr>
      <w:r>
        <w:rPr>
          <w:color w:val="000000"/>
          <w:sz w:val="24"/>
          <w:szCs w:val="24"/>
        </w:rPr>
        <w:t xml:space="preserve">Las entrevistas con los compañeros posibles conocedores de la situación detectada deberán en todo caso recabar información y solicitar la colaboración imprescindible para detener el conflicto y reducir los efectos perniciosos producidos. </w:t>
      </w:r>
    </w:p>
    <w:p w14:paraId="2D94CE82" w14:textId="77777777" w:rsidR="000C4D4F" w:rsidRDefault="00EB507A">
      <w:pPr>
        <w:pStyle w:val="Normal1"/>
        <w:spacing w:line="360" w:lineRule="auto"/>
        <w:ind w:left="500"/>
        <w:rPr>
          <w:b/>
          <w:color w:val="000000"/>
          <w:sz w:val="24"/>
          <w:szCs w:val="24"/>
        </w:rPr>
      </w:pPr>
      <w:r>
        <w:rPr>
          <w:b/>
          <w:color w:val="000000"/>
          <w:sz w:val="24"/>
          <w:szCs w:val="24"/>
        </w:rPr>
        <w:t xml:space="preserve">- Los profesores de los alumnos afectados </w:t>
      </w:r>
    </w:p>
    <w:p w14:paraId="40C32812" w14:textId="77777777" w:rsidR="000C4D4F" w:rsidRDefault="00EB507A">
      <w:pPr>
        <w:pStyle w:val="Normal1"/>
        <w:spacing w:line="360" w:lineRule="auto"/>
        <w:ind w:left="500"/>
        <w:rPr>
          <w:i/>
          <w:color w:val="000000"/>
          <w:sz w:val="24"/>
          <w:szCs w:val="24"/>
        </w:rPr>
      </w:pPr>
      <w:r>
        <w:rPr>
          <w:color w:val="000000"/>
          <w:sz w:val="24"/>
          <w:szCs w:val="24"/>
        </w:rPr>
        <w:lastRenderedPageBreak/>
        <w:t>Es imprescindible recabar la colaboración de los implicados y de su entorno próximo. La acción ordenada, adecuadamente documentada, secuenciada y planificada es una garantía para contar con la colaboración de todos en el proceso detectado</w:t>
      </w:r>
      <w:r>
        <w:rPr>
          <w:i/>
          <w:color w:val="000000"/>
          <w:sz w:val="24"/>
          <w:szCs w:val="24"/>
        </w:rPr>
        <w:t xml:space="preserve">. </w:t>
      </w:r>
    </w:p>
    <w:p w14:paraId="19E50206" w14:textId="77777777" w:rsidR="000C4D4F" w:rsidRDefault="00EB507A">
      <w:pPr>
        <w:pStyle w:val="Normal1"/>
        <w:spacing w:line="360" w:lineRule="auto"/>
        <w:ind w:left="280"/>
        <w:rPr>
          <w:color w:val="000000"/>
          <w:sz w:val="24"/>
          <w:szCs w:val="24"/>
        </w:rPr>
      </w:pPr>
      <w:r>
        <w:rPr>
          <w:b/>
          <w:color w:val="000000"/>
          <w:sz w:val="24"/>
          <w:szCs w:val="24"/>
        </w:rPr>
        <w:t xml:space="preserve">3.2. Informe. La información recabada deberá detallar </w:t>
      </w:r>
      <w:r>
        <w:rPr>
          <w:color w:val="000000"/>
          <w:sz w:val="24"/>
          <w:szCs w:val="24"/>
        </w:rPr>
        <w:t xml:space="preserve">lo más explícitamente posible los siguientes apartados: </w:t>
      </w:r>
    </w:p>
    <w:p w14:paraId="018B5E99" w14:textId="77777777" w:rsidR="000C4D4F" w:rsidRDefault="00EB507A">
      <w:pPr>
        <w:pStyle w:val="Normal1"/>
        <w:spacing w:after="0" w:line="240" w:lineRule="auto"/>
        <w:ind w:left="499"/>
        <w:rPr>
          <w:color w:val="000000"/>
          <w:sz w:val="24"/>
          <w:szCs w:val="24"/>
        </w:rPr>
      </w:pPr>
      <w:r>
        <w:rPr>
          <w:i/>
          <w:color w:val="000000"/>
          <w:sz w:val="24"/>
          <w:szCs w:val="24"/>
        </w:rPr>
        <w:t xml:space="preserve">(1) La naturaleza, intensidad, difusión y gravedad de la situación conocida. </w:t>
      </w:r>
    </w:p>
    <w:p w14:paraId="5AB8D2D2" w14:textId="77777777" w:rsidR="000C4D4F" w:rsidRDefault="00EB507A">
      <w:pPr>
        <w:pStyle w:val="Normal1"/>
        <w:spacing w:after="0" w:line="240" w:lineRule="auto"/>
        <w:ind w:left="499"/>
        <w:rPr>
          <w:color w:val="000000"/>
          <w:sz w:val="24"/>
          <w:szCs w:val="24"/>
        </w:rPr>
      </w:pPr>
      <w:r>
        <w:rPr>
          <w:i/>
          <w:color w:val="000000"/>
          <w:sz w:val="24"/>
          <w:szCs w:val="24"/>
        </w:rPr>
        <w:t xml:space="preserve">(2) Alumnos implicados. </w:t>
      </w:r>
    </w:p>
    <w:p w14:paraId="7F7CA7D1" w14:textId="77777777" w:rsidR="000C4D4F" w:rsidRDefault="00EB507A">
      <w:pPr>
        <w:pStyle w:val="Normal1"/>
        <w:spacing w:after="0" w:line="240" w:lineRule="auto"/>
        <w:ind w:left="499"/>
        <w:rPr>
          <w:color w:val="000000"/>
          <w:sz w:val="24"/>
          <w:szCs w:val="24"/>
        </w:rPr>
      </w:pPr>
      <w:r>
        <w:rPr>
          <w:i/>
          <w:color w:val="000000"/>
          <w:sz w:val="24"/>
          <w:szCs w:val="24"/>
        </w:rPr>
        <w:t xml:space="preserve">(3) Duración de la situación. </w:t>
      </w:r>
    </w:p>
    <w:p w14:paraId="6C3EE6F2" w14:textId="77777777" w:rsidR="000C4D4F" w:rsidRDefault="00EB507A">
      <w:pPr>
        <w:pStyle w:val="Normal1"/>
        <w:spacing w:after="0" w:line="240" w:lineRule="auto"/>
        <w:ind w:left="499"/>
        <w:rPr>
          <w:color w:val="000000"/>
          <w:sz w:val="24"/>
          <w:szCs w:val="24"/>
        </w:rPr>
      </w:pPr>
      <w:r>
        <w:rPr>
          <w:i/>
          <w:color w:val="000000"/>
          <w:sz w:val="24"/>
          <w:szCs w:val="24"/>
        </w:rPr>
        <w:t xml:space="preserve">(4) Efectos producidos. </w:t>
      </w:r>
    </w:p>
    <w:p w14:paraId="442ED304" w14:textId="77777777" w:rsidR="000C4D4F" w:rsidRDefault="00EB507A">
      <w:pPr>
        <w:pStyle w:val="Normal1"/>
        <w:spacing w:after="0" w:line="240" w:lineRule="auto"/>
        <w:ind w:left="499"/>
        <w:rPr>
          <w:i/>
          <w:color w:val="000000"/>
          <w:sz w:val="24"/>
          <w:szCs w:val="24"/>
        </w:rPr>
      </w:pPr>
      <w:r>
        <w:rPr>
          <w:i/>
          <w:color w:val="000000"/>
          <w:sz w:val="24"/>
          <w:szCs w:val="24"/>
        </w:rPr>
        <w:t xml:space="preserve">(5) Características de los dispositivos utilizados. </w:t>
      </w:r>
    </w:p>
    <w:p w14:paraId="53621918" w14:textId="77777777" w:rsidR="000C4D4F" w:rsidRDefault="00EB507A">
      <w:pPr>
        <w:pStyle w:val="Normal1"/>
        <w:spacing w:line="360" w:lineRule="auto"/>
        <w:ind w:left="500"/>
        <w:rPr>
          <w:color w:val="000000"/>
          <w:sz w:val="24"/>
          <w:szCs w:val="24"/>
        </w:rPr>
      </w:pPr>
      <w:r>
        <w:rPr>
          <w:color w:val="000000"/>
          <w:sz w:val="24"/>
          <w:szCs w:val="24"/>
        </w:rPr>
        <w:t xml:space="preserve">Resulta imprescindible ordenar adecuadamente las actuaciones y garantizar la información a los implicados sobre el proceso desarrollado y la discreción en el tratamiento de los datos e información recabada. </w:t>
      </w:r>
    </w:p>
    <w:p w14:paraId="756982FC" w14:textId="77777777" w:rsidR="000C4D4F" w:rsidRDefault="00EB507A">
      <w:pPr>
        <w:pStyle w:val="Normal1"/>
        <w:spacing w:line="360" w:lineRule="auto"/>
        <w:ind w:left="280"/>
        <w:rPr>
          <w:color w:val="000000"/>
          <w:sz w:val="24"/>
          <w:szCs w:val="24"/>
        </w:rPr>
      </w:pPr>
      <w:r>
        <w:rPr>
          <w:b/>
          <w:color w:val="000000"/>
          <w:sz w:val="24"/>
          <w:szCs w:val="24"/>
        </w:rPr>
        <w:t>3.3. Conclusiones</w:t>
      </w:r>
      <w:r>
        <w:rPr>
          <w:color w:val="000000"/>
          <w:sz w:val="24"/>
          <w:szCs w:val="24"/>
        </w:rPr>
        <w:t>. Puede estimarse aportar información precisa del proceso al área de Convivencia y, en su caso, a la Inspectoría.</w:t>
      </w:r>
    </w:p>
    <w:p w14:paraId="6BD2F282" w14:textId="77777777" w:rsidR="000C4D4F" w:rsidRDefault="00EB507A">
      <w:pPr>
        <w:pStyle w:val="Normal1"/>
        <w:spacing w:line="360" w:lineRule="auto"/>
        <w:ind w:left="280"/>
        <w:rPr>
          <w:color w:val="000000"/>
          <w:sz w:val="24"/>
          <w:szCs w:val="24"/>
        </w:rPr>
      </w:pPr>
      <w:r>
        <w:rPr>
          <w:b/>
          <w:color w:val="000000"/>
          <w:sz w:val="24"/>
          <w:szCs w:val="24"/>
        </w:rPr>
        <w:t xml:space="preserve">3.4. Solicitud de asesoramiento. </w:t>
      </w:r>
      <w:r>
        <w:rPr>
          <w:color w:val="000000"/>
          <w:sz w:val="24"/>
          <w:szCs w:val="24"/>
        </w:rPr>
        <w:t xml:space="preserve">La complejidad de este tipo de situaciones puede derivar en la necesidad de consulta y asesoramiento a servicios externos a la escuela, según las circunstancias, necesidad y pertinencia. </w:t>
      </w:r>
    </w:p>
    <w:p w14:paraId="16AE53E6" w14:textId="77777777" w:rsidR="000C4D4F" w:rsidRDefault="00EB507A">
      <w:pPr>
        <w:pStyle w:val="Normal1"/>
        <w:spacing w:line="360" w:lineRule="auto"/>
        <w:rPr>
          <w:color w:val="000000"/>
          <w:sz w:val="24"/>
          <w:szCs w:val="24"/>
        </w:rPr>
      </w:pPr>
      <w:r>
        <w:rPr>
          <w:color w:val="000000"/>
          <w:sz w:val="24"/>
          <w:szCs w:val="24"/>
        </w:rPr>
        <w:t xml:space="preserve">4.- El maltrato entre iguales es concebido ordinariamente como una situación en la que un alumno se convierte en víctima al estar expuesto, </w:t>
      </w:r>
      <w:r>
        <w:rPr>
          <w:b/>
          <w:color w:val="000000"/>
          <w:sz w:val="24"/>
          <w:szCs w:val="24"/>
        </w:rPr>
        <w:t>de forma continua repetida y reiterada</w:t>
      </w:r>
      <w:r>
        <w:rPr>
          <w:color w:val="000000"/>
          <w:sz w:val="24"/>
          <w:szCs w:val="24"/>
        </w:rPr>
        <w:t xml:space="preserve">, a acciones agresivas, insultantes o vejatorias (verbales, físicas o psicológicas y emocionales) que lleva a cabo otro alumno o grupo de alumnos. </w:t>
      </w:r>
      <w:r>
        <w:rPr>
          <w:b/>
          <w:color w:val="000000"/>
          <w:sz w:val="24"/>
          <w:szCs w:val="24"/>
        </w:rPr>
        <w:t xml:space="preserve">Si añadimos la derivada del canal tecnológico </w:t>
      </w:r>
      <w:r>
        <w:rPr>
          <w:color w:val="000000"/>
          <w:sz w:val="24"/>
          <w:szCs w:val="24"/>
        </w:rPr>
        <w:t xml:space="preserve">a este tipo de comportamientos podremos encontrar similitudes y puentes entre las situaciones. </w:t>
      </w:r>
    </w:p>
    <w:p w14:paraId="38D55CF9" w14:textId="77777777" w:rsidR="000C4D4F" w:rsidRDefault="00EB507A">
      <w:pPr>
        <w:pStyle w:val="Normal1"/>
        <w:spacing w:line="360" w:lineRule="auto"/>
        <w:rPr>
          <w:color w:val="000000"/>
          <w:sz w:val="24"/>
          <w:szCs w:val="24"/>
        </w:rPr>
      </w:pPr>
      <w:r>
        <w:rPr>
          <w:color w:val="000000"/>
          <w:sz w:val="24"/>
          <w:szCs w:val="24"/>
        </w:rPr>
        <w:t xml:space="preserve">5.- </w:t>
      </w:r>
      <w:r>
        <w:rPr>
          <w:b/>
          <w:color w:val="000000"/>
          <w:sz w:val="24"/>
          <w:szCs w:val="24"/>
        </w:rPr>
        <w:t xml:space="preserve">Para la valoración y tasación de una posible situación de </w:t>
      </w:r>
      <w:r>
        <w:rPr>
          <w:b/>
          <w:i/>
          <w:color w:val="000000"/>
          <w:sz w:val="24"/>
          <w:szCs w:val="24"/>
        </w:rPr>
        <w:t xml:space="preserve">Ciber- </w:t>
      </w:r>
      <w:proofErr w:type="spellStart"/>
      <w:r>
        <w:rPr>
          <w:b/>
          <w:i/>
          <w:color w:val="000000"/>
          <w:sz w:val="24"/>
          <w:szCs w:val="24"/>
        </w:rPr>
        <w:t>bullying</w:t>
      </w:r>
      <w:r>
        <w:rPr>
          <w:color w:val="000000"/>
          <w:sz w:val="24"/>
          <w:szCs w:val="24"/>
        </w:rPr>
        <w:t>deberán</w:t>
      </w:r>
      <w:proofErr w:type="spellEnd"/>
      <w:r>
        <w:rPr>
          <w:color w:val="000000"/>
          <w:sz w:val="24"/>
          <w:szCs w:val="24"/>
        </w:rPr>
        <w:t xml:space="preserve"> tenerse en cuenta los siguientes aspectos: </w:t>
      </w:r>
    </w:p>
    <w:p w14:paraId="6C5C7BB2" w14:textId="77777777" w:rsidR="000C4D4F" w:rsidRDefault="00EB507A">
      <w:pPr>
        <w:pStyle w:val="Normal1"/>
        <w:spacing w:line="360" w:lineRule="auto"/>
        <w:ind w:left="280"/>
        <w:rPr>
          <w:color w:val="000000"/>
          <w:sz w:val="24"/>
          <w:szCs w:val="24"/>
        </w:rPr>
      </w:pPr>
      <w:r>
        <w:rPr>
          <w:color w:val="000000"/>
          <w:sz w:val="24"/>
          <w:szCs w:val="24"/>
        </w:rPr>
        <w:t xml:space="preserve">a. Características y naturaleza de las acciones analizadas y de los dispositivos tecnológicos utilizados en la comisión de los hechos. </w:t>
      </w:r>
    </w:p>
    <w:p w14:paraId="33024131" w14:textId="77777777" w:rsidR="000C4D4F" w:rsidRDefault="00EB507A">
      <w:pPr>
        <w:pStyle w:val="Normal1"/>
        <w:spacing w:line="360" w:lineRule="auto"/>
        <w:ind w:left="280"/>
        <w:rPr>
          <w:color w:val="000000"/>
          <w:sz w:val="24"/>
          <w:szCs w:val="24"/>
        </w:rPr>
      </w:pPr>
      <w:r>
        <w:rPr>
          <w:color w:val="000000"/>
          <w:sz w:val="24"/>
          <w:szCs w:val="24"/>
        </w:rPr>
        <w:t xml:space="preserve">b. Naturaleza y difusión de las acciones. </w:t>
      </w:r>
    </w:p>
    <w:p w14:paraId="788BD36F" w14:textId="77777777" w:rsidR="000C4D4F" w:rsidRDefault="00EB507A">
      <w:pPr>
        <w:pStyle w:val="Normal1"/>
        <w:spacing w:line="360" w:lineRule="auto"/>
        <w:ind w:left="280"/>
        <w:rPr>
          <w:color w:val="000000"/>
          <w:sz w:val="24"/>
          <w:szCs w:val="24"/>
        </w:rPr>
      </w:pPr>
      <w:r>
        <w:rPr>
          <w:color w:val="000000"/>
          <w:sz w:val="24"/>
          <w:szCs w:val="24"/>
        </w:rPr>
        <w:t xml:space="preserve">c. Facilidad/Dificultad para </w:t>
      </w:r>
      <w:r>
        <w:rPr>
          <w:i/>
          <w:color w:val="000000"/>
          <w:sz w:val="24"/>
          <w:szCs w:val="24"/>
        </w:rPr>
        <w:t xml:space="preserve">detener </w:t>
      </w:r>
      <w:r>
        <w:rPr>
          <w:color w:val="000000"/>
          <w:sz w:val="24"/>
          <w:szCs w:val="24"/>
        </w:rPr>
        <w:t xml:space="preserve">el </w:t>
      </w:r>
      <w:r>
        <w:rPr>
          <w:i/>
          <w:color w:val="000000"/>
          <w:sz w:val="24"/>
          <w:szCs w:val="24"/>
        </w:rPr>
        <w:t xml:space="preserve">Ciber- </w:t>
      </w:r>
      <w:proofErr w:type="spellStart"/>
      <w:proofErr w:type="gramStart"/>
      <w:r>
        <w:rPr>
          <w:i/>
          <w:color w:val="000000"/>
          <w:sz w:val="24"/>
          <w:szCs w:val="24"/>
        </w:rPr>
        <w:t>bullying</w:t>
      </w:r>
      <w:proofErr w:type="spellEnd"/>
      <w:proofErr w:type="gramEnd"/>
    </w:p>
    <w:p w14:paraId="273B32FA" w14:textId="77777777" w:rsidR="000C4D4F" w:rsidRDefault="00EB507A">
      <w:pPr>
        <w:pStyle w:val="Normal1"/>
        <w:spacing w:line="360" w:lineRule="auto"/>
        <w:ind w:left="280"/>
        <w:rPr>
          <w:color w:val="000000"/>
          <w:sz w:val="24"/>
          <w:szCs w:val="24"/>
        </w:rPr>
      </w:pPr>
      <w:r>
        <w:rPr>
          <w:color w:val="000000"/>
          <w:sz w:val="24"/>
          <w:szCs w:val="24"/>
        </w:rPr>
        <w:lastRenderedPageBreak/>
        <w:t>d. Tiempo de exposición de la víctima al</w:t>
      </w:r>
      <w:r>
        <w:rPr>
          <w:i/>
          <w:color w:val="000000"/>
          <w:sz w:val="24"/>
          <w:szCs w:val="24"/>
        </w:rPr>
        <w:t xml:space="preserve"> Ciber- </w:t>
      </w:r>
      <w:proofErr w:type="spellStart"/>
      <w:proofErr w:type="gramStart"/>
      <w:r>
        <w:rPr>
          <w:i/>
          <w:color w:val="000000"/>
          <w:sz w:val="24"/>
          <w:szCs w:val="24"/>
        </w:rPr>
        <w:t>bullying</w:t>
      </w:r>
      <w:proofErr w:type="spellEnd"/>
      <w:proofErr w:type="gramEnd"/>
      <w:r>
        <w:rPr>
          <w:i/>
          <w:color w:val="000000"/>
          <w:sz w:val="24"/>
          <w:szCs w:val="24"/>
        </w:rPr>
        <w:t xml:space="preserve">. </w:t>
      </w:r>
    </w:p>
    <w:p w14:paraId="251F58CB" w14:textId="77777777" w:rsidR="000C4D4F" w:rsidRDefault="00EB507A">
      <w:pPr>
        <w:pStyle w:val="Normal1"/>
        <w:spacing w:line="360" w:lineRule="auto"/>
        <w:ind w:left="280"/>
        <w:rPr>
          <w:color w:val="000000"/>
          <w:sz w:val="24"/>
          <w:szCs w:val="24"/>
        </w:rPr>
      </w:pPr>
      <w:r>
        <w:rPr>
          <w:color w:val="000000"/>
          <w:sz w:val="24"/>
          <w:szCs w:val="24"/>
        </w:rPr>
        <w:t xml:space="preserve">e. Edad y características psicológicas de ésta y de los presuntos agresores </w:t>
      </w:r>
    </w:p>
    <w:p w14:paraId="3E9E3186" w14:textId="77777777" w:rsidR="000C4D4F" w:rsidRDefault="00EB507A">
      <w:pPr>
        <w:pStyle w:val="Normal1"/>
        <w:spacing w:line="360" w:lineRule="auto"/>
        <w:ind w:left="280"/>
        <w:rPr>
          <w:color w:val="000000"/>
          <w:sz w:val="24"/>
          <w:szCs w:val="24"/>
        </w:rPr>
      </w:pPr>
      <w:r>
        <w:rPr>
          <w:color w:val="000000"/>
          <w:sz w:val="24"/>
          <w:szCs w:val="24"/>
        </w:rPr>
        <w:t xml:space="preserve">f. Repercusión e impacto en la víctima. </w:t>
      </w:r>
    </w:p>
    <w:p w14:paraId="55DEA9FC" w14:textId="77777777" w:rsidR="000C4D4F" w:rsidRDefault="00EB507A">
      <w:pPr>
        <w:pStyle w:val="Normal1"/>
        <w:spacing w:line="360" w:lineRule="auto"/>
        <w:rPr>
          <w:b/>
          <w:color w:val="000000"/>
          <w:sz w:val="24"/>
          <w:szCs w:val="24"/>
        </w:rPr>
      </w:pPr>
      <w:r>
        <w:rPr>
          <w:b/>
          <w:color w:val="000000"/>
          <w:sz w:val="24"/>
          <w:szCs w:val="24"/>
        </w:rPr>
        <w:t xml:space="preserve">Fase 3. El Plan de actuación </w:t>
      </w:r>
    </w:p>
    <w:p w14:paraId="5A2C0D40" w14:textId="77777777" w:rsidR="000C4D4F" w:rsidRDefault="00EB507A">
      <w:pPr>
        <w:pStyle w:val="Normal1"/>
        <w:spacing w:line="360" w:lineRule="auto"/>
        <w:rPr>
          <w:color w:val="000000"/>
          <w:sz w:val="24"/>
          <w:szCs w:val="24"/>
        </w:rPr>
      </w:pPr>
      <w:r>
        <w:rPr>
          <w:color w:val="000000"/>
          <w:sz w:val="24"/>
          <w:szCs w:val="24"/>
        </w:rPr>
        <w:t>En el supuesto de confirmación de Ciber-</w:t>
      </w:r>
      <w:proofErr w:type="spellStart"/>
      <w:proofErr w:type="gramStart"/>
      <w:r>
        <w:rPr>
          <w:color w:val="000000"/>
          <w:sz w:val="24"/>
          <w:szCs w:val="24"/>
        </w:rPr>
        <w:t>Bullying</w:t>
      </w:r>
      <w:proofErr w:type="spellEnd"/>
      <w:proofErr w:type="gramEnd"/>
    </w:p>
    <w:p w14:paraId="67052EE2" w14:textId="77777777" w:rsidR="000C4D4F" w:rsidRDefault="00EB507A">
      <w:pPr>
        <w:pStyle w:val="Normal1"/>
        <w:spacing w:line="360" w:lineRule="auto"/>
        <w:rPr>
          <w:b/>
          <w:color w:val="000000"/>
          <w:sz w:val="24"/>
          <w:szCs w:val="24"/>
        </w:rPr>
      </w:pPr>
      <w:r>
        <w:rPr>
          <w:b/>
          <w:color w:val="000000"/>
          <w:sz w:val="24"/>
          <w:szCs w:val="24"/>
        </w:rPr>
        <w:t xml:space="preserve">1.- Actuaciones con los alumnos afectados: </w:t>
      </w:r>
    </w:p>
    <w:p w14:paraId="4CE47DC0" w14:textId="77777777" w:rsidR="000C4D4F" w:rsidRDefault="00EB507A">
      <w:pPr>
        <w:pStyle w:val="Normal1"/>
        <w:numPr>
          <w:ilvl w:val="1"/>
          <w:numId w:val="19"/>
        </w:numPr>
        <w:pBdr>
          <w:top w:val="nil"/>
          <w:left w:val="nil"/>
          <w:bottom w:val="nil"/>
          <w:right w:val="nil"/>
          <w:between w:val="nil"/>
        </w:pBdr>
        <w:spacing w:after="0" w:line="360" w:lineRule="auto"/>
        <w:jc w:val="both"/>
        <w:rPr>
          <w:color w:val="000000"/>
          <w:sz w:val="24"/>
          <w:szCs w:val="24"/>
        </w:rPr>
      </w:pPr>
      <w:r>
        <w:rPr>
          <w:color w:val="000000"/>
          <w:sz w:val="24"/>
          <w:szCs w:val="24"/>
        </w:rPr>
        <w:t xml:space="preserve">Con la víctima: desarrollo de acciones de apoyo y protección, programas específicos de apoyo personal y social; derivación, en su caso, a servicios externos. </w:t>
      </w:r>
    </w:p>
    <w:p w14:paraId="74B90CEF" w14:textId="77777777" w:rsidR="000C4D4F" w:rsidRDefault="00EB507A">
      <w:pPr>
        <w:pStyle w:val="Normal1"/>
        <w:numPr>
          <w:ilvl w:val="1"/>
          <w:numId w:val="19"/>
        </w:numPr>
        <w:pBdr>
          <w:top w:val="nil"/>
          <w:left w:val="nil"/>
          <w:bottom w:val="nil"/>
          <w:right w:val="nil"/>
          <w:between w:val="nil"/>
        </w:pBdr>
        <w:spacing w:after="0" w:line="360" w:lineRule="auto"/>
        <w:jc w:val="both"/>
        <w:rPr>
          <w:color w:val="000000"/>
          <w:sz w:val="24"/>
          <w:szCs w:val="24"/>
        </w:rPr>
      </w:pPr>
      <w:r>
        <w:rPr>
          <w:color w:val="000000"/>
          <w:sz w:val="24"/>
          <w:szCs w:val="24"/>
        </w:rPr>
        <w:t xml:space="preserve">Con el agresor: desarrollo de programas de ayuda personal y social, pertinencia de aplicación del RI y posible derivación a servicios externos. </w:t>
      </w:r>
    </w:p>
    <w:p w14:paraId="7A321306" w14:textId="77777777" w:rsidR="000C4D4F" w:rsidRDefault="00EB507A">
      <w:pPr>
        <w:pStyle w:val="Normal1"/>
        <w:numPr>
          <w:ilvl w:val="1"/>
          <w:numId w:val="19"/>
        </w:numPr>
        <w:pBdr>
          <w:top w:val="nil"/>
          <w:left w:val="nil"/>
          <w:bottom w:val="nil"/>
          <w:right w:val="nil"/>
          <w:between w:val="nil"/>
        </w:pBdr>
        <w:spacing w:after="0" w:line="360" w:lineRule="auto"/>
        <w:jc w:val="both"/>
        <w:rPr>
          <w:color w:val="000000"/>
          <w:sz w:val="24"/>
          <w:szCs w:val="24"/>
        </w:rPr>
      </w:pPr>
      <w:r>
        <w:rPr>
          <w:color w:val="000000"/>
          <w:sz w:val="24"/>
          <w:szCs w:val="24"/>
        </w:rPr>
        <w:t xml:space="preserve">Con los compañeros: información básica; desarrollo de programas de favorecimiento de la convivencia pacífica y sensibilización. </w:t>
      </w:r>
    </w:p>
    <w:p w14:paraId="6E10C417" w14:textId="77777777" w:rsidR="000C4D4F" w:rsidRDefault="00EB507A">
      <w:pPr>
        <w:pStyle w:val="Normal1"/>
        <w:numPr>
          <w:ilvl w:val="1"/>
          <w:numId w:val="19"/>
        </w:numPr>
        <w:pBdr>
          <w:top w:val="nil"/>
          <w:left w:val="nil"/>
          <w:bottom w:val="nil"/>
          <w:right w:val="nil"/>
          <w:between w:val="nil"/>
        </w:pBdr>
        <w:spacing w:after="0" w:line="360" w:lineRule="auto"/>
        <w:jc w:val="both"/>
        <w:rPr>
          <w:color w:val="000000"/>
          <w:sz w:val="24"/>
          <w:szCs w:val="24"/>
        </w:rPr>
      </w:pPr>
      <w:r>
        <w:rPr>
          <w:color w:val="000000"/>
          <w:sz w:val="24"/>
          <w:szCs w:val="24"/>
        </w:rPr>
        <w:t xml:space="preserve">Actuaciones para la facilitación, en su caso, de procesos de mediación entre víctima y agresor. Generar condiciones para la (1) reparación, (2) reconciliación, (3) resolución y (4) nueva configuración relacional, a través de formatos de ayuda o mediación con participación de iguales, Comisión de Convivencia, </w:t>
      </w:r>
      <w:proofErr w:type="gramStart"/>
      <w:r>
        <w:rPr>
          <w:color w:val="000000"/>
          <w:sz w:val="24"/>
          <w:szCs w:val="24"/>
        </w:rPr>
        <w:t>profesores jefe</w:t>
      </w:r>
      <w:proofErr w:type="gramEnd"/>
      <w:r>
        <w:rPr>
          <w:color w:val="000000"/>
          <w:sz w:val="24"/>
          <w:szCs w:val="24"/>
        </w:rPr>
        <w:t>, equipo psicosocial…</w:t>
      </w:r>
    </w:p>
    <w:p w14:paraId="143F8A63" w14:textId="77777777" w:rsidR="000C4D4F" w:rsidRDefault="00EB507A">
      <w:pPr>
        <w:pStyle w:val="Normal1"/>
        <w:spacing w:line="360" w:lineRule="auto"/>
        <w:rPr>
          <w:b/>
          <w:color w:val="000000"/>
          <w:sz w:val="24"/>
          <w:szCs w:val="24"/>
        </w:rPr>
      </w:pPr>
      <w:r>
        <w:rPr>
          <w:b/>
          <w:color w:val="000000"/>
          <w:sz w:val="24"/>
          <w:szCs w:val="24"/>
        </w:rPr>
        <w:t xml:space="preserve">Actuaciones con las familias: </w:t>
      </w:r>
    </w:p>
    <w:p w14:paraId="64ACBE52" w14:textId="77777777" w:rsidR="000C4D4F" w:rsidRDefault="00EB507A">
      <w:pPr>
        <w:pStyle w:val="Normal1"/>
        <w:numPr>
          <w:ilvl w:val="0"/>
          <w:numId w:val="20"/>
        </w:numPr>
        <w:pBdr>
          <w:top w:val="nil"/>
          <w:left w:val="nil"/>
          <w:bottom w:val="nil"/>
          <w:right w:val="nil"/>
          <w:between w:val="nil"/>
        </w:pBdr>
        <w:spacing w:after="0" w:line="360" w:lineRule="auto"/>
        <w:jc w:val="both"/>
        <w:rPr>
          <w:color w:val="000000"/>
          <w:sz w:val="24"/>
          <w:szCs w:val="24"/>
        </w:rPr>
      </w:pPr>
      <w:r>
        <w:rPr>
          <w:b/>
          <w:color w:val="000000"/>
          <w:sz w:val="24"/>
          <w:szCs w:val="24"/>
        </w:rPr>
        <w:t>Del alumno víctima:</w:t>
      </w:r>
      <w:r>
        <w:rPr>
          <w:color w:val="000000"/>
          <w:sz w:val="24"/>
          <w:szCs w:val="24"/>
        </w:rPr>
        <w:t xml:space="preserve"> orientaciones sobre indicadores relevantes de comportamiento y pautas de atención y apoyo, seguimiento del caso, orientaciones sobre posibles apoyos externos al Centro. </w:t>
      </w:r>
    </w:p>
    <w:p w14:paraId="520E3F22" w14:textId="77777777" w:rsidR="000C4D4F" w:rsidRDefault="00EB507A">
      <w:pPr>
        <w:pStyle w:val="Normal1"/>
        <w:numPr>
          <w:ilvl w:val="0"/>
          <w:numId w:val="20"/>
        </w:numPr>
        <w:pBdr>
          <w:top w:val="nil"/>
          <w:left w:val="nil"/>
          <w:bottom w:val="nil"/>
          <w:right w:val="nil"/>
          <w:between w:val="nil"/>
        </w:pBdr>
        <w:spacing w:after="0" w:line="360" w:lineRule="auto"/>
        <w:jc w:val="both"/>
        <w:rPr>
          <w:color w:val="000000"/>
          <w:sz w:val="24"/>
          <w:szCs w:val="24"/>
        </w:rPr>
      </w:pPr>
      <w:r>
        <w:rPr>
          <w:b/>
          <w:color w:val="000000"/>
          <w:sz w:val="24"/>
          <w:szCs w:val="24"/>
        </w:rPr>
        <w:t>Del alumno agresor:</w:t>
      </w:r>
      <w:r>
        <w:rPr>
          <w:color w:val="000000"/>
          <w:sz w:val="24"/>
          <w:szCs w:val="24"/>
        </w:rPr>
        <w:t xml:space="preserve"> orientaciones sobre indicadores relevantes de comportamiento y pautas de atención, apoyo y control de conductas, seguimiento del caso, orientaciones sobre posibles apoyos externos al Centro. </w:t>
      </w:r>
    </w:p>
    <w:p w14:paraId="32FFBF02" w14:textId="77777777" w:rsidR="006F2F48" w:rsidRDefault="006F2F48">
      <w:pPr>
        <w:pStyle w:val="Normal1"/>
        <w:spacing w:line="360" w:lineRule="auto"/>
        <w:rPr>
          <w:b/>
          <w:color w:val="000000"/>
          <w:sz w:val="24"/>
          <w:szCs w:val="24"/>
        </w:rPr>
      </w:pPr>
    </w:p>
    <w:p w14:paraId="0798D20C" w14:textId="7F95DB01" w:rsidR="000C4D4F" w:rsidRDefault="00EB507A">
      <w:pPr>
        <w:pStyle w:val="Normal1"/>
        <w:spacing w:line="360" w:lineRule="auto"/>
        <w:rPr>
          <w:b/>
          <w:color w:val="000000"/>
          <w:sz w:val="24"/>
          <w:szCs w:val="24"/>
        </w:rPr>
      </w:pPr>
      <w:r>
        <w:rPr>
          <w:b/>
          <w:color w:val="000000"/>
          <w:sz w:val="24"/>
          <w:szCs w:val="24"/>
        </w:rPr>
        <w:t>Con el profesorado:</w:t>
      </w:r>
    </w:p>
    <w:p w14:paraId="0CBECFE8" w14:textId="77777777" w:rsidR="000C4D4F" w:rsidRDefault="00EB507A">
      <w:pPr>
        <w:pStyle w:val="Normal1"/>
        <w:numPr>
          <w:ilvl w:val="0"/>
          <w:numId w:val="21"/>
        </w:numPr>
        <w:pBdr>
          <w:top w:val="nil"/>
          <w:left w:val="nil"/>
          <w:bottom w:val="nil"/>
          <w:right w:val="nil"/>
          <w:between w:val="nil"/>
        </w:pBdr>
        <w:spacing w:after="0" w:line="360" w:lineRule="auto"/>
        <w:jc w:val="both"/>
        <w:rPr>
          <w:color w:val="000000"/>
          <w:sz w:val="24"/>
          <w:szCs w:val="24"/>
        </w:rPr>
      </w:pPr>
      <w:r>
        <w:rPr>
          <w:color w:val="000000"/>
          <w:sz w:val="24"/>
          <w:szCs w:val="24"/>
        </w:rPr>
        <w:t>Información.</w:t>
      </w:r>
    </w:p>
    <w:p w14:paraId="0F3ABDF1" w14:textId="77777777" w:rsidR="000C4D4F" w:rsidRDefault="00EB507A">
      <w:pPr>
        <w:pStyle w:val="Normal1"/>
        <w:numPr>
          <w:ilvl w:val="0"/>
          <w:numId w:val="21"/>
        </w:numPr>
        <w:pBdr>
          <w:top w:val="nil"/>
          <w:left w:val="nil"/>
          <w:bottom w:val="nil"/>
          <w:right w:val="nil"/>
          <w:between w:val="nil"/>
        </w:pBdr>
        <w:spacing w:after="0" w:line="360" w:lineRule="auto"/>
        <w:jc w:val="both"/>
        <w:rPr>
          <w:color w:val="000000"/>
          <w:sz w:val="24"/>
          <w:szCs w:val="24"/>
        </w:rPr>
      </w:pPr>
      <w:r>
        <w:rPr>
          <w:color w:val="000000"/>
          <w:sz w:val="24"/>
          <w:szCs w:val="24"/>
        </w:rPr>
        <w:t>Sensibilización.</w:t>
      </w:r>
    </w:p>
    <w:p w14:paraId="5B95850A" w14:textId="77777777" w:rsidR="000C4D4F" w:rsidRDefault="00EB507A">
      <w:pPr>
        <w:pStyle w:val="Normal1"/>
        <w:numPr>
          <w:ilvl w:val="0"/>
          <w:numId w:val="21"/>
        </w:numPr>
        <w:pBdr>
          <w:top w:val="nil"/>
          <w:left w:val="nil"/>
          <w:bottom w:val="nil"/>
          <w:right w:val="nil"/>
          <w:between w:val="nil"/>
        </w:pBdr>
        <w:spacing w:after="0" w:line="360" w:lineRule="auto"/>
        <w:jc w:val="both"/>
        <w:rPr>
          <w:color w:val="000000"/>
          <w:sz w:val="24"/>
          <w:szCs w:val="24"/>
        </w:rPr>
      </w:pPr>
      <w:r>
        <w:rPr>
          <w:color w:val="000000"/>
          <w:sz w:val="24"/>
          <w:szCs w:val="24"/>
        </w:rPr>
        <w:t xml:space="preserve">Formación para la prevención, detección y actuación en situaciones de </w:t>
      </w:r>
      <w:r>
        <w:rPr>
          <w:i/>
          <w:color w:val="000000"/>
          <w:sz w:val="24"/>
          <w:szCs w:val="24"/>
        </w:rPr>
        <w:t>Ciber-</w:t>
      </w:r>
      <w:proofErr w:type="spellStart"/>
      <w:r>
        <w:rPr>
          <w:i/>
          <w:color w:val="000000"/>
          <w:sz w:val="24"/>
          <w:szCs w:val="24"/>
        </w:rPr>
        <w:t>bullying</w:t>
      </w:r>
      <w:r>
        <w:rPr>
          <w:color w:val="000000"/>
          <w:sz w:val="24"/>
          <w:szCs w:val="24"/>
        </w:rPr>
        <w:t>entre</w:t>
      </w:r>
      <w:proofErr w:type="spellEnd"/>
      <w:r>
        <w:rPr>
          <w:color w:val="000000"/>
          <w:sz w:val="24"/>
          <w:szCs w:val="24"/>
        </w:rPr>
        <w:t xml:space="preserve"> iguales y favorecimiento del desarrollo de patrones de relación en convivencia pacífica.</w:t>
      </w:r>
    </w:p>
    <w:p w14:paraId="121DBD35" w14:textId="77777777" w:rsidR="000C4D4F" w:rsidRDefault="00EB507A">
      <w:pPr>
        <w:pStyle w:val="Normal1"/>
        <w:spacing w:line="360" w:lineRule="auto"/>
        <w:rPr>
          <w:b/>
          <w:color w:val="000000"/>
          <w:sz w:val="24"/>
          <w:szCs w:val="24"/>
        </w:rPr>
      </w:pPr>
      <w:r>
        <w:rPr>
          <w:b/>
          <w:color w:val="000000"/>
          <w:sz w:val="24"/>
          <w:szCs w:val="24"/>
        </w:rPr>
        <w:t xml:space="preserve">Fase 4. Evaluación y seguimiento del Plan </w:t>
      </w:r>
    </w:p>
    <w:p w14:paraId="19F0554D" w14:textId="77777777" w:rsidR="000C4D4F" w:rsidRDefault="00EB507A">
      <w:pPr>
        <w:pStyle w:val="Normal1"/>
        <w:spacing w:line="360" w:lineRule="auto"/>
        <w:ind w:left="280"/>
        <w:rPr>
          <w:color w:val="000000"/>
          <w:sz w:val="24"/>
          <w:szCs w:val="24"/>
        </w:rPr>
      </w:pPr>
      <w:r>
        <w:rPr>
          <w:color w:val="000000"/>
          <w:sz w:val="24"/>
          <w:szCs w:val="24"/>
        </w:rPr>
        <w:lastRenderedPageBreak/>
        <w:t xml:space="preserve">a.- Del caso concreto: resultados del plan </w:t>
      </w:r>
      <w:proofErr w:type="gramStart"/>
      <w:r>
        <w:rPr>
          <w:color w:val="000000"/>
          <w:sz w:val="24"/>
          <w:szCs w:val="24"/>
        </w:rPr>
        <w:t>en relación a</w:t>
      </w:r>
      <w:proofErr w:type="gramEnd"/>
      <w:r>
        <w:rPr>
          <w:color w:val="000000"/>
          <w:sz w:val="24"/>
          <w:szCs w:val="24"/>
        </w:rPr>
        <w:t xml:space="preserve"> la víctima y al agresor, situación de la víctima y del agresor y actuaciones desarrolladas no previstas en el plan.</w:t>
      </w:r>
    </w:p>
    <w:p w14:paraId="3405238B" w14:textId="77777777" w:rsidR="000C4D4F" w:rsidRDefault="00EB507A">
      <w:pPr>
        <w:pStyle w:val="Normal1"/>
        <w:spacing w:line="360" w:lineRule="auto"/>
        <w:ind w:left="280"/>
        <w:rPr>
          <w:color w:val="000000"/>
          <w:sz w:val="24"/>
          <w:szCs w:val="24"/>
        </w:rPr>
      </w:pPr>
      <w:r>
        <w:rPr>
          <w:color w:val="000000"/>
          <w:sz w:val="24"/>
          <w:szCs w:val="24"/>
        </w:rPr>
        <w:t>b.- De las actuaciones desarrolladas a nivel de aula y en toda la escuela.</w:t>
      </w:r>
    </w:p>
    <w:p w14:paraId="44316AA8" w14:textId="77777777" w:rsidR="000C4D4F" w:rsidRDefault="00EB507A">
      <w:pPr>
        <w:pStyle w:val="Normal1"/>
        <w:spacing w:line="360" w:lineRule="auto"/>
        <w:ind w:left="280"/>
        <w:rPr>
          <w:color w:val="000000"/>
          <w:sz w:val="24"/>
          <w:szCs w:val="24"/>
        </w:rPr>
      </w:pPr>
      <w:r>
        <w:rPr>
          <w:color w:val="000000"/>
          <w:sz w:val="24"/>
          <w:szCs w:val="24"/>
        </w:rPr>
        <w:t>c.- De las actuaciones de sensibilización y formación del profesorado.</w:t>
      </w:r>
    </w:p>
    <w:p w14:paraId="36D57CBC" w14:textId="77777777" w:rsidR="000C4D4F" w:rsidRDefault="00EB507A">
      <w:pPr>
        <w:pStyle w:val="Normal1"/>
        <w:spacing w:line="360" w:lineRule="auto"/>
        <w:ind w:left="280"/>
        <w:rPr>
          <w:color w:val="000000"/>
          <w:sz w:val="24"/>
          <w:szCs w:val="24"/>
        </w:rPr>
      </w:pPr>
      <w:r>
        <w:rPr>
          <w:color w:val="000000"/>
          <w:sz w:val="24"/>
          <w:szCs w:val="24"/>
        </w:rPr>
        <w:t>d.- Del proceso de reflexión, análisis y sensibilización con las familias y el resto de la Comunidad Educativa.</w:t>
      </w:r>
    </w:p>
    <w:p w14:paraId="371EF9A3" w14:textId="77777777" w:rsidR="000C4D4F" w:rsidRDefault="00EB507A">
      <w:pPr>
        <w:pStyle w:val="Normal1"/>
        <w:spacing w:line="360" w:lineRule="auto"/>
        <w:ind w:left="280"/>
        <w:rPr>
          <w:color w:val="000000"/>
          <w:sz w:val="24"/>
          <w:szCs w:val="24"/>
        </w:rPr>
      </w:pPr>
      <w:proofErr w:type="spellStart"/>
      <w:r>
        <w:rPr>
          <w:color w:val="000000"/>
          <w:sz w:val="24"/>
          <w:szCs w:val="24"/>
        </w:rPr>
        <w:t>e</w:t>
      </w:r>
      <w:proofErr w:type="spellEnd"/>
      <w:r>
        <w:rPr>
          <w:color w:val="000000"/>
          <w:sz w:val="24"/>
          <w:szCs w:val="24"/>
        </w:rPr>
        <w:t>.- De especial consideración se entiende el trabajo y actuaciones del equipo psicosocial</w:t>
      </w:r>
    </w:p>
    <w:p w14:paraId="3A5BA4AD" w14:textId="77777777" w:rsidR="000C4D4F" w:rsidRDefault="00EB507A">
      <w:pPr>
        <w:pStyle w:val="Normal1"/>
        <w:spacing w:line="360" w:lineRule="auto"/>
        <w:rPr>
          <w:b/>
          <w:color w:val="000000"/>
          <w:sz w:val="24"/>
          <w:szCs w:val="24"/>
        </w:rPr>
      </w:pPr>
      <w:r>
        <w:rPr>
          <w:b/>
          <w:color w:val="000000"/>
          <w:sz w:val="24"/>
          <w:szCs w:val="24"/>
        </w:rPr>
        <w:t>Fase 5. Información y sensibilización: la necesidad de prevenir</w:t>
      </w:r>
    </w:p>
    <w:p w14:paraId="68C95F1B" w14:textId="77777777" w:rsidR="000C4D4F" w:rsidRDefault="00EB507A">
      <w:pPr>
        <w:pStyle w:val="Normal1"/>
        <w:spacing w:line="360" w:lineRule="auto"/>
        <w:rPr>
          <w:color w:val="000000"/>
          <w:sz w:val="24"/>
          <w:szCs w:val="24"/>
        </w:rPr>
      </w:pPr>
      <w:r>
        <w:rPr>
          <w:color w:val="000000"/>
          <w:sz w:val="24"/>
          <w:szCs w:val="24"/>
        </w:rPr>
        <w:t xml:space="preserve">El </w:t>
      </w:r>
      <w:r>
        <w:rPr>
          <w:b/>
          <w:color w:val="000000"/>
          <w:sz w:val="24"/>
          <w:szCs w:val="24"/>
        </w:rPr>
        <w:t xml:space="preserve">Equipo Directivo </w:t>
      </w:r>
      <w:r>
        <w:rPr>
          <w:color w:val="000000"/>
          <w:sz w:val="24"/>
          <w:szCs w:val="24"/>
        </w:rPr>
        <w:t>han de promover el diseño y desarrollo de actuaciones de información y sensibilización en la comunidad educativa en su conjunto. Es una tarea necesaria y, probablemente, imprescindible.</w:t>
      </w:r>
    </w:p>
    <w:p w14:paraId="10527BFB" w14:textId="77777777" w:rsidR="000C4D4F" w:rsidRDefault="000C4D4F">
      <w:pPr>
        <w:pStyle w:val="Normal1"/>
        <w:spacing w:line="360" w:lineRule="auto"/>
        <w:rPr>
          <w:sz w:val="24"/>
          <w:szCs w:val="24"/>
        </w:rPr>
      </w:pPr>
    </w:p>
    <w:p w14:paraId="476B189C" w14:textId="77777777" w:rsidR="000C4D4F" w:rsidRDefault="000C4D4F">
      <w:pPr>
        <w:pStyle w:val="Normal1"/>
        <w:spacing w:line="360" w:lineRule="auto"/>
        <w:rPr>
          <w:sz w:val="24"/>
          <w:szCs w:val="24"/>
        </w:rPr>
      </w:pPr>
    </w:p>
    <w:p w14:paraId="3C8026D1" w14:textId="77777777" w:rsidR="006F2F48" w:rsidRDefault="006F2F48">
      <w:pPr>
        <w:pStyle w:val="Normal1"/>
        <w:spacing w:line="360" w:lineRule="auto"/>
        <w:rPr>
          <w:sz w:val="24"/>
          <w:szCs w:val="24"/>
        </w:rPr>
      </w:pPr>
    </w:p>
    <w:p w14:paraId="7E3B31C5" w14:textId="77777777" w:rsidR="006F2F48" w:rsidRDefault="006F2F48">
      <w:pPr>
        <w:pStyle w:val="Normal1"/>
        <w:spacing w:line="360" w:lineRule="auto"/>
        <w:rPr>
          <w:sz w:val="24"/>
          <w:szCs w:val="24"/>
        </w:rPr>
      </w:pPr>
    </w:p>
    <w:p w14:paraId="274369DA" w14:textId="77777777" w:rsidR="006F2F48" w:rsidRDefault="006F2F48">
      <w:pPr>
        <w:pStyle w:val="Normal1"/>
        <w:spacing w:line="360" w:lineRule="auto"/>
        <w:rPr>
          <w:sz w:val="24"/>
          <w:szCs w:val="24"/>
        </w:rPr>
      </w:pPr>
    </w:p>
    <w:p w14:paraId="27867DF5" w14:textId="77777777" w:rsidR="006F2F48" w:rsidRDefault="006F2F48">
      <w:pPr>
        <w:pStyle w:val="Normal1"/>
        <w:spacing w:line="360" w:lineRule="auto"/>
        <w:rPr>
          <w:sz w:val="24"/>
          <w:szCs w:val="24"/>
        </w:rPr>
      </w:pPr>
    </w:p>
    <w:p w14:paraId="729BFD00" w14:textId="77777777" w:rsidR="000C4D4F" w:rsidRDefault="000C4D4F">
      <w:pPr>
        <w:pStyle w:val="Normal1"/>
        <w:spacing w:line="360" w:lineRule="auto"/>
        <w:rPr>
          <w:sz w:val="24"/>
          <w:szCs w:val="24"/>
        </w:rPr>
      </w:pPr>
    </w:p>
    <w:p w14:paraId="6545CB27" w14:textId="77777777" w:rsidR="000C4D4F" w:rsidRDefault="00EB507A">
      <w:pPr>
        <w:pStyle w:val="Normal1"/>
        <w:spacing w:after="0" w:line="360" w:lineRule="auto"/>
        <w:jc w:val="center"/>
        <w:rPr>
          <w:b/>
          <w:sz w:val="24"/>
          <w:szCs w:val="24"/>
        </w:rPr>
      </w:pPr>
      <w:r>
        <w:rPr>
          <w:b/>
          <w:sz w:val="24"/>
          <w:szCs w:val="24"/>
        </w:rPr>
        <w:t>13 PROTOCOLO POR DENUNCIA A UN FUNCIONARIO DE ABUSO SEXUAL O TOCACIONES INDEBIDAS.</w:t>
      </w:r>
    </w:p>
    <w:p w14:paraId="418F9592" w14:textId="77777777" w:rsidR="000C4D4F" w:rsidRDefault="000C4D4F">
      <w:pPr>
        <w:pStyle w:val="Normal1"/>
        <w:pBdr>
          <w:top w:val="nil"/>
          <w:left w:val="nil"/>
          <w:bottom w:val="nil"/>
          <w:right w:val="nil"/>
          <w:between w:val="nil"/>
        </w:pBdr>
        <w:spacing w:line="360" w:lineRule="auto"/>
        <w:ind w:left="927"/>
        <w:rPr>
          <w:b/>
          <w:color w:val="000000"/>
          <w:sz w:val="24"/>
          <w:szCs w:val="24"/>
        </w:rPr>
      </w:pPr>
    </w:p>
    <w:p w14:paraId="3C69EC4A" w14:textId="77777777" w:rsidR="000C4D4F" w:rsidRDefault="00EB507A">
      <w:pPr>
        <w:pStyle w:val="Normal1"/>
        <w:spacing w:line="360" w:lineRule="auto"/>
        <w:ind w:firstLine="360"/>
        <w:rPr>
          <w:sz w:val="24"/>
          <w:szCs w:val="24"/>
        </w:rPr>
      </w:pPr>
      <w:r>
        <w:rPr>
          <w:sz w:val="24"/>
          <w:szCs w:val="24"/>
        </w:rPr>
        <w:t xml:space="preserve">En caso de que un funcionario de la Escuela de Artes y Cultura Osorno fuera acusado sin sentencia de una supuesta situación de abuso a persona externa al establecimiento y fuera del horario laboral. </w:t>
      </w:r>
    </w:p>
    <w:p w14:paraId="469A9C16"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color w:val="000000"/>
          <w:sz w:val="24"/>
          <w:szCs w:val="24"/>
        </w:rPr>
        <w:t>Se revisará y actualizará certificado de inhabilidad para trabajar con niños, para evaluar cambio de funciones o lugar de ejecución de estas.</w:t>
      </w:r>
    </w:p>
    <w:p w14:paraId="3462E397"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color w:val="000000"/>
          <w:sz w:val="24"/>
          <w:szCs w:val="24"/>
        </w:rPr>
        <w:t xml:space="preserve">La </w:t>
      </w:r>
      <w:r>
        <w:rPr>
          <w:b/>
          <w:color w:val="000000"/>
          <w:sz w:val="24"/>
          <w:szCs w:val="24"/>
        </w:rPr>
        <w:t>DIRECCIÓN</w:t>
      </w:r>
      <w:r>
        <w:rPr>
          <w:color w:val="000000"/>
          <w:sz w:val="24"/>
          <w:szCs w:val="24"/>
        </w:rPr>
        <w:t xml:space="preserve"> esperará que la sentencia se encuentre firme y ejecutoriada condenatorio.</w:t>
      </w:r>
    </w:p>
    <w:p w14:paraId="50C1EB66"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b/>
          <w:color w:val="000000"/>
          <w:sz w:val="24"/>
          <w:szCs w:val="24"/>
        </w:rPr>
        <w:t>DIRECCIÓN,</w:t>
      </w:r>
      <w:r>
        <w:rPr>
          <w:color w:val="000000"/>
          <w:sz w:val="24"/>
          <w:szCs w:val="24"/>
        </w:rPr>
        <w:t xml:space="preserve"> previa conversación y en acuerdo con el acusado/a, convoca a </w:t>
      </w:r>
      <w:r>
        <w:rPr>
          <w:b/>
          <w:color w:val="000000"/>
          <w:sz w:val="24"/>
          <w:szCs w:val="24"/>
        </w:rPr>
        <w:t>CONSEJO AMPLIADO INFORMATIVO</w:t>
      </w:r>
      <w:r>
        <w:rPr>
          <w:color w:val="000000"/>
          <w:sz w:val="24"/>
          <w:szCs w:val="24"/>
        </w:rPr>
        <w:t>: Docentes, Asistentes de la Educación, Centro de Padres.   Se da información general, clara y explícita, resguardando la integridad de los involucrados y se tratará de forma Confidencial y Privada.</w:t>
      </w:r>
    </w:p>
    <w:p w14:paraId="3A709633"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b/>
          <w:color w:val="000000"/>
          <w:sz w:val="24"/>
          <w:szCs w:val="24"/>
        </w:rPr>
        <w:lastRenderedPageBreak/>
        <w:t>DIRECCIÓN</w:t>
      </w:r>
      <w:r>
        <w:rPr>
          <w:color w:val="000000"/>
          <w:sz w:val="24"/>
          <w:szCs w:val="24"/>
        </w:rPr>
        <w:t xml:space="preserve"> nombra a una o dos </w:t>
      </w:r>
      <w:r>
        <w:rPr>
          <w:b/>
          <w:color w:val="000000"/>
          <w:sz w:val="24"/>
          <w:szCs w:val="24"/>
        </w:rPr>
        <w:t>PERSONAS DE CONFIANZA</w:t>
      </w:r>
      <w:r>
        <w:rPr>
          <w:color w:val="000000"/>
          <w:sz w:val="24"/>
          <w:szCs w:val="24"/>
        </w:rPr>
        <w:t xml:space="preserve"> encargadas de brindar apoyo, manteniendo una comunicación continua, expedita y confidencial con los involucrados.</w:t>
      </w:r>
    </w:p>
    <w:p w14:paraId="0C3EFCD2"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b/>
          <w:color w:val="000000"/>
          <w:sz w:val="24"/>
          <w:szCs w:val="24"/>
        </w:rPr>
        <w:t xml:space="preserve">DIRECCIÓN, </w:t>
      </w:r>
      <w:r>
        <w:rPr>
          <w:color w:val="000000"/>
          <w:sz w:val="24"/>
          <w:szCs w:val="24"/>
        </w:rPr>
        <w:t xml:space="preserve">si fuera necesario, nombrará a un funcionario que cumplirá las funciones de </w:t>
      </w:r>
      <w:r>
        <w:rPr>
          <w:b/>
          <w:color w:val="000000"/>
          <w:sz w:val="24"/>
          <w:szCs w:val="24"/>
        </w:rPr>
        <w:t>VOCERÍA</w:t>
      </w:r>
      <w:r>
        <w:rPr>
          <w:color w:val="000000"/>
          <w:sz w:val="24"/>
          <w:szCs w:val="24"/>
        </w:rPr>
        <w:t xml:space="preserve"> y será la única persona autorizada para prestar declaraciones en representación del Establecimiento.</w:t>
      </w:r>
    </w:p>
    <w:p w14:paraId="6775B30B"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color w:val="000000"/>
          <w:sz w:val="24"/>
          <w:szCs w:val="24"/>
        </w:rPr>
        <w:t xml:space="preserve">Se brindará todo el apoyo y se responderá a todos los requerimientos que sean </w:t>
      </w:r>
      <w:proofErr w:type="gramStart"/>
      <w:r>
        <w:rPr>
          <w:color w:val="000000"/>
          <w:sz w:val="24"/>
          <w:szCs w:val="24"/>
        </w:rPr>
        <w:t>solicitados  desde</w:t>
      </w:r>
      <w:proofErr w:type="gramEnd"/>
      <w:r>
        <w:rPr>
          <w:color w:val="000000"/>
          <w:sz w:val="24"/>
          <w:szCs w:val="24"/>
        </w:rPr>
        <w:t xml:space="preserve"> los tribunales e instituciones competentes en la causa. </w:t>
      </w:r>
    </w:p>
    <w:p w14:paraId="29629406"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color w:val="000000"/>
          <w:sz w:val="24"/>
          <w:szCs w:val="24"/>
        </w:rPr>
        <w:t xml:space="preserve">Acciones transversales para todos los funcionarios durante el tiempo que dure el proceso: </w:t>
      </w:r>
    </w:p>
    <w:p w14:paraId="45D57AA7" w14:textId="77777777" w:rsidR="000C4D4F" w:rsidRDefault="00EB507A">
      <w:pPr>
        <w:pStyle w:val="Normal1"/>
        <w:numPr>
          <w:ilvl w:val="1"/>
          <w:numId w:val="176"/>
        </w:numPr>
        <w:pBdr>
          <w:top w:val="nil"/>
          <w:left w:val="nil"/>
          <w:bottom w:val="nil"/>
          <w:right w:val="nil"/>
          <w:between w:val="nil"/>
        </w:pBdr>
        <w:spacing w:after="0" w:line="360" w:lineRule="auto"/>
        <w:ind w:left="426" w:firstLine="0"/>
        <w:jc w:val="both"/>
        <w:rPr>
          <w:color w:val="000000"/>
          <w:sz w:val="24"/>
          <w:szCs w:val="24"/>
        </w:rPr>
      </w:pPr>
      <w:r>
        <w:rPr>
          <w:color w:val="000000"/>
          <w:sz w:val="24"/>
          <w:szCs w:val="24"/>
        </w:rPr>
        <w:t xml:space="preserve">La información debe ser tratada de forma Confidencial y Privada. </w:t>
      </w:r>
    </w:p>
    <w:p w14:paraId="29CF35A8" w14:textId="77777777" w:rsidR="000C4D4F" w:rsidRDefault="00EB507A">
      <w:pPr>
        <w:pStyle w:val="Normal1"/>
        <w:numPr>
          <w:ilvl w:val="1"/>
          <w:numId w:val="176"/>
        </w:numPr>
        <w:pBdr>
          <w:top w:val="nil"/>
          <w:left w:val="nil"/>
          <w:bottom w:val="nil"/>
          <w:right w:val="nil"/>
          <w:between w:val="nil"/>
        </w:pBdr>
        <w:spacing w:after="0" w:line="360" w:lineRule="auto"/>
        <w:ind w:left="426" w:firstLine="0"/>
        <w:jc w:val="both"/>
        <w:rPr>
          <w:color w:val="000000"/>
          <w:sz w:val="24"/>
          <w:szCs w:val="24"/>
        </w:rPr>
      </w:pPr>
      <w:r>
        <w:rPr>
          <w:color w:val="000000"/>
          <w:sz w:val="24"/>
          <w:szCs w:val="24"/>
        </w:rPr>
        <w:t>Ningún funcionario debe investigar ni periciar los hechos, este procedimiento se realiza por las entidades externas competentes y autorizadas.</w:t>
      </w:r>
    </w:p>
    <w:p w14:paraId="0D4A3178" w14:textId="77777777" w:rsidR="000C4D4F" w:rsidRDefault="00EB507A">
      <w:pPr>
        <w:pStyle w:val="Normal1"/>
        <w:numPr>
          <w:ilvl w:val="1"/>
          <w:numId w:val="176"/>
        </w:numPr>
        <w:pBdr>
          <w:top w:val="nil"/>
          <w:left w:val="nil"/>
          <w:bottom w:val="nil"/>
          <w:right w:val="nil"/>
          <w:between w:val="nil"/>
        </w:pBdr>
        <w:spacing w:after="0" w:line="360" w:lineRule="auto"/>
        <w:ind w:left="426" w:firstLine="0"/>
        <w:jc w:val="both"/>
        <w:rPr>
          <w:color w:val="000000"/>
          <w:sz w:val="24"/>
          <w:szCs w:val="24"/>
        </w:rPr>
      </w:pPr>
      <w:r>
        <w:rPr>
          <w:color w:val="000000"/>
          <w:sz w:val="24"/>
          <w:szCs w:val="24"/>
        </w:rPr>
        <w:t xml:space="preserve">Ningún funcionario está autorizado para emitir declaraciones a menos que se haya dictado la sentencia firme y ejecutoriada condenatorio y haya sido nombrado </w:t>
      </w:r>
      <w:proofErr w:type="spellStart"/>
      <w:r>
        <w:rPr>
          <w:color w:val="000000"/>
          <w:sz w:val="24"/>
          <w:szCs w:val="24"/>
        </w:rPr>
        <w:t>como</w:t>
      </w:r>
      <w:r>
        <w:rPr>
          <w:b/>
          <w:color w:val="000000"/>
          <w:sz w:val="24"/>
          <w:szCs w:val="24"/>
        </w:rPr>
        <w:t>VOCERO</w:t>
      </w:r>
      <w:proofErr w:type="spellEnd"/>
      <w:r>
        <w:rPr>
          <w:b/>
          <w:color w:val="000000"/>
          <w:sz w:val="24"/>
          <w:szCs w:val="24"/>
        </w:rPr>
        <w:t xml:space="preserve"> o VOCERO SUBROGANTE </w:t>
      </w:r>
      <w:r>
        <w:rPr>
          <w:color w:val="000000"/>
          <w:sz w:val="24"/>
          <w:szCs w:val="24"/>
        </w:rPr>
        <w:t>Ningún funcionario emitirá juicio alguno al respecto por convivencia sana.</w:t>
      </w:r>
    </w:p>
    <w:p w14:paraId="72588E59"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color w:val="000000"/>
          <w:sz w:val="24"/>
          <w:szCs w:val="24"/>
        </w:rPr>
        <w:t>En caso de que el funcionario fuera declarado culpable por las entidades pertinentes, se procederá con el</w:t>
      </w:r>
    </w:p>
    <w:p w14:paraId="4A59F0A8"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color w:val="000000"/>
          <w:sz w:val="24"/>
          <w:szCs w:val="24"/>
        </w:rPr>
        <w:t xml:space="preserve"> proceso administrativo correspondiente y apegado a la normativa vigente en nuestro país.</w:t>
      </w:r>
    </w:p>
    <w:p w14:paraId="77722E7A" w14:textId="77777777" w:rsidR="000C4D4F" w:rsidRDefault="00EB507A">
      <w:pPr>
        <w:pStyle w:val="Normal1"/>
        <w:numPr>
          <w:ilvl w:val="0"/>
          <w:numId w:val="176"/>
        </w:numPr>
        <w:pBdr>
          <w:top w:val="nil"/>
          <w:left w:val="nil"/>
          <w:bottom w:val="nil"/>
          <w:right w:val="nil"/>
          <w:between w:val="nil"/>
        </w:pBdr>
        <w:spacing w:after="0" w:line="360" w:lineRule="auto"/>
        <w:ind w:left="426" w:hanging="426"/>
        <w:jc w:val="both"/>
        <w:rPr>
          <w:color w:val="000000"/>
          <w:sz w:val="24"/>
          <w:szCs w:val="24"/>
        </w:rPr>
      </w:pPr>
      <w:r>
        <w:rPr>
          <w:color w:val="000000"/>
          <w:sz w:val="24"/>
          <w:szCs w:val="24"/>
        </w:rPr>
        <w:t xml:space="preserve">En todo momento se realizará lo que ordenen en tribunales competentes. </w:t>
      </w:r>
    </w:p>
    <w:p w14:paraId="726DE92A" w14:textId="77777777" w:rsidR="000C4D4F" w:rsidRDefault="000C4D4F">
      <w:pPr>
        <w:pStyle w:val="Normal1"/>
        <w:pBdr>
          <w:top w:val="nil"/>
          <w:left w:val="nil"/>
          <w:bottom w:val="nil"/>
          <w:right w:val="nil"/>
          <w:between w:val="nil"/>
        </w:pBdr>
        <w:spacing w:after="0" w:line="360" w:lineRule="auto"/>
        <w:ind w:left="720"/>
        <w:rPr>
          <w:b/>
          <w:color w:val="000000"/>
          <w:sz w:val="24"/>
          <w:szCs w:val="24"/>
        </w:rPr>
      </w:pPr>
    </w:p>
    <w:p w14:paraId="7D96F15B" w14:textId="77777777" w:rsidR="000C4D4F" w:rsidRDefault="000C4D4F">
      <w:pPr>
        <w:pStyle w:val="Normal1"/>
        <w:pBdr>
          <w:top w:val="nil"/>
          <w:left w:val="nil"/>
          <w:bottom w:val="nil"/>
          <w:right w:val="nil"/>
          <w:between w:val="nil"/>
        </w:pBdr>
        <w:spacing w:after="0" w:line="360" w:lineRule="auto"/>
        <w:ind w:left="720"/>
        <w:rPr>
          <w:b/>
          <w:color w:val="000000"/>
          <w:sz w:val="24"/>
          <w:szCs w:val="24"/>
        </w:rPr>
      </w:pPr>
    </w:p>
    <w:p w14:paraId="42384E28" w14:textId="77777777" w:rsidR="000C4D4F" w:rsidRDefault="00EB507A">
      <w:pPr>
        <w:pStyle w:val="Normal1"/>
        <w:pBdr>
          <w:top w:val="nil"/>
          <w:left w:val="nil"/>
          <w:bottom w:val="nil"/>
          <w:right w:val="nil"/>
          <w:between w:val="nil"/>
        </w:pBdr>
        <w:spacing w:line="360" w:lineRule="auto"/>
        <w:ind w:left="720"/>
        <w:jc w:val="center"/>
        <w:rPr>
          <w:b/>
          <w:color w:val="000000"/>
          <w:sz w:val="24"/>
          <w:szCs w:val="24"/>
        </w:rPr>
      </w:pPr>
      <w:proofErr w:type="gramStart"/>
      <w:r>
        <w:rPr>
          <w:b/>
          <w:color w:val="000000"/>
          <w:sz w:val="24"/>
          <w:szCs w:val="24"/>
        </w:rPr>
        <w:t>14  PROTOCOLO</w:t>
      </w:r>
      <w:proofErr w:type="gramEnd"/>
      <w:r>
        <w:rPr>
          <w:b/>
          <w:color w:val="000000"/>
          <w:sz w:val="24"/>
          <w:szCs w:val="24"/>
        </w:rPr>
        <w:t xml:space="preserve"> A SEGUIR PARA LAS AUSENCIAS A REUNIONES</w:t>
      </w:r>
    </w:p>
    <w:p w14:paraId="051B2A1A" w14:textId="77777777" w:rsidR="000C4D4F" w:rsidRDefault="00EB507A">
      <w:pPr>
        <w:pStyle w:val="Normal1"/>
        <w:spacing w:line="360" w:lineRule="auto"/>
        <w:rPr>
          <w:sz w:val="24"/>
          <w:szCs w:val="24"/>
        </w:rPr>
      </w:pPr>
      <w:r>
        <w:rPr>
          <w:sz w:val="24"/>
          <w:szCs w:val="24"/>
        </w:rPr>
        <w:t xml:space="preserve">1. Cada vez que el apoderado (titular o suplente) no asista a reunión de él (la) profesor(a) jefe deberá entregar nómina de estudiantes cuyos apoderados no asisten a reunión, en inspectoría. </w:t>
      </w:r>
    </w:p>
    <w:p w14:paraId="7E2AEB8D" w14:textId="77777777" w:rsidR="000C4D4F" w:rsidRDefault="00EB507A">
      <w:pPr>
        <w:pStyle w:val="Normal1"/>
        <w:spacing w:line="360" w:lineRule="auto"/>
        <w:rPr>
          <w:sz w:val="24"/>
          <w:szCs w:val="24"/>
        </w:rPr>
      </w:pPr>
      <w:r>
        <w:rPr>
          <w:sz w:val="24"/>
          <w:szCs w:val="24"/>
        </w:rPr>
        <w:t xml:space="preserve">2. Inspectoría enviará comunicación a apoderados, citándolos el día y hora en que el profesor(a) jefe(a) tiene asignado para esa tarea. </w:t>
      </w:r>
    </w:p>
    <w:p w14:paraId="4F9B84B2" w14:textId="77777777" w:rsidR="000C4D4F" w:rsidRDefault="00EB507A">
      <w:pPr>
        <w:pStyle w:val="Normal1"/>
        <w:spacing w:line="360" w:lineRule="auto"/>
        <w:rPr>
          <w:sz w:val="24"/>
          <w:szCs w:val="24"/>
        </w:rPr>
      </w:pPr>
      <w:r>
        <w:rPr>
          <w:sz w:val="24"/>
          <w:szCs w:val="24"/>
        </w:rPr>
        <w:t xml:space="preserve">3. De no asistir a esta entrevista, el profesor(a) jefe(a) informará nuevamente en inspectoría, para volver a citarlo. </w:t>
      </w:r>
    </w:p>
    <w:p w14:paraId="1C3E7FE7" w14:textId="77777777" w:rsidR="000C4D4F" w:rsidRDefault="00EB507A">
      <w:pPr>
        <w:pStyle w:val="Normal1"/>
        <w:spacing w:line="360" w:lineRule="auto"/>
        <w:rPr>
          <w:sz w:val="24"/>
          <w:szCs w:val="24"/>
        </w:rPr>
      </w:pPr>
      <w:r>
        <w:rPr>
          <w:sz w:val="24"/>
          <w:szCs w:val="24"/>
        </w:rPr>
        <w:t xml:space="preserve">4. De no concurrir a la segunda citación, inspectoría llamará por teléfono al apoderado, para informar y saber situación. Citándolo nuevamente en horario de atención de apoderados. </w:t>
      </w:r>
    </w:p>
    <w:p w14:paraId="24BD6F3A" w14:textId="77777777" w:rsidR="000C4D4F" w:rsidRDefault="00EB507A">
      <w:pPr>
        <w:pStyle w:val="Normal1"/>
        <w:spacing w:line="360" w:lineRule="auto"/>
        <w:jc w:val="center"/>
        <w:rPr>
          <w:b/>
          <w:smallCaps/>
          <w:sz w:val="24"/>
          <w:szCs w:val="24"/>
        </w:rPr>
      </w:pPr>
      <w:r>
        <w:rPr>
          <w:b/>
          <w:smallCaps/>
          <w:sz w:val="24"/>
          <w:szCs w:val="24"/>
        </w:rPr>
        <w:lastRenderedPageBreak/>
        <w:t>15 PROTOCOLO ESTÍMULOS</w:t>
      </w:r>
      <w:r>
        <w:rPr>
          <w:b/>
          <w:sz w:val="24"/>
          <w:szCs w:val="24"/>
        </w:rPr>
        <w:t xml:space="preserve"> Y PREMIOS PARA CON LOS ALUMNOS </w:t>
      </w:r>
    </w:p>
    <w:p w14:paraId="1260C14A" w14:textId="77777777" w:rsidR="000C4D4F" w:rsidRDefault="00EB507A">
      <w:pPr>
        <w:pStyle w:val="Normal1"/>
        <w:spacing w:line="360" w:lineRule="auto"/>
        <w:ind w:firstLine="708"/>
        <w:rPr>
          <w:sz w:val="24"/>
          <w:szCs w:val="24"/>
        </w:rPr>
      </w:pPr>
      <w:r>
        <w:rPr>
          <w:sz w:val="24"/>
          <w:szCs w:val="24"/>
        </w:rPr>
        <w:t xml:space="preserve">Junto con sus deberes, derechos y sanciones, </w:t>
      </w:r>
      <w:proofErr w:type="gramStart"/>
      <w:r>
        <w:rPr>
          <w:sz w:val="24"/>
          <w:szCs w:val="24"/>
        </w:rPr>
        <w:t>los alumnos y alumnas</w:t>
      </w:r>
      <w:proofErr w:type="gramEnd"/>
      <w:r>
        <w:rPr>
          <w:sz w:val="24"/>
          <w:szCs w:val="24"/>
        </w:rPr>
        <w:t xml:space="preserve"> deberán gozar de estímulos permanentes como una manera de incentivarlos en su formación personal y pedagógica. Frente a conductas adecuadas y ejemplarizadoras, como las establecidas en este Reglamento Interno, el procedimiento es el que sigue: </w:t>
      </w:r>
    </w:p>
    <w:p w14:paraId="24E3F6B9" w14:textId="77777777" w:rsidR="000C4D4F" w:rsidRDefault="00EB507A">
      <w:pPr>
        <w:pStyle w:val="Normal1"/>
        <w:spacing w:line="360" w:lineRule="auto"/>
        <w:ind w:firstLine="708"/>
        <w:rPr>
          <w:sz w:val="24"/>
          <w:szCs w:val="24"/>
        </w:rPr>
      </w:pPr>
      <w:r>
        <w:rPr>
          <w:sz w:val="24"/>
          <w:szCs w:val="24"/>
        </w:rPr>
        <w:t xml:space="preserve">Este tipo de observaciones la puede realizar cualquier docente del establecimiento o ser solicitada por el personal asistente de la educación, por un miembro responsable de la Comunidad Educativa, incluso por el propio niño o niña, ante una acción debidamente comprobada. </w:t>
      </w:r>
    </w:p>
    <w:p w14:paraId="587CCB95" w14:textId="77777777" w:rsidR="000C4D4F" w:rsidRDefault="00EB507A">
      <w:pPr>
        <w:pStyle w:val="Normal1"/>
        <w:spacing w:line="360" w:lineRule="auto"/>
        <w:rPr>
          <w:sz w:val="24"/>
          <w:szCs w:val="24"/>
        </w:rPr>
      </w:pPr>
      <w:r>
        <w:rPr>
          <w:sz w:val="24"/>
          <w:szCs w:val="24"/>
        </w:rPr>
        <w:t xml:space="preserve">1. Toda acción que se destaque en el ámbito escolar será debidamente reconocida y estimulada por el profesor jefe, de asignatura, profesor encargado de taller o dirección. </w:t>
      </w:r>
    </w:p>
    <w:p w14:paraId="469AEBB2" w14:textId="77777777" w:rsidR="000C4D4F" w:rsidRDefault="00EB507A">
      <w:pPr>
        <w:pStyle w:val="Normal1"/>
        <w:spacing w:line="360" w:lineRule="auto"/>
        <w:rPr>
          <w:sz w:val="24"/>
          <w:szCs w:val="24"/>
        </w:rPr>
      </w:pPr>
      <w:r>
        <w:rPr>
          <w:sz w:val="24"/>
          <w:szCs w:val="24"/>
        </w:rPr>
        <w:t>2. La primera instancia de estímulo es la observación positiva en hoja de vida. Considerando situaciones como:</w:t>
      </w:r>
    </w:p>
    <w:p w14:paraId="4050D9F7" w14:textId="77777777" w:rsidR="000C4D4F" w:rsidRDefault="00EB507A">
      <w:pPr>
        <w:pStyle w:val="Normal1"/>
        <w:numPr>
          <w:ilvl w:val="0"/>
          <w:numId w:val="22"/>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Responsabilidad y puntualidad con sus trabajos y tareas.</w:t>
      </w:r>
    </w:p>
    <w:p w14:paraId="78C6AB73" w14:textId="77777777" w:rsidR="000C4D4F" w:rsidRDefault="00EB507A">
      <w:pPr>
        <w:pStyle w:val="Normal1"/>
        <w:numPr>
          <w:ilvl w:val="0"/>
          <w:numId w:val="22"/>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 xml:space="preserve">Orden disciplinario en los horarios de clases y socialización. </w:t>
      </w:r>
    </w:p>
    <w:p w14:paraId="78AC48FE" w14:textId="77777777" w:rsidR="000C4D4F" w:rsidRDefault="00EB507A">
      <w:pPr>
        <w:pStyle w:val="Normal1"/>
        <w:numPr>
          <w:ilvl w:val="0"/>
          <w:numId w:val="22"/>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 xml:space="preserve">Honestidad frente a situaciones confusas: por ejemplo, encontrar artículos de valor y entregar oportunamente.      </w:t>
      </w:r>
    </w:p>
    <w:p w14:paraId="04793FF9" w14:textId="77777777" w:rsidR="000C4D4F" w:rsidRDefault="00EB507A">
      <w:pPr>
        <w:pStyle w:val="Normal1"/>
        <w:numPr>
          <w:ilvl w:val="0"/>
          <w:numId w:val="22"/>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 xml:space="preserve">Demostrar compañerismo, por ejemplo, demostrando interés por apoyar a los compañeros o compañeras en materias de aprendizaje o de integración al grupo.   </w:t>
      </w:r>
    </w:p>
    <w:p w14:paraId="3A97E523" w14:textId="77777777" w:rsidR="000C4D4F" w:rsidRDefault="00EB507A">
      <w:pPr>
        <w:pStyle w:val="Normal1"/>
        <w:spacing w:line="360" w:lineRule="auto"/>
        <w:rPr>
          <w:sz w:val="24"/>
          <w:szCs w:val="24"/>
        </w:rPr>
      </w:pPr>
      <w:r>
        <w:rPr>
          <w:sz w:val="24"/>
          <w:szCs w:val="24"/>
        </w:rPr>
        <w:t xml:space="preserve">3. La acumulación de tres de estas observaciones ameritan el reconocimiento del alumno(a) y del apoderado(a) por parte del profesor(a) jefe en Reunión de Apoderados de Curso o a través de una comunicación. </w:t>
      </w:r>
    </w:p>
    <w:p w14:paraId="703E3399" w14:textId="77777777" w:rsidR="000C4D4F" w:rsidRDefault="00EB507A">
      <w:pPr>
        <w:pStyle w:val="Normal1"/>
        <w:spacing w:line="360" w:lineRule="auto"/>
        <w:rPr>
          <w:sz w:val="24"/>
          <w:szCs w:val="24"/>
        </w:rPr>
      </w:pPr>
      <w:r>
        <w:rPr>
          <w:sz w:val="24"/>
          <w:szCs w:val="24"/>
        </w:rPr>
        <w:t xml:space="preserve">4. La acumulación de seis de estas observaciones se hará merecedor al reconocimiento por escrito del Consejo de profesores y Dirección hacia el apoderado.  </w:t>
      </w:r>
    </w:p>
    <w:p w14:paraId="1D4E6427" w14:textId="77777777" w:rsidR="000C4D4F" w:rsidRDefault="00EB507A">
      <w:pPr>
        <w:pStyle w:val="Normal1"/>
        <w:spacing w:line="360" w:lineRule="auto"/>
        <w:rPr>
          <w:sz w:val="24"/>
          <w:szCs w:val="24"/>
        </w:rPr>
      </w:pPr>
      <w:r>
        <w:rPr>
          <w:sz w:val="24"/>
          <w:szCs w:val="24"/>
        </w:rPr>
        <w:t xml:space="preserve">5. Diez o más observaciones positivas carta de felicitaciones de la Dirección de la escuela. </w:t>
      </w:r>
    </w:p>
    <w:p w14:paraId="6364F17A" w14:textId="77777777" w:rsidR="000C4D4F" w:rsidRDefault="00EB507A">
      <w:pPr>
        <w:pStyle w:val="Normal1"/>
        <w:spacing w:line="360" w:lineRule="auto"/>
        <w:rPr>
          <w:sz w:val="24"/>
          <w:szCs w:val="24"/>
        </w:rPr>
      </w:pPr>
      <w:r>
        <w:rPr>
          <w:sz w:val="24"/>
          <w:szCs w:val="24"/>
        </w:rPr>
        <w:t xml:space="preserve">6. Reconocimiento en actos especiales. </w:t>
      </w:r>
    </w:p>
    <w:p w14:paraId="3290AFD6" w14:textId="77777777" w:rsidR="000C4D4F" w:rsidRDefault="00EB507A">
      <w:pPr>
        <w:pStyle w:val="Normal1"/>
        <w:spacing w:line="360" w:lineRule="auto"/>
        <w:rPr>
          <w:sz w:val="24"/>
          <w:szCs w:val="24"/>
        </w:rPr>
      </w:pPr>
      <w:r>
        <w:rPr>
          <w:sz w:val="24"/>
          <w:szCs w:val="24"/>
        </w:rPr>
        <w:t xml:space="preserve">7. Al término del año escolar recibirán estimulo especial los alumnos y alumnas que </w:t>
      </w:r>
      <w:proofErr w:type="gramStart"/>
      <w:r>
        <w:rPr>
          <w:sz w:val="24"/>
          <w:szCs w:val="24"/>
        </w:rPr>
        <w:t>hayan</w:t>
      </w:r>
      <w:proofErr w:type="gramEnd"/>
      <w:r>
        <w:rPr>
          <w:sz w:val="24"/>
          <w:szCs w:val="24"/>
        </w:rPr>
        <w:t>:</w:t>
      </w:r>
    </w:p>
    <w:p w14:paraId="73B66866" w14:textId="77777777" w:rsidR="000C4D4F" w:rsidRDefault="00EB507A">
      <w:pPr>
        <w:pStyle w:val="Normal1"/>
        <w:numPr>
          <w:ilvl w:val="0"/>
          <w:numId w:val="24"/>
        </w:numPr>
        <w:pBdr>
          <w:top w:val="nil"/>
          <w:left w:val="nil"/>
          <w:bottom w:val="nil"/>
          <w:right w:val="nil"/>
          <w:between w:val="nil"/>
        </w:pBdr>
        <w:spacing w:after="0" w:line="240" w:lineRule="auto"/>
        <w:jc w:val="both"/>
        <w:rPr>
          <w:color w:val="000000"/>
          <w:sz w:val="24"/>
          <w:szCs w:val="24"/>
        </w:rPr>
      </w:pPr>
      <w:r>
        <w:rPr>
          <w:color w:val="000000"/>
          <w:sz w:val="24"/>
          <w:szCs w:val="24"/>
        </w:rPr>
        <w:t>Obtenido el mejor promedio de calificación de cada curso,</w:t>
      </w:r>
    </w:p>
    <w:p w14:paraId="37D01215" w14:textId="77777777" w:rsidR="000C4D4F" w:rsidRDefault="00EB507A">
      <w:pPr>
        <w:pStyle w:val="Normal1"/>
        <w:numPr>
          <w:ilvl w:val="0"/>
          <w:numId w:val="24"/>
        </w:numPr>
        <w:pBdr>
          <w:top w:val="nil"/>
          <w:left w:val="nil"/>
          <w:bottom w:val="nil"/>
          <w:right w:val="nil"/>
          <w:between w:val="nil"/>
        </w:pBdr>
        <w:spacing w:after="0" w:line="240" w:lineRule="auto"/>
        <w:jc w:val="both"/>
        <w:rPr>
          <w:color w:val="000000"/>
          <w:sz w:val="24"/>
          <w:szCs w:val="24"/>
        </w:rPr>
      </w:pPr>
      <w:r>
        <w:rPr>
          <w:color w:val="000000"/>
          <w:sz w:val="24"/>
          <w:szCs w:val="24"/>
        </w:rPr>
        <w:t xml:space="preserve">destacados por su compañerismo </w:t>
      </w:r>
    </w:p>
    <w:p w14:paraId="44528160" w14:textId="77777777" w:rsidR="000C4D4F" w:rsidRDefault="00EB507A">
      <w:pPr>
        <w:pStyle w:val="Normal1"/>
        <w:numPr>
          <w:ilvl w:val="0"/>
          <w:numId w:val="24"/>
        </w:numPr>
        <w:pBdr>
          <w:top w:val="nil"/>
          <w:left w:val="nil"/>
          <w:bottom w:val="nil"/>
          <w:right w:val="nil"/>
          <w:between w:val="nil"/>
        </w:pBdr>
        <w:spacing w:after="0" w:line="240" w:lineRule="auto"/>
        <w:jc w:val="both"/>
        <w:rPr>
          <w:color w:val="000000"/>
          <w:sz w:val="24"/>
          <w:szCs w:val="24"/>
        </w:rPr>
      </w:pPr>
      <w:proofErr w:type="gramStart"/>
      <w:r>
        <w:rPr>
          <w:color w:val="000000"/>
          <w:sz w:val="24"/>
          <w:szCs w:val="24"/>
        </w:rPr>
        <w:t>destacados esfuerzo</w:t>
      </w:r>
      <w:proofErr w:type="gramEnd"/>
      <w:r>
        <w:rPr>
          <w:color w:val="000000"/>
          <w:sz w:val="24"/>
          <w:szCs w:val="24"/>
        </w:rPr>
        <w:t xml:space="preserve">, </w:t>
      </w:r>
    </w:p>
    <w:p w14:paraId="2C3A203C" w14:textId="77777777" w:rsidR="000C4D4F" w:rsidRDefault="00EB507A">
      <w:pPr>
        <w:pStyle w:val="Normal1"/>
        <w:numPr>
          <w:ilvl w:val="0"/>
          <w:numId w:val="24"/>
        </w:numPr>
        <w:pBdr>
          <w:top w:val="nil"/>
          <w:left w:val="nil"/>
          <w:bottom w:val="nil"/>
          <w:right w:val="nil"/>
          <w:between w:val="nil"/>
        </w:pBdr>
        <w:spacing w:after="0" w:line="240" w:lineRule="auto"/>
        <w:jc w:val="both"/>
        <w:rPr>
          <w:color w:val="000000"/>
          <w:sz w:val="24"/>
          <w:szCs w:val="24"/>
        </w:rPr>
      </w:pPr>
      <w:r>
        <w:rPr>
          <w:color w:val="000000"/>
          <w:sz w:val="24"/>
          <w:szCs w:val="24"/>
        </w:rPr>
        <w:t xml:space="preserve">destacados en </w:t>
      </w:r>
      <w:proofErr w:type="gramStart"/>
      <w:r>
        <w:rPr>
          <w:color w:val="000000"/>
          <w:sz w:val="24"/>
          <w:szCs w:val="24"/>
        </w:rPr>
        <w:t>las área artística</w:t>
      </w:r>
      <w:proofErr w:type="gramEnd"/>
      <w:r>
        <w:rPr>
          <w:color w:val="000000"/>
          <w:sz w:val="24"/>
          <w:szCs w:val="24"/>
        </w:rPr>
        <w:t xml:space="preserve"> de Danza, Música, Teatro, artes visuales,     </w:t>
      </w:r>
    </w:p>
    <w:p w14:paraId="4CF367E7" w14:textId="77777777" w:rsidR="000C4D4F" w:rsidRDefault="00EB507A">
      <w:pPr>
        <w:pStyle w:val="Normal1"/>
        <w:spacing w:line="240" w:lineRule="auto"/>
        <w:ind w:firstLine="360"/>
        <w:rPr>
          <w:sz w:val="24"/>
          <w:szCs w:val="24"/>
        </w:rPr>
      </w:pPr>
      <w:r>
        <w:rPr>
          <w:sz w:val="24"/>
          <w:szCs w:val="24"/>
        </w:rPr>
        <w:lastRenderedPageBreak/>
        <w:t>Este acto se realizará al finalizar el año escolar.</w:t>
      </w:r>
    </w:p>
    <w:p w14:paraId="30E5D50C" w14:textId="77777777" w:rsidR="000C4D4F" w:rsidRDefault="00EB507A">
      <w:pPr>
        <w:pStyle w:val="Normal1"/>
        <w:spacing w:line="360" w:lineRule="auto"/>
        <w:rPr>
          <w:sz w:val="24"/>
          <w:szCs w:val="24"/>
        </w:rPr>
      </w:pPr>
      <w:r>
        <w:rPr>
          <w:sz w:val="24"/>
          <w:szCs w:val="24"/>
        </w:rPr>
        <w:t xml:space="preserve">8. En acto de licenciatura y clausura del año escolar se premiarán a los mejores egresados de cada nivel, curso, además se </w:t>
      </w:r>
      <w:proofErr w:type="gramStart"/>
      <w:r>
        <w:rPr>
          <w:sz w:val="24"/>
          <w:szCs w:val="24"/>
        </w:rPr>
        <w:t>entregara</w:t>
      </w:r>
      <w:proofErr w:type="gramEnd"/>
      <w:r>
        <w:rPr>
          <w:sz w:val="24"/>
          <w:szCs w:val="24"/>
        </w:rPr>
        <w:t xml:space="preserve"> estimulo.</w:t>
      </w:r>
    </w:p>
    <w:p w14:paraId="7C2AF5D0" w14:textId="77777777" w:rsidR="000C4D4F" w:rsidRDefault="00EB507A">
      <w:pPr>
        <w:pStyle w:val="Normal1"/>
        <w:numPr>
          <w:ilvl w:val="0"/>
          <w:numId w:val="24"/>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 xml:space="preserve">destacados por su compañerismo. </w:t>
      </w:r>
    </w:p>
    <w:p w14:paraId="17251F35" w14:textId="77777777" w:rsidR="000C4D4F" w:rsidRDefault="00EB507A">
      <w:pPr>
        <w:pStyle w:val="Normal1"/>
        <w:numPr>
          <w:ilvl w:val="0"/>
          <w:numId w:val="24"/>
        </w:numPr>
        <w:pBdr>
          <w:top w:val="nil"/>
          <w:left w:val="nil"/>
          <w:bottom w:val="nil"/>
          <w:right w:val="nil"/>
          <w:between w:val="nil"/>
        </w:pBdr>
        <w:spacing w:after="0" w:line="240" w:lineRule="auto"/>
        <w:ind w:left="714" w:hanging="357"/>
        <w:jc w:val="both"/>
        <w:rPr>
          <w:color w:val="000000"/>
          <w:sz w:val="24"/>
          <w:szCs w:val="24"/>
        </w:rPr>
      </w:pPr>
      <w:proofErr w:type="gramStart"/>
      <w:r>
        <w:rPr>
          <w:color w:val="000000"/>
          <w:sz w:val="24"/>
          <w:szCs w:val="24"/>
        </w:rPr>
        <w:t>destacados esfuerzo</w:t>
      </w:r>
      <w:proofErr w:type="gramEnd"/>
      <w:r>
        <w:rPr>
          <w:color w:val="000000"/>
          <w:sz w:val="24"/>
          <w:szCs w:val="24"/>
        </w:rPr>
        <w:t xml:space="preserve">, </w:t>
      </w:r>
    </w:p>
    <w:p w14:paraId="062AE470" w14:textId="77777777" w:rsidR="000C4D4F" w:rsidRDefault="00EB507A">
      <w:pPr>
        <w:pStyle w:val="Normal1"/>
        <w:numPr>
          <w:ilvl w:val="0"/>
          <w:numId w:val="24"/>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 xml:space="preserve">destacados en </w:t>
      </w:r>
      <w:proofErr w:type="gramStart"/>
      <w:r>
        <w:rPr>
          <w:color w:val="000000"/>
          <w:sz w:val="24"/>
          <w:szCs w:val="24"/>
        </w:rPr>
        <w:t>las área artística</w:t>
      </w:r>
      <w:proofErr w:type="gramEnd"/>
      <w:r>
        <w:rPr>
          <w:color w:val="000000"/>
          <w:sz w:val="24"/>
          <w:szCs w:val="24"/>
        </w:rPr>
        <w:t xml:space="preserve"> de Danza, Música, Teatro, artes visuales,     </w:t>
      </w:r>
    </w:p>
    <w:p w14:paraId="368A484C" w14:textId="77777777" w:rsidR="000C4D4F" w:rsidRDefault="00EB507A">
      <w:pPr>
        <w:pStyle w:val="Normal1"/>
        <w:numPr>
          <w:ilvl w:val="0"/>
          <w:numId w:val="24"/>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 xml:space="preserve">destacados por su permanencia, alumnos que hayan permanecido desde </w:t>
      </w:r>
      <w:proofErr w:type="gramStart"/>
      <w:r>
        <w:rPr>
          <w:color w:val="000000"/>
          <w:sz w:val="24"/>
          <w:szCs w:val="24"/>
        </w:rPr>
        <w:t>pre kínder</w:t>
      </w:r>
      <w:proofErr w:type="gramEnd"/>
      <w:r>
        <w:rPr>
          <w:color w:val="000000"/>
          <w:sz w:val="24"/>
          <w:szCs w:val="24"/>
        </w:rPr>
        <w:t xml:space="preserve"> hasta 8° básico.  </w:t>
      </w:r>
    </w:p>
    <w:p w14:paraId="72045A82" w14:textId="77777777" w:rsidR="000C4D4F" w:rsidRDefault="00EB507A">
      <w:pPr>
        <w:pStyle w:val="Normal1"/>
        <w:spacing w:line="360" w:lineRule="auto"/>
        <w:rPr>
          <w:sz w:val="24"/>
          <w:szCs w:val="24"/>
        </w:rPr>
      </w:pPr>
      <w:r>
        <w:rPr>
          <w:sz w:val="24"/>
          <w:szCs w:val="24"/>
        </w:rPr>
        <w:t xml:space="preserve">  9. Para efectos de determinar lugares de rendimiento se promediarán, las calificaciones finales, considerando, si es necesario, hasta la centésima. En ningún caso se sortearán promedios iguales, si la situación lo amerita se verá la asistencia. </w:t>
      </w:r>
    </w:p>
    <w:p w14:paraId="2C111155" w14:textId="77777777" w:rsidR="000C4D4F" w:rsidRDefault="00EB507A">
      <w:pPr>
        <w:pStyle w:val="Normal1"/>
        <w:spacing w:line="360" w:lineRule="auto"/>
        <w:rPr>
          <w:sz w:val="24"/>
          <w:szCs w:val="24"/>
        </w:rPr>
      </w:pPr>
      <w:r>
        <w:rPr>
          <w:sz w:val="24"/>
          <w:szCs w:val="24"/>
        </w:rPr>
        <w:t>10. Habrá estímulos verbales permanentemente por acciones o hechos positivos que haya realizado la niña o niño.</w:t>
      </w:r>
    </w:p>
    <w:p w14:paraId="25D2B722" w14:textId="77777777" w:rsidR="000C4D4F" w:rsidRDefault="000C4D4F">
      <w:pPr>
        <w:pStyle w:val="Normal1"/>
        <w:spacing w:line="360" w:lineRule="auto"/>
        <w:rPr>
          <w:sz w:val="24"/>
          <w:szCs w:val="24"/>
        </w:rPr>
      </w:pPr>
    </w:p>
    <w:p w14:paraId="1FC8513F" w14:textId="77777777" w:rsidR="000C4D4F" w:rsidRDefault="000C4D4F">
      <w:pPr>
        <w:pStyle w:val="Normal1"/>
        <w:spacing w:line="360" w:lineRule="auto"/>
        <w:rPr>
          <w:sz w:val="24"/>
          <w:szCs w:val="24"/>
        </w:rPr>
      </w:pPr>
    </w:p>
    <w:p w14:paraId="6BB7D8ED" w14:textId="77777777" w:rsidR="006F2F48" w:rsidRDefault="006F2F48">
      <w:pPr>
        <w:pStyle w:val="Normal1"/>
        <w:spacing w:line="360" w:lineRule="auto"/>
        <w:rPr>
          <w:sz w:val="24"/>
          <w:szCs w:val="24"/>
        </w:rPr>
      </w:pPr>
    </w:p>
    <w:p w14:paraId="62E192B6" w14:textId="77777777" w:rsidR="000C4D4F" w:rsidRDefault="00EB507A">
      <w:pPr>
        <w:pStyle w:val="Normal1"/>
        <w:spacing w:line="360" w:lineRule="auto"/>
        <w:jc w:val="both"/>
        <w:rPr>
          <w:b/>
          <w:color w:val="000000"/>
          <w:sz w:val="24"/>
          <w:szCs w:val="24"/>
        </w:rPr>
      </w:pPr>
      <w:r>
        <w:rPr>
          <w:b/>
          <w:sz w:val="24"/>
          <w:szCs w:val="24"/>
        </w:rPr>
        <w:t xml:space="preserve">16 PROTOCOLO DE PREVENCIÓN Y USO DE IMPLEMENTOS DEPORTIVOS PREVENCIÓN Y SEGURIDAD ESCOLAR SUBSECTOR DE EDUCACIÓN FÍSICA Y ACTIVIDADES </w:t>
      </w:r>
      <w:r>
        <w:rPr>
          <w:b/>
          <w:color w:val="000000"/>
          <w:sz w:val="24"/>
          <w:szCs w:val="24"/>
        </w:rPr>
        <w:t>DEPORTIVAS EXTRAPROGRAMÁTICAS</w:t>
      </w:r>
    </w:p>
    <w:p w14:paraId="02C62C22" w14:textId="77777777" w:rsidR="000C4D4F" w:rsidRDefault="00EB507A">
      <w:pPr>
        <w:pStyle w:val="Normal1"/>
        <w:spacing w:line="360" w:lineRule="auto"/>
        <w:jc w:val="both"/>
        <w:rPr>
          <w:color w:val="000000"/>
          <w:sz w:val="24"/>
          <w:szCs w:val="24"/>
        </w:rPr>
      </w:pPr>
      <w:r>
        <w:rPr>
          <w:b/>
          <w:color w:val="000000"/>
          <w:sz w:val="24"/>
          <w:szCs w:val="24"/>
        </w:rPr>
        <w:t>Fundamentación</w:t>
      </w:r>
      <w:r>
        <w:rPr>
          <w:color w:val="000000"/>
          <w:sz w:val="24"/>
          <w:szCs w:val="24"/>
        </w:rPr>
        <w:br/>
      </w:r>
      <w:r>
        <w:rPr>
          <w:color w:val="000000"/>
          <w:sz w:val="24"/>
          <w:szCs w:val="24"/>
        </w:rPr>
        <w:tab/>
        <w:t xml:space="preserve">La práctica del deporte dentro del ámbito escolar, en sí misma, no tiene que suponer para los (las) alumnos (as) peligro alguno. </w:t>
      </w:r>
    </w:p>
    <w:p w14:paraId="0797C9EE" w14:textId="77777777" w:rsidR="000C4D4F" w:rsidRDefault="00EB507A">
      <w:pPr>
        <w:pStyle w:val="Normal1"/>
        <w:spacing w:line="360" w:lineRule="auto"/>
        <w:jc w:val="both"/>
        <w:rPr>
          <w:color w:val="000000"/>
          <w:sz w:val="24"/>
          <w:szCs w:val="24"/>
        </w:rPr>
      </w:pPr>
      <w:r>
        <w:rPr>
          <w:color w:val="000000"/>
          <w:sz w:val="24"/>
          <w:szCs w:val="24"/>
        </w:rPr>
        <w:t xml:space="preserve">A pesar de ello, durante el desarrollo de las actividades deportivas, en ocasiones, se producen lesiones que en muchos casos se deben al ímpetu que los alumnos (as), ponen y al propio desarrollo del juego. En un gran porcentaje, los accidentes se producen por el mal uso que se le da al implemento deportivo, al riesgo innecesario al cual se somete el (la) alumno (a). Por ello, un correcto anclaje de los arcos y una mayor vigilancia evitarán en la mayoría de los casos los posibles accidentes. </w:t>
      </w:r>
    </w:p>
    <w:p w14:paraId="652A5E11" w14:textId="77777777" w:rsidR="000C4D4F" w:rsidRDefault="00EB507A">
      <w:pPr>
        <w:pStyle w:val="Normal1"/>
        <w:spacing w:line="360" w:lineRule="auto"/>
        <w:jc w:val="both"/>
        <w:rPr>
          <w:color w:val="000000"/>
          <w:sz w:val="24"/>
          <w:szCs w:val="24"/>
        </w:rPr>
      </w:pPr>
      <w:r>
        <w:rPr>
          <w:color w:val="000000"/>
          <w:sz w:val="24"/>
          <w:szCs w:val="24"/>
        </w:rPr>
        <w:t>La conciencia deportiva que debe tener cada alumno (a), no solo implica una vida sana, con una alimentación adecuada, sino también el debido cuidado al cuerpo.</w:t>
      </w:r>
    </w:p>
    <w:p w14:paraId="2567A243" w14:textId="77777777" w:rsidR="000C4D4F" w:rsidRDefault="00EB507A">
      <w:pPr>
        <w:pStyle w:val="Normal1"/>
        <w:spacing w:line="360" w:lineRule="auto"/>
        <w:rPr>
          <w:b/>
          <w:color w:val="000000"/>
          <w:sz w:val="24"/>
          <w:szCs w:val="24"/>
        </w:rPr>
      </w:pPr>
      <w:r>
        <w:rPr>
          <w:b/>
          <w:color w:val="000000"/>
          <w:sz w:val="24"/>
          <w:szCs w:val="24"/>
        </w:rPr>
        <w:t xml:space="preserve">Procedimientos para </w:t>
      </w:r>
      <w:proofErr w:type="gramStart"/>
      <w:r>
        <w:rPr>
          <w:b/>
          <w:color w:val="000000"/>
          <w:sz w:val="24"/>
          <w:szCs w:val="24"/>
        </w:rPr>
        <w:t>alumnos y alumnas</w:t>
      </w:r>
      <w:proofErr w:type="gramEnd"/>
      <w:r>
        <w:rPr>
          <w:b/>
          <w:color w:val="000000"/>
          <w:sz w:val="24"/>
          <w:szCs w:val="24"/>
        </w:rPr>
        <w:t xml:space="preserve"> desde kínder a octavo básico. </w:t>
      </w:r>
    </w:p>
    <w:p w14:paraId="13C8A4B5" w14:textId="77777777" w:rsidR="000C4D4F" w:rsidRDefault="00EB507A">
      <w:pPr>
        <w:pStyle w:val="Normal1"/>
        <w:spacing w:line="360" w:lineRule="auto"/>
        <w:ind w:left="708"/>
        <w:rPr>
          <w:color w:val="000000"/>
          <w:sz w:val="24"/>
          <w:szCs w:val="24"/>
        </w:rPr>
      </w:pPr>
      <w:r>
        <w:rPr>
          <w:color w:val="000000"/>
          <w:sz w:val="24"/>
          <w:szCs w:val="24"/>
        </w:rPr>
        <w:lastRenderedPageBreak/>
        <w:t xml:space="preserve">1. Las clases de Educación Física o Talleres deportivos </w:t>
      </w:r>
      <w:proofErr w:type="gramStart"/>
      <w:r>
        <w:rPr>
          <w:color w:val="000000"/>
          <w:sz w:val="24"/>
          <w:szCs w:val="24"/>
        </w:rPr>
        <w:t>extra programáticos</w:t>
      </w:r>
      <w:proofErr w:type="gramEnd"/>
      <w:r>
        <w:rPr>
          <w:color w:val="000000"/>
          <w:sz w:val="24"/>
          <w:szCs w:val="24"/>
        </w:rPr>
        <w:t>, como cualquier otra clase, están sujetas al programa de estudio ministerial y/o al marco de los Reglamentos y Protocolos internos del establecimiento. En consecuencia, la supervisión y disciplina es en primera instancia responsabilidad del (la) profesor (a) o Monitor a cargo del curso.</w:t>
      </w:r>
      <w:r>
        <w:rPr>
          <w:color w:val="000000"/>
          <w:sz w:val="24"/>
          <w:szCs w:val="24"/>
        </w:rPr>
        <w:br/>
        <w:t>2. El establecimiento educacional define e implementa prácticas que ayuden a prevenir el riesgo o daño de los (as) estudiantes dentro del recinto escolar o al practicar actividades recreativas deportivas. Se procura el auto cuidado y se evita las actividades riesgosas tanto dentro como fuera del establecimiento.</w:t>
      </w:r>
    </w:p>
    <w:p w14:paraId="1363685B" w14:textId="77777777" w:rsidR="000C4D4F" w:rsidRDefault="00EB507A">
      <w:pPr>
        <w:pStyle w:val="Normal1"/>
        <w:spacing w:line="360" w:lineRule="auto"/>
        <w:ind w:left="708"/>
        <w:rPr>
          <w:color w:val="000000"/>
          <w:sz w:val="24"/>
          <w:szCs w:val="24"/>
        </w:rPr>
      </w:pPr>
      <w:r>
        <w:rPr>
          <w:color w:val="000000"/>
          <w:sz w:val="24"/>
          <w:szCs w:val="24"/>
        </w:rPr>
        <w:t xml:space="preserve">3. El docente de Educación Física o Monitor del taller </w:t>
      </w:r>
      <w:proofErr w:type="gramStart"/>
      <w:r>
        <w:rPr>
          <w:color w:val="000000"/>
          <w:sz w:val="24"/>
          <w:szCs w:val="24"/>
        </w:rPr>
        <w:t>extra programático</w:t>
      </w:r>
      <w:proofErr w:type="gramEnd"/>
      <w:r>
        <w:rPr>
          <w:color w:val="000000"/>
          <w:sz w:val="24"/>
          <w:szCs w:val="24"/>
        </w:rPr>
        <w:t xml:space="preserve"> es el encargado de los implementos deportivos (balones, redes, colchonetas, </w:t>
      </w:r>
      <w:proofErr w:type="spellStart"/>
      <w:r>
        <w:rPr>
          <w:color w:val="000000"/>
          <w:sz w:val="24"/>
          <w:szCs w:val="24"/>
        </w:rPr>
        <w:t>etc</w:t>
      </w:r>
      <w:proofErr w:type="spellEnd"/>
      <w:r>
        <w:rPr>
          <w:color w:val="000000"/>
          <w:sz w:val="24"/>
          <w:szCs w:val="24"/>
        </w:rPr>
        <w:t xml:space="preserve"> que se mantienen en bodega de deporte. Los arcos de fútbol, aros de basquetbol con base deben permanecer en el área destinada, con su respectivo anclaje o amarrado.</w:t>
      </w:r>
    </w:p>
    <w:p w14:paraId="67A7322A" w14:textId="77777777" w:rsidR="000C4D4F" w:rsidRDefault="00EB507A">
      <w:pPr>
        <w:pStyle w:val="Normal1"/>
        <w:spacing w:line="360" w:lineRule="auto"/>
        <w:ind w:left="708"/>
        <w:rPr>
          <w:color w:val="000000"/>
          <w:sz w:val="24"/>
          <w:szCs w:val="24"/>
        </w:rPr>
      </w:pPr>
      <w:r>
        <w:rPr>
          <w:color w:val="000000"/>
          <w:sz w:val="24"/>
          <w:szCs w:val="24"/>
        </w:rPr>
        <w:t>4. El establecimiento ha determinado anclar todos los arcos de baby futbol y acolchonar y forrar las estructuras de los aros de basquetbol móviles. En el caso de los aros de básquetbol, permanecerán a un costado de la cacha central y será el profesor o Monitor quien, con ayuda del personal de inspectoría o auxiliares, procederán a trasladarlos al lugar planificado para la práctica.</w:t>
      </w:r>
    </w:p>
    <w:p w14:paraId="143C5D90" w14:textId="77777777" w:rsidR="000C4D4F" w:rsidRDefault="00EB507A">
      <w:pPr>
        <w:pStyle w:val="Normal1"/>
        <w:spacing w:line="360" w:lineRule="auto"/>
        <w:ind w:left="708"/>
        <w:rPr>
          <w:color w:val="000000"/>
          <w:sz w:val="24"/>
          <w:szCs w:val="24"/>
        </w:rPr>
      </w:pPr>
      <w:r>
        <w:rPr>
          <w:color w:val="000000"/>
          <w:sz w:val="24"/>
          <w:szCs w:val="24"/>
        </w:rPr>
        <w:t>5. Cuando finalice la actividad, el mismo profesor o Monitor a cargo, junto a un inspector o auxiliar, debe regresar los arcos al área destinada.</w:t>
      </w:r>
    </w:p>
    <w:p w14:paraId="6ADE0ACB" w14:textId="77777777" w:rsidR="000C4D4F" w:rsidRDefault="00EB507A">
      <w:pPr>
        <w:pStyle w:val="Normal1"/>
        <w:spacing w:line="360" w:lineRule="auto"/>
        <w:ind w:left="708"/>
        <w:rPr>
          <w:color w:val="000000"/>
          <w:sz w:val="24"/>
          <w:szCs w:val="24"/>
        </w:rPr>
      </w:pPr>
      <w:r>
        <w:rPr>
          <w:color w:val="000000"/>
          <w:sz w:val="24"/>
          <w:szCs w:val="24"/>
        </w:rPr>
        <w:t xml:space="preserve">6. Existirá una supervisión eficiente y eficaz del docente, Monitor o asistente de la educación dirigida hacia el adecuado comportamiento de los estudiantes, el uso de los materiales deportivos en clases de Educación Física, Talleres </w:t>
      </w:r>
      <w:proofErr w:type="gramStart"/>
      <w:r>
        <w:rPr>
          <w:color w:val="000000"/>
          <w:sz w:val="24"/>
          <w:szCs w:val="24"/>
        </w:rPr>
        <w:t>Extra programáticos</w:t>
      </w:r>
      <w:proofErr w:type="gramEnd"/>
      <w:r>
        <w:rPr>
          <w:color w:val="000000"/>
          <w:sz w:val="24"/>
          <w:szCs w:val="24"/>
        </w:rPr>
        <w:t xml:space="preserve"> y recreativos.</w:t>
      </w:r>
    </w:p>
    <w:p w14:paraId="6350F166" w14:textId="77777777" w:rsidR="000C4D4F" w:rsidRDefault="00EB507A">
      <w:pPr>
        <w:pStyle w:val="Normal1"/>
        <w:spacing w:line="360" w:lineRule="auto"/>
        <w:ind w:left="708"/>
        <w:rPr>
          <w:color w:val="000000"/>
          <w:sz w:val="24"/>
          <w:szCs w:val="24"/>
        </w:rPr>
      </w:pPr>
      <w:r>
        <w:rPr>
          <w:color w:val="000000"/>
          <w:sz w:val="24"/>
          <w:szCs w:val="24"/>
        </w:rPr>
        <w:t>7. Frente a cualquier observación, percepción, presunción de algún factor de riesgo en algún (a) estudiante, el docente o Monitor encargado deberá informar a Inspectoría General. Para que sea este estamento quien derive la información al encargado de mantención del establecimiento.</w:t>
      </w:r>
    </w:p>
    <w:p w14:paraId="3349C660" w14:textId="77777777" w:rsidR="000C4D4F" w:rsidRDefault="00EB507A">
      <w:pPr>
        <w:pStyle w:val="Normal1"/>
        <w:spacing w:line="360" w:lineRule="auto"/>
        <w:ind w:left="708"/>
        <w:rPr>
          <w:color w:val="000000"/>
          <w:sz w:val="24"/>
          <w:szCs w:val="24"/>
        </w:rPr>
      </w:pPr>
      <w:r>
        <w:rPr>
          <w:color w:val="000000"/>
          <w:sz w:val="24"/>
          <w:szCs w:val="24"/>
        </w:rPr>
        <w:t>9. El profesor de Educación Física o Monitor de Talleres deportivos deberá revisar antes de cada actividad, el estado de los implementos deportivos. Frente cualquier anomalía, deberá</w:t>
      </w:r>
      <w:r>
        <w:rPr>
          <w:color w:val="000000"/>
          <w:sz w:val="24"/>
          <w:szCs w:val="24"/>
        </w:rPr>
        <w:br/>
        <w:t>informar inmediatamente a Inspectoría General para posteriormente informar al encargado de mantención y reparar los defectos que hubiere.</w:t>
      </w:r>
    </w:p>
    <w:p w14:paraId="304C0F11" w14:textId="77777777" w:rsidR="000C4D4F" w:rsidRDefault="00EB507A">
      <w:pPr>
        <w:pStyle w:val="Normal1"/>
        <w:spacing w:line="360" w:lineRule="auto"/>
        <w:ind w:left="708"/>
        <w:rPr>
          <w:color w:val="000000"/>
          <w:sz w:val="24"/>
          <w:szCs w:val="24"/>
        </w:rPr>
      </w:pPr>
      <w:r>
        <w:rPr>
          <w:color w:val="000000"/>
          <w:sz w:val="24"/>
          <w:szCs w:val="24"/>
        </w:rPr>
        <w:lastRenderedPageBreak/>
        <w:t xml:space="preserve">10. Por lo tanto, el profesor o monitor de actividades </w:t>
      </w:r>
      <w:proofErr w:type="gramStart"/>
      <w:r>
        <w:rPr>
          <w:color w:val="000000"/>
          <w:sz w:val="24"/>
          <w:szCs w:val="24"/>
        </w:rPr>
        <w:t>extra programáticas</w:t>
      </w:r>
      <w:proofErr w:type="gramEnd"/>
      <w:r>
        <w:rPr>
          <w:color w:val="000000"/>
          <w:sz w:val="24"/>
          <w:szCs w:val="24"/>
        </w:rPr>
        <w:t>, tiene la responsabilidad de descartar aquellos implementos deportivos en mal estado, preocuparse de informar a inspectoría General para su reparación y solicitar su reposición cuando sea necesario.</w:t>
      </w:r>
      <w:r>
        <w:rPr>
          <w:color w:val="000000"/>
          <w:sz w:val="24"/>
          <w:szCs w:val="24"/>
        </w:rPr>
        <w:br/>
        <w:t>11. Durante el año escolar, el profesor y/o monitor debe orientar y reforzar respecto al tema a los (las) alumnos (as), conversando al respecto y tomando las precauciones necesarias.</w:t>
      </w:r>
    </w:p>
    <w:p w14:paraId="70EACFDF" w14:textId="77777777" w:rsidR="000C4D4F" w:rsidRDefault="00EB507A">
      <w:pPr>
        <w:pStyle w:val="Normal1"/>
        <w:spacing w:line="360" w:lineRule="auto"/>
        <w:ind w:left="708"/>
        <w:rPr>
          <w:sz w:val="24"/>
          <w:szCs w:val="24"/>
        </w:rPr>
      </w:pPr>
      <w:r>
        <w:rPr>
          <w:color w:val="000000"/>
          <w:sz w:val="24"/>
          <w:szCs w:val="24"/>
        </w:rPr>
        <w:t>12. Está estrictamente prohibido que los alumnos/as del establecimiento manipulen, por sí solos, los implementos deportivos (</w:t>
      </w:r>
      <w:proofErr w:type="spellStart"/>
      <w:r>
        <w:rPr>
          <w:color w:val="000000"/>
          <w:sz w:val="24"/>
          <w:szCs w:val="24"/>
        </w:rPr>
        <w:t>Ej</w:t>
      </w:r>
      <w:proofErr w:type="spellEnd"/>
      <w:r>
        <w:rPr>
          <w:color w:val="000000"/>
          <w:sz w:val="24"/>
          <w:szCs w:val="24"/>
        </w:rPr>
        <w:t>: arcos, arcos de básquetbol, mesas de ping-</w:t>
      </w:r>
      <w:proofErr w:type="spellStart"/>
      <w:proofErr w:type="gramStart"/>
      <w:r>
        <w:rPr>
          <w:color w:val="000000"/>
          <w:sz w:val="24"/>
          <w:szCs w:val="24"/>
        </w:rPr>
        <w:t>pong,etc</w:t>
      </w:r>
      <w:proofErr w:type="spellEnd"/>
      <w:r>
        <w:rPr>
          <w:color w:val="000000"/>
          <w:sz w:val="24"/>
          <w:szCs w:val="24"/>
        </w:rPr>
        <w:t>.</w:t>
      </w:r>
      <w:proofErr w:type="gramEnd"/>
      <w:r>
        <w:rPr>
          <w:color w:val="000000"/>
          <w:sz w:val="24"/>
          <w:szCs w:val="24"/>
        </w:rPr>
        <w:t>)</w:t>
      </w:r>
    </w:p>
    <w:p w14:paraId="7B358FE6" w14:textId="77777777" w:rsidR="000C4D4F" w:rsidRDefault="000C4D4F">
      <w:pPr>
        <w:pStyle w:val="Ttulo1"/>
        <w:ind w:left="1396" w:right="1396"/>
        <w:rPr>
          <w:rFonts w:ascii="Calibri" w:eastAsia="Calibri" w:hAnsi="Calibri" w:cs="Calibri"/>
          <w:sz w:val="24"/>
          <w:szCs w:val="24"/>
        </w:rPr>
      </w:pPr>
    </w:p>
    <w:p w14:paraId="50DE6E5A" w14:textId="77777777" w:rsidR="000C4D4F" w:rsidRDefault="000C4D4F">
      <w:pPr>
        <w:pStyle w:val="Normal1"/>
      </w:pPr>
    </w:p>
    <w:p w14:paraId="003C6005" w14:textId="77777777" w:rsidR="000C4D4F" w:rsidRDefault="000C4D4F">
      <w:pPr>
        <w:pStyle w:val="Normal1"/>
        <w:pBdr>
          <w:top w:val="nil"/>
          <w:left w:val="nil"/>
          <w:bottom w:val="nil"/>
          <w:right w:val="nil"/>
          <w:between w:val="nil"/>
        </w:pBdr>
        <w:tabs>
          <w:tab w:val="left" w:pos="0"/>
          <w:tab w:val="left" w:pos="5508"/>
        </w:tabs>
        <w:spacing w:after="0" w:line="360" w:lineRule="auto"/>
        <w:jc w:val="center"/>
        <w:rPr>
          <w:b/>
          <w:color w:val="000000"/>
          <w:sz w:val="24"/>
          <w:szCs w:val="24"/>
        </w:rPr>
      </w:pPr>
    </w:p>
    <w:p w14:paraId="21D3CDBE" w14:textId="77777777" w:rsidR="006F2F48" w:rsidRDefault="006F2F48">
      <w:pPr>
        <w:pStyle w:val="Normal1"/>
        <w:pBdr>
          <w:top w:val="nil"/>
          <w:left w:val="nil"/>
          <w:bottom w:val="nil"/>
          <w:right w:val="nil"/>
          <w:between w:val="nil"/>
        </w:pBdr>
        <w:tabs>
          <w:tab w:val="left" w:pos="0"/>
          <w:tab w:val="left" w:pos="5508"/>
        </w:tabs>
        <w:spacing w:after="0" w:line="360" w:lineRule="auto"/>
        <w:jc w:val="center"/>
        <w:rPr>
          <w:b/>
          <w:color w:val="000000"/>
          <w:sz w:val="24"/>
          <w:szCs w:val="24"/>
        </w:rPr>
      </w:pPr>
    </w:p>
    <w:p w14:paraId="7A949F61" w14:textId="77777777" w:rsidR="006F2F48" w:rsidRDefault="006F2F48">
      <w:pPr>
        <w:pStyle w:val="Normal1"/>
        <w:pBdr>
          <w:top w:val="nil"/>
          <w:left w:val="nil"/>
          <w:bottom w:val="nil"/>
          <w:right w:val="nil"/>
          <w:between w:val="nil"/>
        </w:pBdr>
        <w:tabs>
          <w:tab w:val="left" w:pos="0"/>
          <w:tab w:val="left" w:pos="5508"/>
        </w:tabs>
        <w:spacing w:after="0" w:line="360" w:lineRule="auto"/>
        <w:jc w:val="center"/>
        <w:rPr>
          <w:b/>
          <w:color w:val="000000"/>
          <w:sz w:val="24"/>
          <w:szCs w:val="24"/>
        </w:rPr>
      </w:pPr>
    </w:p>
    <w:p w14:paraId="21691551" w14:textId="77777777" w:rsidR="006F2F48" w:rsidRDefault="006F2F48">
      <w:pPr>
        <w:pStyle w:val="Normal1"/>
        <w:pBdr>
          <w:top w:val="nil"/>
          <w:left w:val="nil"/>
          <w:bottom w:val="nil"/>
          <w:right w:val="nil"/>
          <w:between w:val="nil"/>
        </w:pBdr>
        <w:tabs>
          <w:tab w:val="left" w:pos="0"/>
          <w:tab w:val="left" w:pos="5508"/>
        </w:tabs>
        <w:spacing w:after="0" w:line="360" w:lineRule="auto"/>
        <w:jc w:val="center"/>
        <w:rPr>
          <w:b/>
          <w:color w:val="000000"/>
          <w:sz w:val="24"/>
          <w:szCs w:val="24"/>
        </w:rPr>
      </w:pPr>
    </w:p>
    <w:p w14:paraId="21BE9F45" w14:textId="77777777" w:rsidR="006F2F48" w:rsidRDefault="006F2F48">
      <w:pPr>
        <w:pStyle w:val="Normal1"/>
        <w:pBdr>
          <w:top w:val="nil"/>
          <w:left w:val="nil"/>
          <w:bottom w:val="nil"/>
          <w:right w:val="nil"/>
          <w:between w:val="nil"/>
        </w:pBdr>
        <w:tabs>
          <w:tab w:val="left" w:pos="0"/>
          <w:tab w:val="left" w:pos="5508"/>
        </w:tabs>
        <w:spacing w:after="0" w:line="360" w:lineRule="auto"/>
        <w:jc w:val="center"/>
        <w:rPr>
          <w:b/>
          <w:color w:val="000000"/>
          <w:sz w:val="24"/>
          <w:szCs w:val="24"/>
        </w:rPr>
      </w:pPr>
    </w:p>
    <w:p w14:paraId="273C53D2" w14:textId="77777777" w:rsidR="000C4D4F" w:rsidRDefault="00EB507A">
      <w:pPr>
        <w:pStyle w:val="Normal1"/>
        <w:pBdr>
          <w:top w:val="nil"/>
          <w:left w:val="nil"/>
          <w:bottom w:val="nil"/>
          <w:right w:val="nil"/>
          <w:between w:val="nil"/>
        </w:pBdr>
        <w:tabs>
          <w:tab w:val="left" w:pos="0"/>
          <w:tab w:val="left" w:pos="5508"/>
        </w:tabs>
        <w:spacing w:after="0" w:line="360" w:lineRule="auto"/>
        <w:jc w:val="center"/>
        <w:rPr>
          <w:b/>
          <w:color w:val="000000"/>
          <w:sz w:val="24"/>
          <w:szCs w:val="24"/>
        </w:rPr>
      </w:pPr>
      <w:bookmarkStart w:id="162" w:name="_heading=h.n3gb7lq6gl1b" w:colFirst="0" w:colLast="0"/>
      <w:bookmarkEnd w:id="162"/>
      <w:r>
        <w:rPr>
          <w:b/>
          <w:color w:val="000000"/>
          <w:sz w:val="24"/>
          <w:szCs w:val="24"/>
        </w:rPr>
        <w:t>17 PROTOCOLO DE ATRASOS.</w:t>
      </w:r>
    </w:p>
    <w:p w14:paraId="50685503" w14:textId="77777777" w:rsidR="000C4D4F" w:rsidRDefault="000C4D4F">
      <w:pPr>
        <w:pStyle w:val="Normal1"/>
        <w:pBdr>
          <w:top w:val="nil"/>
          <w:left w:val="nil"/>
          <w:bottom w:val="nil"/>
          <w:right w:val="nil"/>
          <w:between w:val="nil"/>
        </w:pBdr>
        <w:tabs>
          <w:tab w:val="left" w:pos="0"/>
          <w:tab w:val="left" w:pos="5508"/>
        </w:tabs>
        <w:spacing w:line="360" w:lineRule="auto"/>
        <w:jc w:val="both"/>
        <w:rPr>
          <w:b/>
          <w:color w:val="000000"/>
          <w:sz w:val="24"/>
          <w:szCs w:val="24"/>
        </w:rPr>
      </w:pPr>
    </w:p>
    <w:p w14:paraId="4D924562" w14:textId="77777777" w:rsidR="000C4D4F" w:rsidRDefault="00EB507A">
      <w:pPr>
        <w:pStyle w:val="Normal1"/>
        <w:widowControl w:val="0"/>
        <w:pBdr>
          <w:top w:val="nil"/>
          <w:left w:val="nil"/>
          <w:bottom w:val="nil"/>
          <w:right w:val="nil"/>
          <w:between w:val="nil"/>
        </w:pBdr>
        <w:spacing w:before="56" w:after="0"/>
        <w:ind w:left="141" w:hanging="428"/>
        <w:jc w:val="both"/>
        <w:rPr>
          <w:color w:val="000000"/>
          <w:sz w:val="24"/>
          <w:szCs w:val="24"/>
          <w:u w:val="single"/>
        </w:rPr>
      </w:pPr>
      <w:r>
        <w:rPr>
          <w:color w:val="000000"/>
          <w:sz w:val="24"/>
          <w:szCs w:val="24"/>
          <w:u w:val="single"/>
        </w:rPr>
        <w:t>Medidas para estudiantes que lleguen atrasados en la jornada de entrada mañana, jornada entrada de la tarde y después del recreo</w:t>
      </w:r>
    </w:p>
    <w:p w14:paraId="7F7C8CA6" w14:textId="77777777" w:rsidR="000C4D4F" w:rsidRDefault="000C4D4F">
      <w:pPr>
        <w:pStyle w:val="Normal1"/>
        <w:widowControl w:val="0"/>
        <w:pBdr>
          <w:top w:val="nil"/>
          <w:left w:val="nil"/>
          <w:bottom w:val="nil"/>
          <w:right w:val="nil"/>
          <w:between w:val="nil"/>
        </w:pBdr>
        <w:spacing w:before="5" w:after="0" w:line="240" w:lineRule="auto"/>
        <w:ind w:left="1280" w:hanging="428"/>
        <w:rPr>
          <w:color w:val="000000"/>
          <w:sz w:val="24"/>
          <w:szCs w:val="24"/>
        </w:rPr>
      </w:pPr>
    </w:p>
    <w:p w14:paraId="682CCA84" w14:textId="77777777" w:rsidR="000C4D4F" w:rsidRDefault="00EB507A">
      <w:pPr>
        <w:pStyle w:val="Normal1"/>
        <w:widowControl w:val="0"/>
        <w:numPr>
          <w:ilvl w:val="0"/>
          <w:numId w:val="54"/>
        </w:numPr>
        <w:pBdr>
          <w:top w:val="nil"/>
          <w:left w:val="nil"/>
          <w:bottom w:val="nil"/>
          <w:right w:val="nil"/>
          <w:between w:val="nil"/>
        </w:pBdr>
        <w:tabs>
          <w:tab w:val="left" w:pos="1222"/>
        </w:tabs>
        <w:spacing w:before="57" w:after="0" w:line="240" w:lineRule="auto"/>
        <w:jc w:val="both"/>
        <w:rPr>
          <w:color w:val="000000"/>
          <w:sz w:val="24"/>
          <w:szCs w:val="24"/>
        </w:rPr>
      </w:pPr>
      <w:r>
        <w:rPr>
          <w:color w:val="000000"/>
          <w:sz w:val="24"/>
          <w:szCs w:val="24"/>
        </w:rPr>
        <w:t>Serán registrados los atrasos encuaderno de Inspectoría.</w:t>
      </w:r>
    </w:p>
    <w:p w14:paraId="196220DE" w14:textId="77777777" w:rsidR="000C4D4F" w:rsidRDefault="00EB507A">
      <w:pPr>
        <w:pStyle w:val="Normal1"/>
        <w:widowControl w:val="0"/>
        <w:numPr>
          <w:ilvl w:val="0"/>
          <w:numId w:val="54"/>
        </w:numPr>
        <w:pBdr>
          <w:top w:val="nil"/>
          <w:left w:val="nil"/>
          <w:bottom w:val="nil"/>
          <w:right w:val="nil"/>
          <w:between w:val="nil"/>
        </w:pBdr>
        <w:tabs>
          <w:tab w:val="left" w:pos="1222"/>
        </w:tabs>
        <w:spacing w:before="38" w:after="0"/>
        <w:ind w:right="137"/>
        <w:jc w:val="both"/>
        <w:rPr>
          <w:color w:val="000000"/>
          <w:sz w:val="24"/>
          <w:szCs w:val="24"/>
        </w:rPr>
      </w:pPr>
      <w:r>
        <w:rPr>
          <w:color w:val="000000"/>
          <w:sz w:val="24"/>
          <w:szCs w:val="24"/>
        </w:rPr>
        <w:t>Deberán cumplir trabajo formativo escolar.</w:t>
      </w:r>
    </w:p>
    <w:p w14:paraId="6493A23D" w14:textId="77777777" w:rsidR="000C4D4F" w:rsidRDefault="00EB507A">
      <w:pPr>
        <w:pStyle w:val="Normal1"/>
        <w:widowControl w:val="0"/>
        <w:numPr>
          <w:ilvl w:val="0"/>
          <w:numId w:val="54"/>
        </w:numPr>
        <w:pBdr>
          <w:top w:val="nil"/>
          <w:left w:val="nil"/>
          <w:bottom w:val="nil"/>
          <w:right w:val="nil"/>
          <w:between w:val="nil"/>
        </w:pBdr>
        <w:tabs>
          <w:tab w:val="left" w:pos="1222"/>
        </w:tabs>
        <w:spacing w:before="2" w:after="0" w:line="271" w:lineRule="auto"/>
        <w:ind w:right="149"/>
        <w:jc w:val="both"/>
        <w:rPr>
          <w:color w:val="000000"/>
          <w:sz w:val="24"/>
          <w:szCs w:val="24"/>
        </w:rPr>
      </w:pPr>
      <w:r>
        <w:rPr>
          <w:color w:val="000000"/>
          <w:sz w:val="24"/>
          <w:szCs w:val="24"/>
        </w:rPr>
        <w:t>Quienes acumulen más de tres atrasos en el semestre serán registrados (as) en su hoja de vida con anotación negativa.</w:t>
      </w:r>
    </w:p>
    <w:p w14:paraId="0EC3E3D7" w14:textId="77777777" w:rsidR="000C4D4F" w:rsidRDefault="00EB507A">
      <w:pPr>
        <w:pStyle w:val="Normal1"/>
        <w:widowControl w:val="0"/>
        <w:numPr>
          <w:ilvl w:val="0"/>
          <w:numId w:val="54"/>
        </w:numPr>
        <w:pBdr>
          <w:top w:val="nil"/>
          <w:left w:val="nil"/>
          <w:bottom w:val="nil"/>
          <w:right w:val="nil"/>
          <w:between w:val="nil"/>
        </w:pBdr>
        <w:tabs>
          <w:tab w:val="left" w:pos="1222"/>
        </w:tabs>
        <w:spacing w:before="4" w:after="0"/>
        <w:ind w:right="136"/>
        <w:jc w:val="both"/>
        <w:rPr>
          <w:color w:val="000000"/>
          <w:sz w:val="24"/>
          <w:szCs w:val="24"/>
        </w:rPr>
      </w:pPr>
      <w:r>
        <w:rPr>
          <w:color w:val="000000"/>
          <w:sz w:val="24"/>
          <w:szCs w:val="24"/>
        </w:rPr>
        <w:t>Se citará a su apoderado para firmar hoja de vida en libro de clases, en Inspectoría y así tomar conocimiento de la situación para tomar las medidas y mejorarla conducta.</w:t>
      </w:r>
    </w:p>
    <w:p w14:paraId="0C08753E" w14:textId="77777777" w:rsidR="000C4D4F" w:rsidRDefault="00EB507A">
      <w:pPr>
        <w:pStyle w:val="Normal1"/>
        <w:widowControl w:val="0"/>
        <w:pBdr>
          <w:top w:val="nil"/>
          <w:left w:val="nil"/>
          <w:bottom w:val="nil"/>
          <w:right w:val="nil"/>
          <w:between w:val="nil"/>
        </w:pBdr>
        <w:spacing w:before="196" w:after="0" w:line="240" w:lineRule="auto"/>
        <w:ind w:left="141" w:hanging="428"/>
        <w:rPr>
          <w:color w:val="000000"/>
          <w:sz w:val="24"/>
          <w:szCs w:val="24"/>
        </w:rPr>
      </w:pPr>
      <w:r>
        <w:rPr>
          <w:color w:val="000000"/>
          <w:sz w:val="24"/>
          <w:szCs w:val="24"/>
          <w:u w:val="single"/>
        </w:rPr>
        <w:t>Medidas a tomar en casos reiterados de atrasos:</w:t>
      </w:r>
    </w:p>
    <w:p w14:paraId="3B867F99" w14:textId="77777777" w:rsidR="000C4D4F" w:rsidRDefault="000C4D4F">
      <w:pPr>
        <w:pStyle w:val="Normal1"/>
        <w:widowControl w:val="0"/>
        <w:pBdr>
          <w:top w:val="nil"/>
          <w:left w:val="nil"/>
          <w:bottom w:val="nil"/>
          <w:right w:val="nil"/>
          <w:between w:val="nil"/>
        </w:pBdr>
        <w:spacing w:before="11" w:after="0" w:line="240" w:lineRule="auto"/>
        <w:ind w:left="1280" w:hanging="428"/>
        <w:rPr>
          <w:color w:val="000000"/>
          <w:sz w:val="24"/>
          <w:szCs w:val="24"/>
        </w:rPr>
      </w:pPr>
    </w:p>
    <w:p w14:paraId="31D9F3A3" w14:textId="412F70DB" w:rsidR="000C4D4F" w:rsidRDefault="00EB507A">
      <w:pPr>
        <w:pStyle w:val="Normal1"/>
        <w:widowControl w:val="0"/>
        <w:pBdr>
          <w:top w:val="nil"/>
          <w:left w:val="nil"/>
          <w:bottom w:val="nil"/>
          <w:right w:val="nil"/>
          <w:between w:val="nil"/>
        </w:pBdr>
        <w:spacing w:after="0"/>
        <w:ind w:left="499" w:right="136" w:hanging="425"/>
        <w:jc w:val="both"/>
        <w:rPr>
          <w:color w:val="000000"/>
          <w:sz w:val="24"/>
          <w:szCs w:val="24"/>
        </w:rPr>
      </w:pPr>
      <w:r>
        <w:rPr>
          <w:color w:val="000000"/>
          <w:sz w:val="24"/>
          <w:szCs w:val="24"/>
        </w:rPr>
        <w:t>Al</w:t>
      </w:r>
      <w:r w:rsidR="006F2F48">
        <w:rPr>
          <w:color w:val="000000"/>
          <w:sz w:val="24"/>
          <w:szCs w:val="24"/>
        </w:rPr>
        <w:t xml:space="preserve"> </w:t>
      </w:r>
      <w:r>
        <w:rPr>
          <w:color w:val="000000"/>
          <w:sz w:val="24"/>
          <w:szCs w:val="24"/>
        </w:rPr>
        <w:t>finalizar</w:t>
      </w:r>
      <w:r w:rsidR="006F2F48">
        <w:rPr>
          <w:color w:val="000000"/>
          <w:sz w:val="24"/>
          <w:szCs w:val="24"/>
        </w:rPr>
        <w:t xml:space="preserve"> </w:t>
      </w:r>
      <w:r>
        <w:rPr>
          <w:color w:val="000000"/>
          <w:sz w:val="24"/>
          <w:szCs w:val="24"/>
        </w:rPr>
        <w:t>el</w:t>
      </w:r>
      <w:r w:rsidR="006F2F48">
        <w:rPr>
          <w:color w:val="000000"/>
          <w:sz w:val="24"/>
          <w:szCs w:val="24"/>
        </w:rPr>
        <w:t xml:space="preserve"> </w:t>
      </w:r>
      <w:r>
        <w:rPr>
          <w:color w:val="000000"/>
          <w:sz w:val="24"/>
          <w:szCs w:val="24"/>
        </w:rPr>
        <w:t>primer semestre se</w:t>
      </w:r>
      <w:r w:rsidR="006F2F48">
        <w:rPr>
          <w:color w:val="000000"/>
          <w:sz w:val="24"/>
          <w:szCs w:val="24"/>
        </w:rPr>
        <w:t xml:space="preserve"> </w:t>
      </w:r>
      <w:r>
        <w:rPr>
          <w:color w:val="000000"/>
          <w:sz w:val="24"/>
          <w:szCs w:val="24"/>
        </w:rPr>
        <w:t>contabilizará</w:t>
      </w:r>
      <w:r w:rsidR="006F2F48">
        <w:rPr>
          <w:color w:val="000000"/>
          <w:sz w:val="24"/>
          <w:szCs w:val="24"/>
        </w:rPr>
        <w:t xml:space="preserve"> </w:t>
      </w:r>
      <w:r>
        <w:rPr>
          <w:color w:val="000000"/>
          <w:sz w:val="24"/>
          <w:szCs w:val="24"/>
        </w:rPr>
        <w:t>la</w:t>
      </w:r>
      <w:r w:rsidR="006F2F48">
        <w:rPr>
          <w:color w:val="000000"/>
          <w:sz w:val="24"/>
          <w:szCs w:val="24"/>
        </w:rPr>
        <w:t xml:space="preserve"> </w:t>
      </w:r>
      <w:r>
        <w:rPr>
          <w:color w:val="000000"/>
          <w:sz w:val="24"/>
          <w:szCs w:val="24"/>
        </w:rPr>
        <w:t>cantidad</w:t>
      </w:r>
      <w:r w:rsidR="006F2F48">
        <w:rPr>
          <w:color w:val="000000"/>
          <w:sz w:val="24"/>
          <w:szCs w:val="24"/>
        </w:rPr>
        <w:t xml:space="preserve"> </w:t>
      </w:r>
      <w:r>
        <w:rPr>
          <w:color w:val="000000"/>
          <w:sz w:val="24"/>
          <w:szCs w:val="24"/>
        </w:rPr>
        <w:t>de</w:t>
      </w:r>
      <w:r w:rsidR="006F2F48">
        <w:rPr>
          <w:color w:val="000000"/>
          <w:sz w:val="24"/>
          <w:szCs w:val="24"/>
        </w:rPr>
        <w:t xml:space="preserve"> </w:t>
      </w:r>
      <w:r>
        <w:rPr>
          <w:color w:val="000000"/>
          <w:sz w:val="24"/>
          <w:szCs w:val="24"/>
        </w:rPr>
        <w:t>atrasos</w:t>
      </w:r>
      <w:r w:rsidR="006F2F48">
        <w:rPr>
          <w:color w:val="000000"/>
          <w:sz w:val="24"/>
          <w:szCs w:val="24"/>
        </w:rPr>
        <w:t xml:space="preserve"> </w:t>
      </w:r>
      <w:r>
        <w:rPr>
          <w:color w:val="000000"/>
          <w:sz w:val="24"/>
          <w:szCs w:val="24"/>
        </w:rPr>
        <w:t>para</w:t>
      </w:r>
      <w:r w:rsidR="006F2F48">
        <w:rPr>
          <w:color w:val="000000"/>
          <w:sz w:val="24"/>
          <w:szCs w:val="24"/>
        </w:rPr>
        <w:t xml:space="preserve"> </w:t>
      </w:r>
      <w:r>
        <w:rPr>
          <w:color w:val="000000"/>
          <w:sz w:val="24"/>
          <w:szCs w:val="24"/>
        </w:rPr>
        <w:t>firmar</w:t>
      </w:r>
      <w:r w:rsidR="006F2F48">
        <w:rPr>
          <w:color w:val="000000"/>
          <w:sz w:val="24"/>
          <w:szCs w:val="24"/>
        </w:rPr>
        <w:t xml:space="preserve"> </w:t>
      </w:r>
      <w:r>
        <w:rPr>
          <w:color w:val="000000"/>
          <w:sz w:val="24"/>
          <w:szCs w:val="24"/>
        </w:rPr>
        <w:t>un</w:t>
      </w:r>
      <w:r w:rsidR="006F2F48">
        <w:rPr>
          <w:color w:val="000000"/>
          <w:sz w:val="24"/>
          <w:szCs w:val="24"/>
        </w:rPr>
        <w:t xml:space="preserve"> </w:t>
      </w:r>
      <w:r>
        <w:rPr>
          <w:color w:val="000000"/>
          <w:sz w:val="24"/>
          <w:szCs w:val="24"/>
        </w:rPr>
        <w:t>compromiso</w:t>
      </w:r>
      <w:r w:rsidR="006F2F48">
        <w:rPr>
          <w:color w:val="000000"/>
          <w:sz w:val="24"/>
          <w:szCs w:val="24"/>
        </w:rPr>
        <w:t xml:space="preserve"> </w:t>
      </w:r>
      <w:r>
        <w:rPr>
          <w:color w:val="000000"/>
          <w:sz w:val="24"/>
          <w:szCs w:val="24"/>
        </w:rPr>
        <w:t>con apoderado y estudiante. Si esta situación se repite el segundo semestre se revisará el caso al terminar el año escolar para tomar medidas de acuerdo con el manual de convivencia escolar.</w:t>
      </w:r>
    </w:p>
    <w:p w14:paraId="11649301" w14:textId="77777777" w:rsidR="000C4D4F" w:rsidRDefault="00EB507A">
      <w:pPr>
        <w:pStyle w:val="Normal1"/>
        <w:widowControl w:val="0"/>
        <w:pBdr>
          <w:top w:val="nil"/>
          <w:left w:val="nil"/>
          <w:bottom w:val="nil"/>
          <w:right w:val="nil"/>
          <w:between w:val="nil"/>
        </w:pBdr>
        <w:spacing w:after="0" w:line="240" w:lineRule="auto"/>
        <w:ind w:left="141" w:hanging="428"/>
        <w:rPr>
          <w:color w:val="000000"/>
          <w:sz w:val="24"/>
          <w:szCs w:val="24"/>
        </w:rPr>
      </w:pPr>
      <w:r>
        <w:rPr>
          <w:color w:val="000000"/>
          <w:sz w:val="24"/>
          <w:szCs w:val="24"/>
          <w:u w:val="single"/>
        </w:rPr>
        <w:t>De la entrada a sala:</w:t>
      </w:r>
    </w:p>
    <w:p w14:paraId="5A683839" w14:textId="77777777" w:rsidR="000C4D4F" w:rsidRDefault="000C4D4F">
      <w:pPr>
        <w:pStyle w:val="Normal1"/>
        <w:widowControl w:val="0"/>
        <w:pBdr>
          <w:top w:val="nil"/>
          <w:left w:val="nil"/>
          <w:bottom w:val="nil"/>
          <w:right w:val="nil"/>
          <w:between w:val="nil"/>
        </w:pBdr>
        <w:spacing w:before="1" w:after="0" w:line="240" w:lineRule="auto"/>
        <w:ind w:left="1280" w:hanging="428"/>
        <w:rPr>
          <w:color w:val="000000"/>
          <w:sz w:val="24"/>
          <w:szCs w:val="24"/>
        </w:rPr>
      </w:pPr>
    </w:p>
    <w:p w14:paraId="6B41B8A6" w14:textId="77777777" w:rsidR="000C4D4F" w:rsidRDefault="00EB507A">
      <w:pPr>
        <w:pStyle w:val="Normal1"/>
        <w:widowControl w:val="0"/>
        <w:pBdr>
          <w:top w:val="nil"/>
          <w:left w:val="nil"/>
          <w:bottom w:val="nil"/>
          <w:right w:val="nil"/>
          <w:between w:val="nil"/>
        </w:pBdr>
        <w:spacing w:before="56" w:after="0" w:line="240" w:lineRule="auto"/>
        <w:ind w:left="501" w:hanging="428"/>
        <w:rPr>
          <w:color w:val="000000"/>
          <w:sz w:val="24"/>
          <w:szCs w:val="24"/>
        </w:rPr>
      </w:pPr>
      <w:r>
        <w:rPr>
          <w:color w:val="000000"/>
          <w:sz w:val="24"/>
          <w:szCs w:val="24"/>
        </w:rPr>
        <w:t xml:space="preserve">Horario de entrada de </w:t>
      </w:r>
      <w:proofErr w:type="gramStart"/>
      <w:r>
        <w:rPr>
          <w:color w:val="000000"/>
          <w:sz w:val="24"/>
          <w:szCs w:val="24"/>
        </w:rPr>
        <w:t>Pre kínder</w:t>
      </w:r>
      <w:proofErr w:type="gramEnd"/>
      <w:r>
        <w:rPr>
          <w:color w:val="000000"/>
          <w:sz w:val="24"/>
          <w:szCs w:val="24"/>
        </w:rPr>
        <w:t xml:space="preserve"> y Kínder </w:t>
      </w:r>
      <w:r>
        <w:rPr>
          <w:b/>
          <w:color w:val="000000"/>
          <w:sz w:val="24"/>
          <w:szCs w:val="24"/>
        </w:rPr>
        <w:t>8:15hrs.</w:t>
      </w:r>
    </w:p>
    <w:p w14:paraId="53559F41" w14:textId="77777777" w:rsidR="000C4D4F" w:rsidRDefault="000C4D4F">
      <w:pPr>
        <w:pStyle w:val="Normal1"/>
        <w:widowControl w:val="0"/>
        <w:pBdr>
          <w:top w:val="nil"/>
          <w:left w:val="nil"/>
          <w:bottom w:val="nil"/>
          <w:right w:val="nil"/>
          <w:between w:val="nil"/>
        </w:pBdr>
        <w:spacing w:before="8" w:after="0" w:line="240" w:lineRule="auto"/>
        <w:ind w:left="1280" w:hanging="428"/>
        <w:rPr>
          <w:color w:val="000000"/>
          <w:sz w:val="24"/>
          <w:szCs w:val="24"/>
        </w:rPr>
      </w:pPr>
    </w:p>
    <w:p w14:paraId="16CB70A2" w14:textId="77777777" w:rsidR="000C4D4F" w:rsidRDefault="00EB507A">
      <w:pPr>
        <w:pStyle w:val="Normal1"/>
        <w:widowControl w:val="0"/>
        <w:pBdr>
          <w:top w:val="nil"/>
          <w:left w:val="nil"/>
          <w:bottom w:val="nil"/>
          <w:right w:val="nil"/>
          <w:between w:val="nil"/>
        </w:pBdr>
        <w:spacing w:after="0" w:line="240" w:lineRule="auto"/>
        <w:ind w:left="501" w:hanging="428"/>
        <w:rPr>
          <w:color w:val="000000"/>
          <w:sz w:val="24"/>
          <w:szCs w:val="24"/>
        </w:rPr>
      </w:pPr>
      <w:r>
        <w:rPr>
          <w:color w:val="000000"/>
          <w:sz w:val="24"/>
          <w:szCs w:val="24"/>
        </w:rPr>
        <w:t xml:space="preserve">Horario de entrada de1° Año Básico a 8° básico </w:t>
      </w:r>
      <w:r>
        <w:rPr>
          <w:b/>
          <w:color w:val="000000"/>
          <w:sz w:val="24"/>
          <w:szCs w:val="24"/>
        </w:rPr>
        <w:t>8:15hrs</w:t>
      </w:r>
      <w:r>
        <w:rPr>
          <w:color w:val="000000"/>
          <w:sz w:val="24"/>
          <w:szCs w:val="24"/>
        </w:rPr>
        <w:t>.</w:t>
      </w:r>
    </w:p>
    <w:p w14:paraId="15ACBF89" w14:textId="77777777" w:rsidR="000C4D4F" w:rsidRDefault="000C4D4F">
      <w:pPr>
        <w:pStyle w:val="Normal1"/>
        <w:widowControl w:val="0"/>
        <w:pBdr>
          <w:top w:val="nil"/>
          <w:left w:val="nil"/>
          <w:bottom w:val="nil"/>
          <w:right w:val="nil"/>
          <w:between w:val="nil"/>
        </w:pBdr>
        <w:spacing w:before="6" w:after="0" w:line="240" w:lineRule="auto"/>
        <w:ind w:left="1280" w:hanging="428"/>
        <w:rPr>
          <w:color w:val="000000"/>
          <w:sz w:val="24"/>
          <w:szCs w:val="24"/>
        </w:rPr>
      </w:pPr>
    </w:p>
    <w:p w14:paraId="1F3CA597" w14:textId="079C575E" w:rsidR="000C4D4F" w:rsidRDefault="00EB507A">
      <w:pPr>
        <w:pStyle w:val="Normal1"/>
        <w:widowControl w:val="0"/>
        <w:pBdr>
          <w:top w:val="nil"/>
          <w:left w:val="nil"/>
          <w:bottom w:val="nil"/>
          <w:right w:val="nil"/>
          <w:between w:val="nil"/>
        </w:pBdr>
        <w:spacing w:after="0"/>
        <w:ind w:left="501" w:right="138" w:hanging="428"/>
        <w:jc w:val="both"/>
        <w:rPr>
          <w:color w:val="000000"/>
          <w:sz w:val="24"/>
          <w:szCs w:val="24"/>
        </w:rPr>
      </w:pPr>
      <w:r>
        <w:rPr>
          <w:color w:val="000000"/>
          <w:sz w:val="24"/>
          <w:szCs w:val="24"/>
        </w:rPr>
        <w:t xml:space="preserve">Al llegar después de las </w:t>
      </w:r>
      <w:r>
        <w:rPr>
          <w:b/>
          <w:color w:val="000000"/>
          <w:sz w:val="24"/>
          <w:szCs w:val="24"/>
        </w:rPr>
        <w:t xml:space="preserve">8:15 </w:t>
      </w:r>
      <w:proofErr w:type="spellStart"/>
      <w:r>
        <w:rPr>
          <w:color w:val="000000"/>
          <w:sz w:val="24"/>
          <w:szCs w:val="24"/>
        </w:rPr>
        <w:t>hrs</w:t>
      </w:r>
      <w:proofErr w:type="spellEnd"/>
      <w:r>
        <w:rPr>
          <w:color w:val="000000"/>
          <w:sz w:val="24"/>
          <w:szCs w:val="24"/>
        </w:rPr>
        <w:t>. deberán esperar en el comedor o en un lugar de la escuela designado por</w:t>
      </w:r>
      <w:r w:rsidR="006F2F48">
        <w:rPr>
          <w:color w:val="000000"/>
          <w:sz w:val="24"/>
          <w:szCs w:val="24"/>
        </w:rPr>
        <w:t xml:space="preserve"> </w:t>
      </w:r>
      <w:proofErr w:type="gramStart"/>
      <w:r>
        <w:rPr>
          <w:color w:val="000000"/>
          <w:sz w:val="24"/>
          <w:szCs w:val="24"/>
        </w:rPr>
        <w:t>inspectoría,  para</w:t>
      </w:r>
      <w:proofErr w:type="gramEnd"/>
      <w:r>
        <w:rPr>
          <w:color w:val="000000"/>
          <w:sz w:val="24"/>
          <w:szCs w:val="24"/>
        </w:rPr>
        <w:t xml:space="preserve"> ingresar a las 08:30hrs. A la sala de clases.</w:t>
      </w:r>
    </w:p>
    <w:p w14:paraId="74A95BE2" w14:textId="77777777" w:rsidR="000C4D4F" w:rsidRDefault="00EB507A">
      <w:pPr>
        <w:pStyle w:val="Normal1"/>
        <w:widowControl w:val="0"/>
        <w:pBdr>
          <w:top w:val="nil"/>
          <w:left w:val="nil"/>
          <w:bottom w:val="nil"/>
          <w:right w:val="nil"/>
          <w:between w:val="nil"/>
        </w:pBdr>
        <w:spacing w:before="196" w:after="0"/>
        <w:ind w:left="501" w:right="137" w:hanging="428"/>
        <w:jc w:val="both"/>
        <w:rPr>
          <w:color w:val="000000"/>
          <w:sz w:val="24"/>
          <w:szCs w:val="24"/>
        </w:rPr>
      </w:pPr>
      <w:r>
        <w:rPr>
          <w:color w:val="000000"/>
          <w:sz w:val="24"/>
          <w:szCs w:val="24"/>
        </w:rPr>
        <w:t xml:space="preserve">Quienes lleguen atrasados y sean justificados personalmente por su apoderado serán llevados a su sala </w:t>
      </w:r>
      <w:r>
        <w:rPr>
          <w:color w:val="000000"/>
          <w:sz w:val="24"/>
          <w:szCs w:val="24"/>
        </w:rPr>
        <w:lastRenderedPageBreak/>
        <w:t>de clases y no tendrá registro como atrasado en cuaderno de Inspectoría.</w:t>
      </w:r>
    </w:p>
    <w:p w14:paraId="2036D8A0" w14:textId="77777777" w:rsidR="000C4D4F" w:rsidRDefault="000C4D4F">
      <w:pPr>
        <w:pStyle w:val="Normal1"/>
        <w:widowControl w:val="0"/>
        <w:pBdr>
          <w:top w:val="nil"/>
          <w:left w:val="nil"/>
          <w:bottom w:val="nil"/>
          <w:right w:val="nil"/>
          <w:between w:val="nil"/>
        </w:pBdr>
        <w:spacing w:before="3" w:after="0" w:line="240" w:lineRule="auto"/>
        <w:ind w:left="1280" w:hanging="428"/>
        <w:rPr>
          <w:color w:val="000000"/>
          <w:sz w:val="24"/>
          <w:szCs w:val="24"/>
        </w:rPr>
      </w:pPr>
    </w:p>
    <w:p w14:paraId="73213EC6" w14:textId="77777777" w:rsidR="000C4D4F" w:rsidRDefault="00EB507A">
      <w:pPr>
        <w:pStyle w:val="Normal1"/>
        <w:widowControl w:val="0"/>
        <w:pBdr>
          <w:top w:val="nil"/>
          <w:left w:val="nil"/>
          <w:bottom w:val="nil"/>
          <w:right w:val="nil"/>
          <w:between w:val="nil"/>
        </w:pBdr>
        <w:spacing w:after="0"/>
        <w:ind w:left="501" w:right="138" w:hanging="428"/>
        <w:jc w:val="both"/>
        <w:rPr>
          <w:color w:val="000000"/>
          <w:sz w:val="24"/>
          <w:szCs w:val="24"/>
        </w:rPr>
      </w:pPr>
      <w:r>
        <w:rPr>
          <w:color w:val="000000"/>
          <w:sz w:val="24"/>
          <w:szCs w:val="24"/>
        </w:rPr>
        <w:t>Los estudiantes que lleguen después del horario de entrada y tengan prueba o trabajo con nota podrán ingresar a la sala previo aviso del profesor.</w:t>
      </w:r>
    </w:p>
    <w:p w14:paraId="5D722B2A" w14:textId="77777777" w:rsidR="000C4D4F" w:rsidRDefault="000C4D4F">
      <w:pPr>
        <w:pStyle w:val="Normal1"/>
        <w:pBdr>
          <w:top w:val="nil"/>
          <w:left w:val="nil"/>
          <w:bottom w:val="nil"/>
          <w:right w:val="nil"/>
          <w:between w:val="nil"/>
        </w:pBdr>
        <w:tabs>
          <w:tab w:val="left" w:pos="0"/>
          <w:tab w:val="left" w:pos="5508"/>
        </w:tabs>
        <w:spacing w:after="0" w:line="360" w:lineRule="auto"/>
        <w:jc w:val="center"/>
        <w:rPr>
          <w:b/>
          <w:color w:val="000000"/>
          <w:sz w:val="24"/>
          <w:szCs w:val="24"/>
        </w:rPr>
      </w:pPr>
    </w:p>
    <w:p w14:paraId="7FEEC032" w14:textId="77777777" w:rsidR="000C4D4F" w:rsidRDefault="000C4D4F">
      <w:pPr>
        <w:pStyle w:val="Normal1"/>
        <w:pBdr>
          <w:top w:val="nil"/>
          <w:left w:val="nil"/>
          <w:bottom w:val="nil"/>
          <w:right w:val="nil"/>
          <w:between w:val="nil"/>
        </w:pBdr>
        <w:tabs>
          <w:tab w:val="left" w:pos="0"/>
          <w:tab w:val="left" w:pos="5508"/>
        </w:tabs>
        <w:spacing w:line="360" w:lineRule="auto"/>
        <w:jc w:val="both"/>
        <w:rPr>
          <w:color w:val="000000"/>
          <w:sz w:val="24"/>
          <w:szCs w:val="24"/>
        </w:rPr>
      </w:pPr>
    </w:p>
    <w:p w14:paraId="05504B7C"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746C7756"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002B0D4A"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0EA98ADB"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3B2A3163"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37319726"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4D9B11DA"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1940A52A" w14:textId="77777777" w:rsidR="000C4D4F" w:rsidRDefault="00EB507A">
      <w:pPr>
        <w:pStyle w:val="Normal1"/>
        <w:spacing w:line="360" w:lineRule="auto"/>
        <w:ind w:firstLine="284"/>
        <w:jc w:val="center"/>
        <w:rPr>
          <w:b/>
          <w:sz w:val="24"/>
          <w:szCs w:val="24"/>
        </w:rPr>
      </w:pPr>
      <w:r>
        <w:rPr>
          <w:b/>
          <w:sz w:val="24"/>
          <w:szCs w:val="24"/>
        </w:rPr>
        <w:t>18 PLAN INTEGRAL DE EMERGENCIA Y SEGURIDAD ESCOLAR</w:t>
      </w:r>
    </w:p>
    <w:p w14:paraId="600D078A" w14:textId="77777777" w:rsidR="000C4D4F" w:rsidRDefault="00EB507A">
      <w:pPr>
        <w:pStyle w:val="Normal1"/>
        <w:spacing w:line="360" w:lineRule="auto"/>
        <w:rPr>
          <w:sz w:val="24"/>
          <w:szCs w:val="24"/>
        </w:rPr>
      </w:pPr>
      <w:r>
        <w:rPr>
          <w:sz w:val="24"/>
          <w:szCs w:val="24"/>
        </w:rPr>
        <w:t xml:space="preserve">IINTRODUCCIÓN  </w:t>
      </w:r>
    </w:p>
    <w:p w14:paraId="6EE72FDF" w14:textId="5108C6DD" w:rsidR="000C4D4F" w:rsidRDefault="00EB507A">
      <w:pPr>
        <w:pStyle w:val="Normal1"/>
        <w:spacing w:line="360" w:lineRule="auto"/>
        <w:ind w:firstLine="708"/>
        <w:rPr>
          <w:sz w:val="24"/>
          <w:szCs w:val="24"/>
        </w:rPr>
      </w:pPr>
      <w:r>
        <w:rPr>
          <w:sz w:val="24"/>
          <w:szCs w:val="24"/>
        </w:rPr>
        <w:t xml:space="preserve">Como parte de los objetivos que se propone la Oficina Nacional de Emergencia del Ministerio del Interior y de los cuáles se hace eco el Ministerio de Educación, la Escuela Artes y Cultura, procede a rediseñar su Plan específico de Emergencia y Seguridad Escolar, cuya meta es hacer efectiva realmente una cultura nacional de la prevención. </w:t>
      </w:r>
    </w:p>
    <w:p w14:paraId="36248243" w14:textId="77777777" w:rsidR="000C4D4F" w:rsidRDefault="00EB507A">
      <w:pPr>
        <w:pStyle w:val="Normal1"/>
        <w:numPr>
          <w:ilvl w:val="0"/>
          <w:numId w:val="33"/>
        </w:numPr>
        <w:pBdr>
          <w:top w:val="nil"/>
          <w:left w:val="nil"/>
          <w:bottom w:val="nil"/>
          <w:right w:val="nil"/>
          <w:between w:val="nil"/>
        </w:pBdr>
        <w:spacing w:after="0" w:line="360" w:lineRule="auto"/>
        <w:jc w:val="both"/>
        <w:rPr>
          <w:b/>
          <w:color w:val="000000"/>
          <w:sz w:val="24"/>
          <w:szCs w:val="24"/>
        </w:rPr>
      </w:pPr>
      <w:r>
        <w:rPr>
          <w:b/>
          <w:color w:val="000000"/>
          <w:sz w:val="24"/>
          <w:szCs w:val="24"/>
        </w:rPr>
        <w:t>OBJETIVOS GENERALES</w:t>
      </w:r>
    </w:p>
    <w:p w14:paraId="31A60EBF" w14:textId="77777777" w:rsidR="000C4D4F" w:rsidRDefault="00EB507A">
      <w:pPr>
        <w:pStyle w:val="Normal1"/>
        <w:spacing w:line="360" w:lineRule="auto"/>
        <w:rPr>
          <w:sz w:val="24"/>
          <w:szCs w:val="24"/>
        </w:rPr>
      </w:pPr>
      <w:r>
        <w:rPr>
          <w:sz w:val="24"/>
          <w:szCs w:val="24"/>
        </w:rPr>
        <w:t>Por medio de su comité de seguridad escolar se encargará de:</w:t>
      </w:r>
    </w:p>
    <w:p w14:paraId="4A907706" w14:textId="77777777" w:rsidR="000C4D4F" w:rsidRDefault="00EB507A">
      <w:pPr>
        <w:pStyle w:val="Normal1"/>
        <w:numPr>
          <w:ilvl w:val="0"/>
          <w:numId w:val="25"/>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Reforzar las condiciones de seguridad de nuestra comunidad escolar, para proporcionar un efectivo ambiente de seguridad integral mientras se cumple con las actividades formativas.</w:t>
      </w:r>
    </w:p>
    <w:p w14:paraId="2332FF84" w14:textId="77777777" w:rsidR="000C4D4F" w:rsidRDefault="00EB507A">
      <w:pPr>
        <w:pStyle w:val="Normal1"/>
        <w:numPr>
          <w:ilvl w:val="0"/>
          <w:numId w:val="25"/>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Generar en la comunidad escolar una actitud de autoprotección, sensibilizando sobre el tema, teniendo por sustento una responsabilidad colectiva frente a la seguridad.</w:t>
      </w:r>
    </w:p>
    <w:p w14:paraId="768138BA" w14:textId="77777777" w:rsidR="000C4D4F" w:rsidRDefault="00EB507A">
      <w:pPr>
        <w:pStyle w:val="Normal1"/>
        <w:numPr>
          <w:ilvl w:val="0"/>
          <w:numId w:val="25"/>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Constituir a nuestro establecimiento educacional en un modelo de protección y seguridad, replicable en cada uno de los hogares.</w:t>
      </w:r>
    </w:p>
    <w:p w14:paraId="566A263D"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4149D6F0" w14:textId="77777777" w:rsidR="000C4D4F" w:rsidRDefault="00EB507A">
      <w:pPr>
        <w:pStyle w:val="Normal1"/>
        <w:numPr>
          <w:ilvl w:val="0"/>
          <w:numId w:val="33"/>
        </w:numPr>
        <w:pBdr>
          <w:top w:val="nil"/>
          <w:left w:val="nil"/>
          <w:bottom w:val="nil"/>
          <w:right w:val="nil"/>
          <w:between w:val="nil"/>
        </w:pBdr>
        <w:spacing w:after="0" w:line="360" w:lineRule="auto"/>
        <w:jc w:val="both"/>
        <w:rPr>
          <w:b/>
          <w:color w:val="000000"/>
          <w:sz w:val="24"/>
          <w:szCs w:val="24"/>
        </w:rPr>
      </w:pPr>
      <w:r>
        <w:rPr>
          <w:b/>
          <w:color w:val="000000"/>
          <w:sz w:val="24"/>
          <w:szCs w:val="24"/>
        </w:rPr>
        <w:t>OBJETIVO ESPECÍFICO</w:t>
      </w:r>
    </w:p>
    <w:p w14:paraId="48C79ACA" w14:textId="185927A1" w:rsidR="000C4D4F" w:rsidRDefault="00EB507A">
      <w:pPr>
        <w:pStyle w:val="Normal1"/>
        <w:spacing w:line="360" w:lineRule="auto"/>
        <w:rPr>
          <w:sz w:val="24"/>
          <w:szCs w:val="24"/>
        </w:rPr>
      </w:pPr>
      <w:r>
        <w:rPr>
          <w:sz w:val="24"/>
          <w:szCs w:val="24"/>
        </w:rPr>
        <w:t xml:space="preserve">Diseñar un plan de emergencia que constituya el ordenamiento, y la disposición de acciones, elementos, ideas, programas etc., </w:t>
      </w:r>
      <w:r w:rsidR="006F2F48">
        <w:rPr>
          <w:sz w:val="24"/>
          <w:szCs w:val="24"/>
        </w:rPr>
        <w:t>necesarios para</w:t>
      </w:r>
      <w:r>
        <w:rPr>
          <w:sz w:val="24"/>
          <w:szCs w:val="24"/>
        </w:rPr>
        <w:t xml:space="preserve"> alcanzar los propósitos anteriormente mencionados.  Será de </w:t>
      </w:r>
      <w:r w:rsidR="006F2F48">
        <w:rPr>
          <w:sz w:val="24"/>
          <w:szCs w:val="24"/>
        </w:rPr>
        <w:t>permanente actualización</w:t>
      </w:r>
      <w:r>
        <w:rPr>
          <w:sz w:val="24"/>
          <w:szCs w:val="24"/>
        </w:rPr>
        <w:t xml:space="preserve"> y perfeccionamiento, promoviendo   una adecuada evacuación, reconociendo y evaluando puntos de riesgos existentes, detectar así en forma oportuna situaciones que puedan desencadenar problemas mayores.</w:t>
      </w:r>
    </w:p>
    <w:p w14:paraId="2C8A1CEA" w14:textId="77777777" w:rsidR="000C4D4F" w:rsidRDefault="00EB507A">
      <w:pPr>
        <w:pStyle w:val="Normal1"/>
        <w:numPr>
          <w:ilvl w:val="0"/>
          <w:numId w:val="33"/>
        </w:numPr>
        <w:pBdr>
          <w:top w:val="nil"/>
          <w:left w:val="nil"/>
          <w:bottom w:val="nil"/>
          <w:right w:val="nil"/>
          <w:between w:val="nil"/>
        </w:pBdr>
        <w:spacing w:after="0" w:line="360" w:lineRule="auto"/>
        <w:jc w:val="both"/>
        <w:rPr>
          <w:b/>
          <w:color w:val="000000"/>
          <w:sz w:val="24"/>
          <w:szCs w:val="24"/>
        </w:rPr>
      </w:pPr>
      <w:r>
        <w:rPr>
          <w:b/>
          <w:color w:val="000000"/>
          <w:sz w:val="24"/>
          <w:szCs w:val="24"/>
        </w:rPr>
        <w:t>ACTIVIDADES:</w:t>
      </w:r>
    </w:p>
    <w:p w14:paraId="4983F534" w14:textId="77777777" w:rsidR="000C4D4F" w:rsidRDefault="00EB507A">
      <w:pPr>
        <w:pStyle w:val="Normal1"/>
        <w:spacing w:line="360" w:lineRule="auto"/>
        <w:ind w:firstLine="708"/>
        <w:rPr>
          <w:sz w:val="24"/>
          <w:szCs w:val="24"/>
        </w:rPr>
      </w:pPr>
      <w:r>
        <w:rPr>
          <w:sz w:val="24"/>
          <w:szCs w:val="24"/>
        </w:rPr>
        <w:lastRenderedPageBreak/>
        <w:t>El comité de seguridad escolar compuesto por: Director del establecimiento, un profesor monitor o coordinador de la actividad ,una profesora secretaria, profesores representantes, dos representantes del personal de auxiliares , dos  del personal administrativo, dos del centro de alumnos, dos representante del centro de padres, contacto permanente con algún miembro de las unidades de Carabineros, Bomberos , Salud y Asociación Chilena de Seguridad, se encargará de promover y ejecutar las siguientes actividades:</w:t>
      </w:r>
    </w:p>
    <w:p w14:paraId="6662AE92" w14:textId="77777777" w:rsidR="000C4D4F" w:rsidRDefault="00EB507A">
      <w:pPr>
        <w:pStyle w:val="Normal1"/>
        <w:numPr>
          <w:ilvl w:val="0"/>
          <w:numId w:val="26"/>
        </w:numPr>
        <w:pBdr>
          <w:top w:val="nil"/>
          <w:left w:val="nil"/>
          <w:bottom w:val="nil"/>
          <w:right w:val="nil"/>
          <w:between w:val="nil"/>
        </w:pBdr>
        <w:spacing w:after="0" w:line="360" w:lineRule="auto"/>
        <w:jc w:val="both"/>
        <w:rPr>
          <w:color w:val="000000"/>
          <w:sz w:val="24"/>
          <w:szCs w:val="24"/>
        </w:rPr>
      </w:pPr>
      <w:r>
        <w:rPr>
          <w:color w:val="000000"/>
          <w:sz w:val="24"/>
          <w:szCs w:val="24"/>
        </w:rPr>
        <w:t>Recabar toda la información detallada pertinente para poder actualizarla permanentemente.</w:t>
      </w:r>
    </w:p>
    <w:p w14:paraId="72CFF958"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 anual de capacitación para instruir a la comunidad escolar sobre el tema.</w:t>
      </w:r>
    </w:p>
    <w:p w14:paraId="2F9D8ACC"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 operativo de respuesta ante emergencias.</w:t>
      </w:r>
    </w:p>
    <w:p w14:paraId="49E28841"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 anual de mejoras y equipamiento.</w:t>
      </w:r>
    </w:p>
    <w:p w14:paraId="1291FEC8"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 periódico de inspección de los posibles riesgos en el establecimiento.</w:t>
      </w:r>
    </w:p>
    <w:p w14:paraId="05E7F7FB"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 anual de revisión del sistema eléctrico del establecimiento.</w:t>
      </w:r>
    </w:p>
    <w:p w14:paraId="2F2109F0"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 periódico de revisión de los extintores del establecimiento.</w:t>
      </w:r>
    </w:p>
    <w:p w14:paraId="2187070B"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 periódico de revisión de las luces de emergencia de la escuela.</w:t>
      </w:r>
    </w:p>
    <w:p w14:paraId="5425F614"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Programas de capacitación permanente en prevención de riesgos, primeros auxilios, uso de extintores, operación de calderas y calefacción.</w:t>
      </w:r>
    </w:p>
    <w:p w14:paraId="4F5E493D"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 de distintos niveles de simulacros.</w:t>
      </w:r>
    </w:p>
    <w:p w14:paraId="6F2C792E"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Programa anual de calendarización o cronograma de todas las actividades anteriormente expuestas.</w:t>
      </w:r>
    </w:p>
    <w:p w14:paraId="1831D99E" w14:textId="77777777" w:rsidR="000C4D4F" w:rsidRDefault="00EB507A">
      <w:pPr>
        <w:pStyle w:val="Normal1"/>
        <w:numPr>
          <w:ilvl w:val="0"/>
          <w:numId w:val="26"/>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Reuniones comité de seguridad escolar.</w:t>
      </w:r>
    </w:p>
    <w:p w14:paraId="4B763846" w14:textId="77777777" w:rsidR="000C4D4F" w:rsidRDefault="000C4D4F">
      <w:pPr>
        <w:pStyle w:val="Normal1"/>
        <w:pBdr>
          <w:top w:val="nil"/>
          <w:left w:val="nil"/>
          <w:bottom w:val="nil"/>
          <w:right w:val="nil"/>
          <w:between w:val="nil"/>
        </w:pBdr>
        <w:spacing w:after="0" w:line="360" w:lineRule="auto"/>
        <w:ind w:left="720"/>
        <w:jc w:val="both"/>
        <w:rPr>
          <w:color w:val="000000"/>
          <w:sz w:val="24"/>
          <w:szCs w:val="24"/>
        </w:rPr>
      </w:pPr>
    </w:p>
    <w:p w14:paraId="11599FE9" w14:textId="77777777" w:rsidR="000C4D4F" w:rsidRDefault="00EB507A">
      <w:pPr>
        <w:pStyle w:val="Normal1"/>
        <w:spacing w:line="360" w:lineRule="auto"/>
        <w:rPr>
          <w:b/>
          <w:sz w:val="24"/>
          <w:szCs w:val="24"/>
        </w:rPr>
      </w:pPr>
      <w:r>
        <w:rPr>
          <w:b/>
          <w:sz w:val="24"/>
          <w:szCs w:val="24"/>
        </w:rPr>
        <w:t xml:space="preserve"> IV. Programa operativo de respuesta ante emergencias</w:t>
      </w:r>
    </w:p>
    <w:p w14:paraId="36587640" w14:textId="77777777" w:rsidR="000C4D4F" w:rsidRDefault="00EB507A">
      <w:pPr>
        <w:pStyle w:val="Normal1"/>
        <w:spacing w:line="360" w:lineRule="auto"/>
        <w:ind w:firstLine="708"/>
        <w:rPr>
          <w:sz w:val="24"/>
          <w:szCs w:val="24"/>
        </w:rPr>
      </w:pPr>
      <w:r>
        <w:rPr>
          <w:sz w:val="24"/>
          <w:szCs w:val="24"/>
        </w:rPr>
        <w:t>La alerta es un estado declarado, indica mantenerse atento.</w:t>
      </w:r>
    </w:p>
    <w:p w14:paraId="7ABD4F76" w14:textId="77777777" w:rsidR="000C4D4F" w:rsidRDefault="00EB507A">
      <w:pPr>
        <w:pStyle w:val="Normal1"/>
        <w:spacing w:line="360" w:lineRule="auto"/>
        <w:rPr>
          <w:b/>
          <w:sz w:val="24"/>
          <w:szCs w:val="24"/>
        </w:rPr>
      </w:pPr>
      <w:r>
        <w:rPr>
          <w:b/>
          <w:sz w:val="24"/>
          <w:szCs w:val="24"/>
        </w:rPr>
        <w:t>TIPOS DE ALERTA:</w:t>
      </w:r>
    </w:p>
    <w:p w14:paraId="4B9E5661" w14:textId="2F093029" w:rsidR="000C4D4F" w:rsidRDefault="00EB507A">
      <w:pPr>
        <w:pStyle w:val="Normal1"/>
        <w:numPr>
          <w:ilvl w:val="0"/>
          <w:numId w:val="36"/>
        </w:numPr>
        <w:pBdr>
          <w:top w:val="nil"/>
          <w:left w:val="nil"/>
          <w:bottom w:val="nil"/>
          <w:right w:val="nil"/>
          <w:between w:val="nil"/>
        </w:pBdr>
        <w:spacing w:after="0" w:line="360" w:lineRule="auto"/>
        <w:jc w:val="both"/>
        <w:rPr>
          <w:color w:val="000000"/>
          <w:sz w:val="24"/>
          <w:szCs w:val="24"/>
        </w:rPr>
      </w:pPr>
      <w:r>
        <w:rPr>
          <w:color w:val="000000"/>
          <w:sz w:val="24"/>
          <w:szCs w:val="24"/>
        </w:rPr>
        <w:t>Alerta Interna: comunicado por cualquier miembro de la comunidad escolar que se percata de alguna situación de emergencia</w:t>
      </w:r>
    </w:p>
    <w:p w14:paraId="1464B277" w14:textId="46FA3008" w:rsidR="000C4D4F" w:rsidRDefault="00EB507A">
      <w:pPr>
        <w:pStyle w:val="Normal1"/>
        <w:numPr>
          <w:ilvl w:val="0"/>
          <w:numId w:val="36"/>
        </w:numPr>
        <w:pBdr>
          <w:top w:val="nil"/>
          <w:left w:val="nil"/>
          <w:bottom w:val="nil"/>
          <w:right w:val="nil"/>
          <w:between w:val="nil"/>
        </w:pBdr>
        <w:spacing w:after="0" w:line="360" w:lineRule="auto"/>
        <w:jc w:val="both"/>
        <w:rPr>
          <w:color w:val="000000"/>
          <w:sz w:val="24"/>
          <w:szCs w:val="24"/>
        </w:rPr>
      </w:pPr>
      <w:r>
        <w:rPr>
          <w:color w:val="000000"/>
          <w:sz w:val="24"/>
          <w:szCs w:val="24"/>
        </w:rPr>
        <w:t>Alerta Externa: comunicado por cualquier persona desde el exterior del establecimiento y que se percata de alguna situación de emergencia</w:t>
      </w:r>
    </w:p>
    <w:p w14:paraId="761F2FEE" w14:textId="46A34946" w:rsidR="000C4D4F" w:rsidRDefault="00EB507A">
      <w:pPr>
        <w:pStyle w:val="Normal1"/>
        <w:numPr>
          <w:ilvl w:val="0"/>
          <w:numId w:val="35"/>
        </w:numPr>
        <w:pBdr>
          <w:top w:val="nil"/>
          <w:left w:val="nil"/>
          <w:bottom w:val="nil"/>
          <w:right w:val="nil"/>
          <w:between w:val="nil"/>
        </w:pBdr>
        <w:spacing w:after="0" w:line="360" w:lineRule="auto"/>
        <w:jc w:val="both"/>
        <w:rPr>
          <w:color w:val="000000"/>
          <w:sz w:val="24"/>
          <w:szCs w:val="24"/>
        </w:rPr>
      </w:pPr>
      <w:r>
        <w:rPr>
          <w:color w:val="000000"/>
          <w:sz w:val="24"/>
          <w:szCs w:val="24"/>
        </w:rPr>
        <w:t>Alerta de Origen Natural: Fenómenos naturales</w:t>
      </w:r>
    </w:p>
    <w:p w14:paraId="257EC036" w14:textId="77777777" w:rsidR="000C4D4F" w:rsidRDefault="00EB507A">
      <w:pPr>
        <w:pStyle w:val="Normal1"/>
        <w:spacing w:line="360" w:lineRule="auto"/>
        <w:rPr>
          <w:b/>
          <w:sz w:val="24"/>
          <w:szCs w:val="24"/>
        </w:rPr>
      </w:pPr>
      <w:r>
        <w:rPr>
          <w:b/>
          <w:sz w:val="24"/>
          <w:szCs w:val="24"/>
        </w:rPr>
        <w:t>ALARMA:</w:t>
      </w:r>
    </w:p>
    <w:p w14:paraId="0AA0B01C" w14:textId="0ED1FC95" w:rsidR="000C4D4F" w:rsidRDefault="00EB507A">
      <w:pPr>
        <w:pStyle w:val="Normal1"/>
        <w:numPr>
          <w:ilvl w:val="0"/>
          <w:numId w:val="2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Se comunicará mediante señales de timbre y campanas, que se tocarán </w:t>
      </w:r>
      <w:r w:rsidR="006F2F48">
        <w:rPr>
          <w:color w:val="000000"/>
          <w:sz w:val="24"/>
          <w:szCs w:val="24"/>
        </w:rPr>
        <w:t>en forma</w:t>
      </w:r>
      <w:r>
        <w:rPr>
          <w:color w:val="000000"/>
          <w:sz w:val="24"/>
          <w:szCs w:val="24"/>
        </w:rPr>
        <w:t xml:space="preserve"> continua </w:t>
      </w:r>
      <w:proofErr w:type="gramStart"/>
      <w:r>
        <w:rPr>
          <w:color w:val="000000"/>
          <w:sz w:val="24"/>
          <w:szCs w:val="24"/>
        </w:rPr>
        <w:t>durante  el</w:t>
      </w:r>
      <w:proofErr w:type="gramEnd"/>
      <w:r>
        <w:rPr>
          <w:color w:val="000000"/>
          <w:sz w:val="24"/>
          <w:szCs w:val="24"/>
        </w:rPr>
        <w:t xml:space="preserve"> tiempo que sea necesario.</w:t>
      </w:r>
    </w:p>
    <w:p w14:paraId="5190E981" w14:textId="77777777" w:rsidR="000C4D4F" w:rsidRDefault="00EB507A">
      <w:pPr>
        <w:pStyle w:val="Normal1"/>
        <w:numPr>
          <w:ilvl w:val="0"/>
          <w:numId w:val="27"/>
        </w:numPr>
        <w:pBdr>
          <w:top w:val="nil"/>
          <w:left w:val="nil"/>
          <w:bottom w:val="nil"/>
          <w:right w:val="nil"/>
          <w:between w:val="nil"/>
        </w:pBdr>
        <w:spacing w:after="0" w:line="360" w:lineRule="auto"/>
        <w:jc w:val="both"/>
        <w:rPr>
          <w:color w:val="000000"/>
          <w:sz w:val="24"/>
          <w:szCs w:val="24"/>
        </w:rPr>
      </w:pPr>
      <w:r>
        <w:rPr>
          <w:color w:val="000000"/>
          <w:sz w:val="24"/>
          <w:szCs w:val="24"/>
        </w:rPr>
        <w:t>Activación de alarma:</w:t>
      </w:r>
    </w:p>
    <w:p w14:paraId="3F5AD0B5" w14:textId="77777777" w:rsidR="000C4D4F" w:rsidRDefault="00EB507A">
      <w:pPr>
        <w:pStyle w:val="Normal1"/>
        <w:spacing w:line="360" w:lineRule="auto"/>
        <w:rPr>
          <w:b/>
          <w:sz w:val="24"/>
          <w:szCs w:val="24"/>
        </w:rPr>
      </w:pPr>
      <w:r>
        <w:rPr>
          <w:b/>
          <w:sz w:val="24"/>
          <w:szCs w:val="24"/>
        </w:rPr>
        <w:t>Jefe de Emergencia</w:t>
      </w:r>
    </w:p>
    <w:p w14:paraId="1A05773D" w14:textId="77777777" w:rsidR="000C4D4F" w:rsidRDefault="00EB507A">
      <w:pPr>
        <w:pStyle w:val="Normal1"/>
        <w:numPr>
          <w:ilvl w:val="0"/>
          <w:numId w:val="28"/>
        </w:num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Investiga el origen de la alarma</w:t>
      </w:r>
    </w:p>
    <w:p w14:paraId="5EBC1D93" w14:textId="77777777" w:rsidR="000C4D4F" w:rsidRDefault="00EB507A">
      <w:pPr>
        <w:pStyle w:val="Normal1"/>
        <w:numPr>
          <w:ilvl w:val="0"/>
          <w:numId w:val="28"/>
        </w:numPr>
        <w:pBdr>
          <w:top w:val="nil"/>
          <w:left w:val="nil"/>
          <w:bottom w:val="nil"/>
          <w:right w:val="nil"/>
          <w:between w:val="nil"/>
        </w:pBdr>
        <w:spacing w:after="0" w:line="240" w:lineRule="auto"/>
        <w:jc w:val="both"/>
        <w:rPr>
          <w:color w:val="000000"/>
          <w:sz w:val="24"/>
          <w:szCs w:val="24"/>
        </w:rPr>
      </w:pPr>
      <w:r>
        <w:rPr>
          <w:color w:val="000000"/>
          <w:sz w:val="24"/>
          <w:szCs w:val="24"/>
        </w:rPr>
        <w:t xml:space="preserve">Si fuese una falsa alarma  </w:t>
      </w:r>
    </w:p>
    <w:p w14:paraId="71C77601" w14:textId="77777777" w:rsidR="000C4D4F" w:rsidRDefault="00EB507A">
      <w:pPr>
        <w:pStyle w:val="Normal1"/>
        <w:spacing w:line="240" w:lineRule="auto"/>
        <w:rPr>
          <w:sz w:val="24"/>
          <w:szCs w:val="24"/>
        </w:rPr>
      </w:pPr>
      <w:r>
        <w:rPr>
          <w:sz w:val="24"/>
          <w:szCs w:val="24"/>
        </w:rPr>
        <w:t xml:space="preserve">            2.1.- Informar a los ocupantes</w:t>
      </w:r>
    </w:p>
    <w:p w14:paraId="0C06E9E5" w14:textId="77777777" w:rsidR="000C4D4F" w:rsidRDefault="00EB507A">
      <w:pPr>
        <w:pStyle w:val="Normal1"/>
        <w:spacing w:line="240" w:lineRule="auto"/>
        <w:ind w:left="426"/>
        <w:rPr>
          <w:sz w:val="24"/>
          <w:szCs w:val="24"/>
        </w:rPr>
      </w:pPr>
      <w:r>
        <w:rPr>
          <w:sz w:val="24"/>
          <w:szCs w:val="24"/>
        </w:rPr>
        <w:t>3. Si fuese una alarma verdadera</w:t>
      </w:r>
    </w:p>
    <w:p w14:paraId="0047AE77" w14:textId="77777777" w:rsidR="000C4D4F" w:rsidRDefault="00EB507A">
      <w:pPr>
        <w:pStyle w:val="Normal1"/>
        <w:spacing w:line="240" w:lineRule="auto"/>
        <w:ind w:left="851"/>
        <w:rPr>
          <w:sz w:val="24"/>
          <w:szCs w:val="24"/>
        </w:rPr>
      </w:pPr>
      <w:r>
        <w:rPr>
          <w:sz w:val="24"/>
          <w:szCs w:val="24"/>
        </w:rPr>
        <w:t>3.1.- Informar a los ocupantes que se ha producido una    emergencia.</w:t>
      </w:r>
    </w:p>
    <w:p w14:paraId="58FCCE84" w14:textId="77777777" w:rsidR="000C4D4F" w:rsidRDefault="00EB507A">
      <w:pPr>
        <w:pStyle w:val="Normal1"/>
        <w:spacing w:line="240" w:lineRule="auto"/>
        <w:ind w:left="1418"/>
        <w:rPr>
          <w:sz w:val="24"/>
          <w:szCs w:val="24"/>
        </w:rPr>
      </w:pPr>
      <w:r>
        <w:rPr>
          <w:sz w:val="24"/>
          <w:szCs w:val="24"/>
        </w:rPr>
        <w:t>3.1.1.- Señalar zona afectada.</w:t>
      </w:r>
    </w:p>
    <w:p w14:paraId="758B7C23" w14:textId="77777777" w:rsidR="000C4D4F" w:rsidRDefault="00EB507A">
      <w:pPr>
        <w:pStyle w:val="Normal1"/>
        <w:spacing w:line="240" w:lineRule="auto"/>
        <w:ind w:left="1418"/>
        <w:rPr>
          <w:sz w:val="24"/>
          <w:szCs w:val="24"/>
        </w:rPr>
      </w:pPr>
      <w:r>
        <w:rPr>
          <w:sz w:val="24"/>
          <w:szCs w:val="24"/>
        </w:rPr>
        <w:t>3.1.2.- Indicar a los ocupantes cuales son las vías seguras para evacuar.</w:t>
      </w:r>
    </w:p>
    <w:p w14:paraId="03263F4F" w14:textId="77777777" w:rsidR="000C4D4F" w:rsidRDefault="00EB507A">
      <w:pPr>
        <w:pStyle w:val="Normal1"/>
        <w:spacing w:line="240" w:lineRule="auto"/>
        <w:ind w:left="1418"/>
        <w:rPr>
          <w:sz w:val="24"/>
          <w:szCs w:val="24"/>
        </w:rPr>
      </w:pPr>
      <w:r>
        <w:rPr>
          <w:sz w:val="24"/>
          <w:szCs w:val="24"/>
        </w:rPr>
        <w:t>3.1.3.- Los líderes de evacuación dirigen a los ocupantes hacia las zonas de seguridad previamente establecidas.</w:t>
      </w:r>
    </w:p>
    <w:p w14:paraId="6D575F16" w14:textId="77777777" w:rsidR="000C4D4F" w:rsidRDefault="00EB507A">
      <w:pPr>
        <w:pStyle w:val="Normal1"/>
        <w:spacing w:line="240" w:lineRule="auto"/>
        <w:ind w:left="851"/>
        <w:rPr>
          <w:sz w:val="24"/>
          <w:szCs w:val="24"/>
        </w:rPr>
      </w:pPr>
      <w:r>
        <w:rPr>
          <w:sz w:val="24"/>
          <w:szCs w:val="24"/>
        </w:rPr>
        <w:t>3.2.-    Informar inmediatamente a Bomberos</w:t>
      </w:r>
    </w:p>
    <w:p w14:paraId="4BE7C156" w14:textId="77777777" w:rsidR="000C4D4F" w:rsidRDefault="00EB507A">
      <w:pPr>
        <w:pStyle w:val="Normal1"/>
        <w:spacing w:line="240" w:lineRule="auto"/>
        <w:rPr>
          <w:b/>
          <w:sz w:val="24"/>
          <w:szCs w:val="24"/>
        </w:rPr>
      </w:pPr>
      <w:r>
        <w:rPr>
          <w:b/>
          <w:sz w:val="24"/>
          <w:szCs w:val="24"/>
        </w:rPr>
        <w:t xml:space="preserve"> Ocupantes</w:t>
      </w:r>
    </w:p>
    <w:p w14:paraId="14F0D1D8" w14:textId="77777777" w:rsidR="000C4D4F" w:rsidRDefault="00EB507A">
      <w:pPr>
        <w:pStyle w:val="Normal1"/>
        <w:numPr>
          <w:ilvl w:val="0"/>
          <w:numId w:val="37"/>
        </w:numPr>
        <w:pBdr>
          <w:top w:val="nil"/>
          <w:left w:val="nil"/>
          <w:bottom w:val="nil"/>
          <w:right w:val="nil"/>
          <w:between w:val="nil"/>
        </w:pBdr>
        <w:spacing w:after="0" w:line="240" w:lineRule="auto"/>
        <w:jc w:val="both"/>
        <w:rPr>
          <w:color w:val="000000"/>
          <w:sz w:val="24"/>
          <w:szCs w:val="24"/>
        </w:rPr>
      </w:pPr>
      <w:r>
        <w:rPr>
          <w:color w:val="000000"/>
          <w:sz w:val="24"/>
          <w:szCs w:val="24"/>
        </w:rPr>
        <w:t xml:space="preserve">Esperan indicaciones de </w:t>
      </w:r>
      <w:proofErr w:type="gramStart"/>
      <w:r>
        <w:rPr>
          <w:color w:val="000000"/>
          <w:sz w:val="24"/>
          <w:szCs w:val="24"/>
        </w:rPr>
        <w:t>Jefe</w:t>
      </w:r>
      <w:proofErr w:type="gramEnd"/>
      <w:r>
        <w:rPr>
          <w:color w:val="000000"/>
          <w:sz w:val="24"/>
          <w:szCs w:val="24"/>
        </w:rPr>
        <w:t xml:space="preserve"> de Emergencia</w:t>
      </w:r>
    </w:p>
    <w:p w14:paraId="75AEF786" w14:textId="77777777" w:rsidR="000C4D4F" w:rsidRDefault="00EB507A">
      <w:pPr>
        <w:pStyle w:val="Normal1"/>
        <w:numPr>
          <w:ilvl w:val="0"/>
          <w:numId w:val="37"/>
        </w:numPr>
        <w:pBdr>
          <w:top w:val="nil"/>
          <w:left w:val="nil"/>
          <w:bottom w:val="nil"/>
          <w:right w:val="nil"/>
          <w:between w:val="nil"/>
        </w:pBdr>
        <w:spacing w:after="0" w:line="240" w:lineRule="auto"/>
        <w:jc w:val="both"/>
        <w:rPr>
          <w:color w:val="000000"/>
          <w:sz w:val="24"/>
          <w:szCs w:val="24"/>
        </w:rPr>
      </w:pPr>
      <w:r>
        <w:rPr>
          <w:color w:val="000000"/>
          <w:sz w:val="24"/>
          <w:szCs w:val="24"/>
        </w:rPr>
        <w:t>Siguen disciplinadamente las instrucciones recibidas</w:t>
      </w:r>
    </w:p>
    <w:p w14:paraId="545AC863" w14:textId="77777777" w:rsidR="000C4D4F" w:rsidRDefault="00EB507A">
      <w:pPr>
        <w:pStyle w:val="Normal1"/>
        <w:numPr>
          <w:ilvl w:val="0"/>
          <w:numId w:val="37"/>
        </w:numPr>
        <w:pBdr>
          <w:top w:val="nil"/>
          <w:left w:val="nil"/>
          <w:bottom w:val="nil"/>
          <w:right w:val="nil"/>
          <w:between w:val="nil"/>
        </w:pBdr>
        <w:spacing w:after="0" w:line="240" w:lineRule="auto"/>
        <w:jc w:val="both"/>
        <w:rPr>
          <w:color w:val="000000"/>
          <w:sz w:val="24"/>
          <w:szCs w:val="24"/>
        </w:rPr>
      </w:pPr>
      <w:r>
        <w:rPr>
          <w:color w:val="000000"/>
          <w:sz w:val="24"/>
          <w:szCs w:val="24"/>
        </w:rPr>
        <w:t>Obedecen las órdenes de los líderes de evacuación y abandonan el lugar.</w:t>
      </w:r>
    </w:p>
    <w:p w14:paraId="39C66FC8" w14:textId="77777777" w:rsidR="000C4D4F" w:rsidRDefault="000C4D4F">
      <w:pPr>
        <w:pStyle w:val="Normal1"/>
        <w:spacing w:after="0" w:line="360" w:lineRule="auto"/>
        <w:jc w:val="both"/>
        <w:rPr>
          <w:sz w:val="24"/>
          <w:szCs w:val="24"/>
        </w:rPr>
      </w:pPr>
    </w:p>
    <w:p w14:paraId="0CBB2221" w14:textId="77777777" w:rsidR="000C4D4F" w:rsidRDefault="00EB507A">
      <w:pPr>
        <w:pStyle w:val="Normal1"/>
        <w:spacing w:line="240" w:lineRule="auto"/>
        <w:rPr>
          <w:sz w:val="24"/>
          <w:szCs w:val="24"/>
        </w:rPr>
      </w:pPr>
      <w:r>
        <w:rPr>
          <w:b/>
          <w:sz w:val="24"/>
          <w:szCs w:val="24"/>
        </w:rPr>
        <w:t>Brigadistas</w:t>
      </w:r>
    </w:p>
    <w:p w14:paraId="0218F0A2" w14:textId="77777777" w:rsidR="000C4D4F" w:rsidRDefault="00EB507A">
      <w:pPr>
        <w:pStyle w:val="Normal1"/>
        <w:numPr>
          <w:ilvl w:val="0"/>
          <w:numId w:val="38"/>
        </w:numPr>
        <w:pBdr>
          <w:top w:val="nil"/>
          <w:left w:val="nil"/>
          <w:bottom w:val="nil"/>
          <w:right w:val="nil"/>
          <w:between w:val="nil"/>
        </w:pBdr>
        <w:spacing w:after="0" w:line="240" w:lineRule="auto"/>
        <w:jc w:val="both"/>
        <w:rPr>
          <w:color w:val="000000"/>
          <w:sz w:val="24"/>
          <w:szCs w:val="24"/>
        </w:rPr>
      </w:pPr>
      <w:r>
        <w:rPr>
          <w:color w:val="000000"/>
          <w:sz w:val="24"/>
          <w:szCs w:val="24"/>
        </w:rPr>
        <w:t>Concurrir a la zona afectada con el equipamiento definido para emergencias</w:t>
      </w:r>
    </w:p>
    <w:p w14:paraId="11D42383" w14:textId="77777777" w:rsidR="000C4D4F" w:rsidRDefault="00EB507A">
      <w:pPr>
        <w:pStyle w:val="Normal1"/>
        <w:numPr>
          <w:ilvl w:val="0"/>
          <w:numId w:val="38"/>
        </w:numPr>
        <w:pBdr>
          <w:top w:val="nil"/>
          <w:left w:val="nil"/>
          <w:bottom w:val="nil"/>
          <w:right w:val="nil"/>
          <w:between w:val="nil"/>
        </w:pBdr>
        <w:spacing w:after="0" w:line="240" w:lineRule="auto"/>
        <w:jc w:val="both"/>
        <w:rPr>
          <w:color w:val="000000"/>
          <w:sz w:val="24"/>
          <w:szCs w:val="24"/>
        </w:rPr>
      </w:pPr>
      <w:r>
        <w:rPr>
          <w:color w:val="000000"/>
          <w:sz w:val="24"/>
          <w:szCs w:val="24"/>
        </w:rPr>
        <w:t>Utilizar extintores si el fuego es incipiente</w:t>
      </w:r>
    </w:p>
    <w:p w14:paraId="126315F6" w14:textId="77777777" w:rsidR="000C4D4F" w:rsidRDefault="00EB507A">
      <w:pPr>
        <w:pStyle w:val="Normal1"/>
        <w:numPr>
          <w:ilvl w:val="0"/>
          <w:numId w:val="38"/>
        </w:numPr>
        <w:pBdr>
          <w:top w:val="nil"/>
          <w:left w:val="nil"/>
          <w:bottom w:val="nil"/>
          <w:right w:val="nil"/>
          <w:between w:val="nil"/>
        </w:pBdr>
        <w:spacing w:after="0" w:line="240" w:lineRule="auto"/>
        <w:jc w:val="both"/>
        <w:rPr>
          <w:color w:val="000000"/>
          <w:sz w:val="24"/>
          <w:szCs w:val="24"/>
        </w:rPr>
      </w:pPr>
      <w:r>
        <w:rPr>
          <w:color w:val="000000"/>
          <w:sz w:val="24"/>
          <w:szCs w:val="24"/>
        </w:rPr>
        <w:t>Si el fuego no es controlado con los extintores utilizar la red húmeda si se dispone de ella.</w:t>
      </w:r>
    </w:p>
    <w:p w14:paraId="7E4E3FC7" w14:textId="77777777" w:rsidR="000C4D4F" w:rsidRDefault="00EB507A">
      <w:pPr>
        <w:pStyle w:val="Normal1"/>
        <w:numPr>
          <w:ilvl w:val="0"/>
          <w:numId w:val="38"/>
        </w:numPr>
        <w:pBdr>
          <w:top w:val="nil"/>
          <w:left w:val="nil"/>
          <w:bottom w:val="nil"/>
          <w:right w:val="nil"/>
          <w:between w:val="nil"/>
        </w:pBdr>
        <w:spacing w:after="0" w:line="240" w:lineRule="auto"/>
        <w:jc w:val="both"/>
        <w:rPr>
          <w:color w:val="000000"/>
          <w:sz w:val="24"/>
          <w:szCs w:val="24"/>
        </w:rPr>
      </w:pPr>
      <w:r>
        <w:rPr>
          <w:color w:val="000000"/>
          <w:sz w:val="24"/>
          <w:szCs w:val="24"/>
        </w:rPr>
        <w:t>Si existe documentación crítica y/o de difícil reposición, el personal asignado actúa en su rescate solo si no existen riesgos</w:t>
      </w:r>
    </w:p>
    <w:p w14:paraId="1AF1A517" w14:textId="77777777" w:rsidR="000C4D4F" w:rsidRDefault="00EB507A">
      <w:pPr>
        <w:pStyle w:val="Normal1"/>
        <w:numPr>
          <w:ilvl w:val="0"/>
          <w:numId w:val="38"/>
        </w:numPr>
        <w:pBdr>
          <w:top w:val="nil"/>
          <w:left w:val="nil"/>
          <w:bottom w:val="nil"/>
          <w:right w:val="nil"/>
          <w:between w:val="nil"/>
        </w:pBdr>
        <w:spacing w:after="0" w:line="240" w:lineRule="auto"/>
        <w:jc w:val="both"/>
        <w:rPr>
          <w:color w:val="000000"/>
          <w:sz w:val="24"/>
          <w:szCs w:val="24"/>
        </w:rPr>
      </w:pPr>
      <w:r>
        <w:rPr>
          <w:color w:val="000000"/>
          <w:sz w:val="24"/>
          <w:szCs w:val="24"/>
        </w:rPr>
        <w:t xml:space="preserve">Al llegar bomberos: </w:t>
      </w:r>
    </w:p>
    <w:p w14:paraId="43571722" w14:textId="77777777" w:rsidR="000C4D4F" w:rsidRDefault="00EB507A">
      <w:pPr>
        <w:pStyle w:val="Normal1"/>
        <w:numPr>
          <w:ilvl w:val="0"/>
          <w:numId w:val="39"/>
        </w:numPr>
        <w:pBdr>
          <w:top w:val="nil"/>
          <w:left w:val="nil"/>
          <w:bottom w:val="nil"/>
          <w:right w:val="nil"/>
          <w:between w:val="nil"/>
        </w:pBdr>
        <w:spacing w:after="0" w:line="240" w:lineRule="auto"/>
        <w:jc w:val="both"/>
        <w:rPr>
          <w:color w:val="000000"/>
          <w:sz w:val="24"/>
          <w:szCs w:val="24"/>
        </w:rPr>
      </w:pPr>
      <w:r>
        <w:rPr>
          <w:color w:val="000000"/>
          <w:sz w:val="24"/>
          <w:szCs w:val="24"/>
        </w:rPr>
        <w:t xml:space="preserve">El </w:t>
      </w:r>
      <w:proofErr w:type="gramStart"/>
      <w:r>
        <w:rPr>
          <w:color w:val="000000"/>
          <w:sz w:val="24"/>
          <w:szCs w:val="24"/>
        </w:rPr>
        <w:t>Jefe</w:t>
      </w:r>
      <w:proofErr w:type="gramEnd"/>
      <w:r>
        <w:rPr>
          <w:color w:val="000000"/>
          <w:sz w:val="24"/>
          <w:szCs w:val="24"/>
        </w:rPr>
        <w:t xml:space="preserve"> de Emergencia debe entregar un completo informe de los acontecimientos</w:t>
      </w:r>
    </w:p>
    <w:p w14:paraId="7F1F3A88" w14:textId="77777777" w:rsidR="000C4D4F" w:rsidRDefault="00EB507A">
      <w:pPr>
        <w:pStyle w:val="Normal1"/>
        <w:numPr>
          <w:ilvl w:val="0"/>
          <w:numId w:val="39"/>
        </w:numPr>
        <w:pBdr>
          <w:top w:val="nil"/>
          <w:left w:val="nil"/>
          <w:bottom w:val="nil"/>
          <w:right w:val="nil"/>
          <w:between w:val="nil"/>
        </w:pBdr>
        <w:spacing w:after="0" w:line="240" w:lineRule="auto"/>
        <w:jc w:val="both"/>
        <w:rPr>
          <w:color w:val="000000"/>
          <w:sz w:val="24"/>
          <w:szCs w:val="24"/>
        </w:rPr>
      </w:pPr>
      <w:r>
        <w:rPr>
          <w:color w:val="000000"/>
          <w:sz w:val="24"/>
          <w:szCs w:val="24"/>
        </w:rPr>
        <w:t>Los brigadistas deben retirarse del sector y entregar el control de la emergencia a bomberos</w:t>
      </w:r>
    </w:p>
    <w:p w14:paraId="6C1562AC" w14:textId="77777777" w:rsidR="000C4D4F" w:rsidRDefault="00EB507A">
      <w:pPr>
        <w:pStyle w:val="Normal1"/>
        <w:spacing w:line="240" w:lineRule="auto"/>
        <w:rPr>
          <w:b/>
          <w:sz w:val="24"/>
          <w:szCs w:val="24"/>
        </w:rPr>
      </w:pPr>
      <w:r>
        <w:rPr>
          <w:b/>
          <w:sz w:val="24"/>
          <w:szCs w:val="24"/>
        </w:rPr>
        <w:t xml:space="preserve"> Bomberos: </w:t>
      </w:r>
    </w:p>
    <w:p w14:paraId="0B7756A6" w14:textId="77777777" w:rsidR="000C4D4F" w:rsidRDefault="00EB507A">
      <w:pPr>
        <w:pStyle w:val="Normal1"/>
        <w:numPr>
          <w:ilvl w:val="0"/>
          <w:numId w:val="40"/>
        </w:numPr>
        <w:pBdr>
          <w:top w:val="nil"/>
          <w:left w:val="nil"/>
          <w:bottom w:val="nil"/>
          <w:right w:val="nil"/>
          <w:between w:val="nil"/>
        </w:pBdr>
        <w:spacing w:after="0" w:line="240" w:lineRule="auto"/>
        <w:jc w:val="both"/>
        <w:rPr>
          <w:b/>
          <w:color w:val="000000"/>
          <w:sz w:val="24"/>
          <w:szCs w:val="24"/>
        </w:rPr>
      </w:pPr>
      <w:r>
        <w:rPr>
          <w:color w:val="000000"/>
          <w:sz w:val="24"/>
          <w:szCs w:val="24"/>
        </w:rPr>
        <w:t>Se informa de los acontecimientos que entrega el jefe de emergencia</w:t>
      </w:r>
    </w:p>
    <w:p w14:paraId="7C43E303" w14:textId="77777777" w:rsidR="000C4D4F" w:rsidRDefault="00EB507A">
      <w:pPr>
        <w:pStyle w:val="Normal1"/>
        <w:numPr>
          <w:ilvl w:val="0"/>
          <w:numId w:val="40"/>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Toma el control de la emergencia.  </w:t>
      </w:r>
    </w:p>
    <w:p w14:paraId="5368D995" w14:textId="77777777" w:rsidR="000C4D4F" w:rsidRDefault="000C4D4F">
      <w:pPr>
        <w:pStyle w:val="Normal1"/>
        <w:pBdr>
          <w:top w:val="nil"/>
          <w:left w:val="nil"/>
          <w:bottom w:val="nil"/>
          <w:right w:val="nil"/>
          <w:between w:val="nil"/>
        </w:pBdr>
        <w:spacing w:after="0" w:line="240" w:lineRule="auto"/>
        <w:ind w:left="720"/>
        <w:jc w:val="both"/>
        <w:rPr>
          <w:b/>
          <w:color w:val="000000"/>
          <w:sz w:val="24"/>
          <w:szCs w:val="24"/>
        </w:rPr>
      </w:pPr>
    </w:p>
    <w:p w14:paraId="78700DC1" w14:textId="77777777" w:rsidR="000C4D4F" w:rsidRDefault="000C4D4F">
      <w:pPr>
        <w:pStyle w:val="Normal1"/>
        <w:pBdr>
          <w:top w:val="nil"/>
          <w:left w:val="nil"/>
          <w:bottom w:val="nil"/>
          <w:right w:val="nil"/>
          <w:between w:val="nil"/>
        </w:pBdr>
        <w:spacing w:after="0" w:line="240" w:lineRule="auto"/>
        <w:ind w:left="720"/>
        <w:jc w:val="both"/>
        <w:rPr>
          <w:b/>
          <w:color w:val="000000"/>
          <w:sz w:val="24"/>
          <w:szCs w:val="24"/>
        </w:rPr>
      </w:pPr>
    </w:p>
    <w:p w14:paraId="7DCCA324" w14:textId="77777777" w:rsidR="000C4D4F" w:rsidRDefault="00EB507A">
      <w:pPr>
        <w:pStyle w:val="Normal1"/>
        <w:spacing w:line="240" w:lineRule="auto"/>
        <w:rPr>
          <w:b/>
          <w:sz w:val="24"/>
          <w:szCs w:val="24"/>
        </w:rPr>
      </w:pPr>
      <w:r>
        <w:rPr>
          <w:b/>
          <w:sz w:val="24"/>
          <w:szCs w:val="24"/>
        </w:rPr>
        <w:t>V. Medidas de Emergencia</w:t>
      </w:r>
    </w:p>
    <w:p w14:paraId="2E9B8A00" w14:textId="77777777" w:rsidR="000C4D4F" w:rsidRDefault="00EB507A">
      <w:pPr>
        <w:pStyle w:val="Normal1"/>
        <w:spacing w:line="240" w:lineRule="auto"/>
        <w:rPr>
          <w:b/>
          <w:sz w:val="24"/>
          <w:szCs w:val="24"/>
        </w:rPr>
      </w:pPr>
      <w:r>
        <w:rPr>
          <w:b/>
          <w:sz w:val="24"/>
          <w:szCs w:val="24"/>
        </w:rPr>
        <w:t>Sismos</w:t>
      </w:r>
    </w:p>
    <w:p w14:paraId="2009E776" w14:textId="77777777" w:rsidR="000C4D4F" w:rsidRDefault="00EB507A">
      <w:pPr>
        <w:pStyle w:val="Normal1"/>
        <w:numPr>
          <w:ilvl w:val="0"/>
          <w:numId w:val="29"/>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Mantenga la calma, no corra</w:t>
      </w:r>
    </w:p>
    <w:p w14:paraId="37015BF4" w14:textId="77777777" w:rsidR="000C4D4F" w:rsidRDefault="00EB507A">
      <w:pPr>
        <w:pStyle w:val="Normal1"/>
        <w:numPr>
          <w:ilvl w:val="0"/>
          <w:numId w:val="29"/>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 xml:space="preserve">De la alarma y proceda a evacuar rápidamente, hacia la zona de seguridad, </w:t>
      </w:r>
      <w:proofErr w:type="gramStart"/>
      <w:r>
        <w:rPr>
          <w:color w:val="000000"/>
          <w:sz w:val="24"/>
          <w:szCs w:val="24"/>
        </w:rPr>
        <w:t>de acuerdo al</w:t>
      </w:r>
      <w:proofErr w:type="gramEnd"/>
      <w:r>
        <w:rPr>
          <w:color w:val="000000"/>
          <w:sz w:val="24"/>
          <w:szCs w:val="24"/>
        </w:rPr>
        <w:t xml:space="preserve"> plan preestablecido</w:t>
      </w:r>
    </w:p>
    <w:p w14:paraId="4A31816C" w14:textId="77777777" w:rsidR="000C4D4F" w:rsidRDefault="00EB507A">
      <w:pPr>
        <w:pStyle w:val="Normal1"/>
        <w:numPr>
          <w:ilvl w:val="0"/>
          <w:numId w:val="29"/>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Cortar suministro de energía eléctrica, gas y agua</w:t>
      </w:r>
    </w:p>
    <w:p w14:paraId="683EE7A5" w14:textId="77777777" w:rsidR="000C4D4F" w:rsidRDefault="00EB507A">
      <w:pPr>
        <w:pStyle w:val="Normal1"/>
        <w:numPr>
          <w:ilvl w:val="0"/>
          <w:numId w:val="29"/>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No usar fósforos, velas, ni otro tipo de lámparas antes de estar seguro de que no hay escapes de gas u otro combustible</w:t>
      </w:r>
    </w:p>
    <w:p w14:paraId="504995DC" w14:textId="77777777" w:rsidR="000C4D4F" w:rsidRDefault="00EB507A">
      <w:pPr>
        <w:pStyle w:val="Normal1"/>
        <w:numPr>
          <w:ilvl w:val="0"/>
          <w:numId w:val="29"/>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Evite aglomeraciones en las vías de evacuación de la escuela.</w:t>
      </w:r>
    </w:p>
    <w:p w14:paraId="3206E87F" w14:textId="77777777" w:rsidR="000C4D4F" w:rsidRDefault="00EB507A">
      <w:pPr>
        <w:pStyle w:val="Normal1"/>
        <w:numPr>
          <w:ilvl w:val="0"/>
          <w:numId w:val="29"/>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lastRenderedPageBreak/>
        <w:t>Si se permanece dentro del edificio, protegerse debajo de marcos de las puertas, bajo una mesa, escritorio, resguardándose de espejos y ventanales</w:t>
      </w:r>
    </w:p>
    <w:p w14:paraId="4E12263B" w14:textId="77777777" w:rsidR="000C4D4F" w:rsidRDefault="00EB507A">
      <w:pPr>
        <w:pStyle w:val="Normal1"/>
        <w:numPr>
          <w:ilvl w:val="0"/>
          <w:numId w:val="29"/>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Si es de noche usar solo linternas a pilas para alumbrarse</w:t>
      </w:r>
    </w:p>
    <w:p w14:paraId="295173F6" w14:textId="77777777" w:rsidR="000C4D4F" w:rsidRDefault="00EB507A">
      <w:pPr>
        <w:pStyle w:val="Normal1"/>
        <w:numPr>
          <w:ilvl w:val="0"/>
          <w:numId w:val="29"/>
        </w:numPr>
        <w:pBdr>
          <w:top w:val="nil"/>
          <w:left w:val="nil"/>
          <w:bottom w:val="nil"/>
          <w:right w:val="nil"/>
          <w:between w:val="nil"/>
        </w:pBdr>
        <w:spacing w:after="0" w:line="240" w:lineRule="auto"/>
        <w:ind w:left="714" w:hanging="357"/>
        <w:jc w:val="both"/>
        <w:rPr>
          <w:color w:val="000000"/>
          <w:sz w:val="24"/>
          <w:szCs w:val="24"/>
        </w:rPr>
      </w:pPr>
      <w:r>
        <w:rPr>
          <w:color w:val="000000"/>
          <w:sz w:val="24"/>
          <w:szCs w:val="24"/>
        </w:rPr>
        <w:t>No arriesgue la vida, salvando objetos materiales</w:t>
      </w:r>
    </w:p>
    <w:p w14:paraId="34DA65A1" w14:textId="77777777" w:rsidR="000C4D4F" w:rsidRDefault="00EB507A">
      <w:pPr>
        <w:pStyle w:val="Normal1"/>
        <w:spacing w:line="360" w:lineRule="auto"/>
        <w:rPr>
          <w:b/>
          <w:sz w:val="24"/>
          <w:szCs w:val="24"/>
        </w:rPr>
      </w:pPr>
      <w:r>
        <w:rPr>
          <w:b/>
          <w:sz w:val="24"/>
          <w:szCs w:val="24"/>
        </w:rPr>
        <w:t>Incendios</w:t>
      </w:r>
    </w:p>
    <w:p w14:paraId="3979B358" w14:textId="77777777" w:rsidR="000C4D4F" w:rsidRDefault="00EB507A">
      <w:pPr>
        <w:pStyle w:val="Normal1"/>
        <w:numPr>
          <w:ilvl w:val="0"/>
          <w:numId w:val="30"/>
        </w:numPr>
        <w:pBdr>
          <w:top w:val="nil"/>
          <w:left w:val="nil"/>
          <w:bottom w:val="nil"/>
          <w:right w:val="nil"/>
          <w:between w:val="nil"/>
        </w:pBdr>
        <w:spacing w:after="0" w:line="240" w:lineRule="auto"/>
        <w:jc w:val="both"/>
        <w:rPr>
          <w:b/>
          <w:color w:val="000000"/>
          <w:sz w:val="24"/>
          <w:szCs w:val="24"/>
        </w:rPr>
      </w:pPr>
      <w:r>
        <w:rPr>
          <w:color w:val="000000"/>
          <w:sz w:val="24"/>
          <w:szCs w:val="24"/>
        </w:rPr>
        <w:t>Mantenga la calma, no corra</w:t>
      </w:r>
    </w:p>
    <w:p w14:paraId="0CE2195A" w14:textId="77777777" w:rsidR="000C4D4F" w:rsidRDefault="00EB507A">
      <w:pPr>
        <w:pStyle w:val="Normal1"/>
        <w:numPr>
          <w:ilvl w:val="0"/>
          <w:numId w:val="30"/>
        </w:numPr>
        <w:pBdr>
          <w:top w:val="nil"/>
          <w:left w:val="nil"/>
          <w:bottom w:val="nil"/>
          <w:right w:val="nil"/>
          <w:between w:val="nil"/>
        </w:pBdr>
        <w:spacing w:after="0" w:line="240" w:lineRule="auto"/>
        <w:jc w:val="both"/>
        <w:rPr>
          <w:b/>
          <w:color w:val="000000"/>
          <w:sz w:val="24"/>
          <w:szCs w:val="24"/>
        </w:rPr>
      </w:pPr>
      <w:r>
        <w:rPr>
          <w:color w:val="000000"/>
          <w:sz w:val="24"/>
          <w:szCs w:val="24"/>
        </w:rPr>
        <w:t>Dé la alarma rápidamente para evacuar</w:t>
      </w:r>
    </w:p>
    <w:p w14:paraId="58F35820" w14:textId="77777777" w:rsidR="000C4D4F" w:rsidRDefault="00EB507A">
      <w:pPr>
        <w:pStyle w:val="Normal1"/>
        <w:numPr>
          <w:ilvl w:val="0"/>
          <w:numId w:val="30"/>
        </w:numPr>
        <w:pBdr>
          <w:top w:val="nil"/>
          <w:left w:val="nil"/>
          <w:bottom w:val="nil"/>
          <w:right w:val="nil"/>
          <w:between w:val="nil"/>
        </w:pBdr>
        <w:spacing w:after="0" w:line="240" w:lineRule="auto"/>
        <w:jc w:val="both"/>
        <w:rPr>
          <w:b/>
          <w:color w:val="000000"/>
          <w:sz w:val="24"/>
          <w:szCs w:val="24"/>
        </w:rPr>
      </w:pPr>
      <w:r>
        <w:rPr>
          <w:color w:val="000000"/>
          <w:sz w:val="24"/>
          <w:szCs w:val="24"/>
        </w:rPr>
        <w:t>Use las escaleras como vía de escape</w:t>
      </w:r>
    </w:p>
    <w:p w14:paraId="0A88B9F1" w14:textId="77777777" w:rsidR="000C4D4F" w:rsidRDefault="00EB507A">
      <w:pPr>
        <w:pStyle w:val="Normal1"/>
        <w:numPr>
          <w:ilvl w:val="0"/>
          <w:numId w:val="30"/>
        </w:numPr>
        <w:pBdr>
          <w:top w:val="nil"/>
          <w:left w:val="nil"/>
          <w:bottom w:val="nil"/>
          <w:right w:val="nil"/>
          <w:between w:val="nil"/>
        </w:pBdr>
        <w:spacing w:after="0" w:line="240" w:lineRule="auto"/>
        <w:jc w:val="both"/>
        <w:rPr>
          <w:b/>
          <w:color w:val="000000"/>
          <w:sz w:val="24"/>
          <w:szCs w:val="24"/>
        </w:rPr>
      </w:pPr>
      <w:r>
        <w:rPr>
          <w:color w:val="000000"/>
          <w:sz w:val="24"/>
          <w:szCs w:val="24"/>
        </w:rPr>
        <w:t>Corte suministro de energía eléctrica y gas</w:t>
      </w:r>
    </w:p>
    <w:p w14:paraId="3A51FEC2" w14:textId="77777777" w:rsidR="000C4D4F" w:rsidRDefault="00EB507A">
      <w:pPr>
        <w:pStyle w:val="Normal1"/>
        <w:numPr>
          <w:ilvl w:val="0"/>
          <w:numId w:val="30"/>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Diríjase a zona de </w:t>
      </w:r>
      <w:proofErr w:type="gramStart"/>
      <w:r>
        <w:rPr>
          <w:color w:val="000000"/>
          <w:sz w:val="24"/>
          <w:szCs w:val="24"/>
        </w:rPr>
        <w:t>seguridad(</w:t>
      </w:r>
      <w:proofErr w:type="gramEnd"/>
      <w:r>
        <w:rPr>
          <w:color w:val="000000"/>
          <w:sz w:val="24"/>
          <w:szCs w:val="24"/>
        </w:rPr>
        <w:t>patio de la escuela)</w:t>
      </w:r>
    </w:p>
    <w:p w14:paraId="76A738C2" w14:textId="77777777" w:rsidR="000C4D4F" w:rsidRDefault="00EB507A">
      <w:pPr>
        <w:pStyle w:val="Normal1"/>
        <w:numPr>
          <w:ilvl w:val="0"/>
          <w:numId w:val="30"/>
        </w:numPr>
        <w:pBdr>
          <w:top w:val="nil"/>
          <w:left w:val="nil"/>
          <w:bottom w:val="nil"/>
          <w:right w:val="nil"/>
          <w:between w:val="nil"/>
        </w:pBdr>
        <w:spacing w:after="0" w:line="240" w:lineRule="auto"/>
        <w:jc w:val="both"/>
        <w:rPr>
          <w:b/>
          <w:color w:val="000000"/>
          <w:sz w:val="24"/>
          <w:szCs w:val="24"/>
        </w:rPr>
      </w:pPr>
      <w:r>
        <w:rPr>
          <w:color w:val="000000"/>
          <w:sz w:val="24"/>
          <w:szCs w:val="24"/>
        </w:rPr>
        <w:t>Si en la habitación hay señales de humo agáchese lo más próximo al piso y diríjase rápidamente a la puerta de salida</w:t>
      </w:r>
    </w:p>
    <w:p w14:paraId="083953FB" w14:textId="77777777" w:rsidR="000C4D4F" w:rsidRDefault="00EB507A">
      <w:pPr>
        <w:pStyle w:val="Normal1"/>
        <w:numPr>
          <w:ilvl w:val="0"/>
          <w:numId w:val="30"/>
        </w:numPr>
        <w:pBdr>
          <w:top w:val="nil"/>
          <w:left w:val="nil"/>
          <w:bottom w:val="nil"/>
          <w:right w:val="nil"/>
          <w:between w:val="nil"/>
        </w:pBdr>
        <w:spacing w:after="0" w:line="240" w:lineRule="auto"/>
        <w:jc w:val="both"/>
        <w:rPr>
          <w:b/>
          <w:color w:val="000000"/>
          <w:sz w:val="24"/>
          <w:szCs w:val="24"/>
        </w:rPr>
      </w:pPr>
      <w:r>
        <w:rPr>
          <w:color w:val="000000"/>
          <w:sz w:val="24"/>
          <w:szCs w:val="24"/>
        </w:rPr>
        <w:t>Los equipos contra incendio deben ser utilizados solo por personal entrenado para tal efecto</w:t>
      </w:r>
    </w:p>
    <w:p w14:paraId="1A576E12" w14:textId="77777777" w:rsidR="000C4D4F" w:rsidRDefault="00EB507A">
      <w:pPr>
        <w:pStyle w:val="Normal1"/>
        <w:numPr>
          <w:ilvl w:val="0"/>
          <w:numId w:val="30"/>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Los alumnos deberán evacuar de acuerdo </w:t>
      </w:r>
      <w:proofErr w:type="spellStart"/>
      <w:r>
        <w:rPr>
          <w:color w:val="000000"/>
          <w:sz w:val="24"/>
          <w:szCs w:val="24"/>
        </w:rPr>
        <w:t>alplan</w:t>
      </w:r>
      <w:proofErr w:type="spellEnd"/>
      <w:r>
        <w:rPr>
          <w:color w:val="000000"/>
          <w:sz w:val="24"/>
          <w:szCs w:val="24"/>
        </w:rPr>
        <w:t xml:space="preserve"> y señalizaciones establecidas, con las cuales se han familiarizado.</w:t>
      </w:r>
    </w:p>
    <w:p w14:paraId="2726709F" w14:textId="77777777" w:rsidR="000C4D4F" w:rsidRDefault="00EB507A">
      <w:pPr>
        <w:pStyle w:val="Normal1"/>
        <w:numPr>
          <w:ilvl w:val="0"/>
          <w:numId w:val="30"/>
        </w:numPr>
        <w:pBdr>
          <w:top w:val="nil"/>
          <w:left w:val="nil"/>
          <w:bottom w:val="nil"/>
          <w:right w:val="nil"/>
          <w:between w:val="nil"/>
        </w:pBdr>
        <w:spacing w:after="0" w:line="240" w:lineRule="auto"/>
        <w:ind w:left="714" w:hanging="357"/>
        <w:jc w:val="both"/>
        <w:rPr>
          <w:b/>
          <w:color w:val="000000"/>
          <w:sz w:val="24"/>
          <w:szCs w:val="24"/>
        </w:rPr>
      </w:pPr>
      <w:r>
        <w:rPr>
          <w:color w:val="000000"/>
          <w:sz w:val="24"/>
          <w:szCs w:val="24"/>
        </w:rPr>
        <w:t>Si la señal se produce cuando los alumnos estén en clases, el profesor efectuará la evacuación y se dirigirá con el libro de clases, a la Zona de seguridad.</w:t>
      </w:r>
    </w:p>
    <w:p w14:paraId="08BB5390" w14:textId="77777777" w:rsidR="000C4D4F" w:rsidRDefault="00EB507A">
      <w:pPr>
        <w:pStyle w:val="Normal1"/>
        <w:numPr>
          <w:ilvl w:val="0"/>
          <w:numId w:val="30"/>
        </w:numPr>
        <w:pBdr>
          <w:top w:val="nil"/>
          <w:left w:val="nil"/>
          <w:bottom w:val="nil"/>
          <w:right w:val="nil"/>
          <w:between w:val="nil"/>
        </w:pBdr>
        <w:spacing w:after="0" w:line="240" w:lineRule="auto"/>
        <w:jc w:val="both"/>
        <w:rPr>
          <w:b/>
          <w:color w:val="000000"/>
          <w:sz w:val="24"/>
          <w:szCs w:val="24"/>
        </w:rPr>
      </w:pPr>
      <w:r>
        <w:rPr>
          <w:color w:val="000000"/>
          <w:sz w:val="24"/>
          <w:szCs w:val="24"/>
        </w:rPr>
        <w:t xml:space="preserve">Si la alarma suena cuando los alumnos estén bajando o subiendo las escaleras en el momento en el que están cambiando las clases deberán formar sus filas y </w:t>
      </w:r>
      <w:proofErr w:type="gramStart"/>
      <w:r>
        <w:rPr>
          <w:color w:val="000000"/>
          <w:sz w:val="24"/>
          <w:szCs w:val="24"/>
        </w:rPr>
        <w:t>desplazarse  de</w:t>
      </w:r>
      <w:proofErr w:type="gramEnd"/>
      <w:r>
        <w:rPr>
          <w:color w:val="000000"/>
          <w:sz w:val="24"/>
          <w:szCs w:val="24"/>
        </w:rPr>
        <w:t xml:space="preserve"> inmediato a la Zona de Seguridad.</w:t>
      </w:r>
    </w:p>
    <w:p w14:paraId="15817FF3" w14:textId="77777777" w:rsidR="000C4D4F" w:rsidRDefault="00EB507A">
      <w:pPr>
        <w:pStyle w:val="Normal1"/>
        <w:numPr>
          <w:ilvl w:val="0"/>
          <w:numId w:val="30"/>
        </w:numPr>
        <w:pBdr>
          <w:top w:val="nil"/>
          <w:left w:val="nil"/>
          <w:bottom w:val="nil"/>
          <w:right w:val="nil"/>
          <w:between w:val="nil"/>
        </w:pBdr>
        <w:spacing w:after="0" w:line="240" w:lineRule="auto"/>
        <w:ind w:left="714" w:hanging="357"/>
        <w:jc w:val="both"/>
        <w:rPr>
          <w:b/>
          <w:color w:val="000000"/>
          <w:sz w:val="24"/>
          <w:szCs w:val="24"/>
        </w:rPr>
      </w:pPr>
      <w:r>
        <w:rPr>
          <w:color w:val="000000"/>
          <w:sz w:val="24"/>
          <w:szCs w:val="24"/>
        </w:rPr>
        <w:t xml:space="preserve">Toda aquella persona que se encuentre en el momento de la alarma en otro lugar qué no sea el que habitualmente ocupa, deberá sumarse a la fila más cercana de evacuación, para </w:t>
      </w:r>
      <w:proofErr w:type="gramStart"/>
      <w:r>
        <w:rPr>
          <w:color w:val="000000"/>
          <w:sz w:val="24"/>
          <w:szCs w:val="24"/>
        </w:rPr>
        <w:t>ir  a</w:t>
      </w:r>
      <w:proofErr w:type="gramEnd"/>
      <w:r>
        <w:rPr>
          <w:color w:val="000000"/>
          <w:sz w:val="24"/>
          <w:szCs w:val="24"/>
        </w:rPr>
        <w:t xml:space="preserve"> la zona de seguridad respectiva.</w:t>
      </w:r>
    </w:p>
    <w:p w14:paraId="24164F71" w14:textId="77777777" w:rsidR="000C4D4F" w:rsidRDefault="000C4D4F">
      <w:pPr>
        <w:pStyle w:val="Normal1"/>
        <w:spacing w:after="0" w:line="360" w:lineRule="auto"/>
        <w:jc w:val="both"/>
        <w:rPr>
          <w:b/>
          <w:sz w:val="24"/>
          <w:szCs w:val="24"/>
        </w:rPr>
      </w:pPr>
    </w:p>
    <w:p w14:paraId="06F26471" w14:textId="77777777" w:rsidR="000C4D4F" w:rsidRDefault="00EB507A">
      <w:pPr>
        <w:pStyle w:val="Normal1"/>
        <w:spacing w:line="360" w:lineRule="auto"/>
        <w:rPr>
          <w:b/>
          <w:sz w:val="24"/>
          <w:szCs w:val="24"/>
        </w:rPr>
      </w:pPr>
      <w:r>
        <w:rPr>
          <w:b/>
          <w:sz w:val="24"/>
          <w:szCs w:val="24"/>
        </w:rPr>
        <w:t>Procedimiento de Evacuación</w:t>
      </w:r>
    </w:p>
    <w:p w14:paraId="1C03F3FB" w14:textId="77777777" w:rsidR="000C4D4F" w:rsidRDefault="00EB507A">
      <w:pPr>
        <w:pStyle w:val="Normal1"/>
        <w:numPr>
          <w:ilvl w:val="0"/>
          <w:numId w:val="31"/>
        </w:numPr>
        <w:pBdr>
          <w:top w:val="nil"/>
          <w:left w:val="nil"/>
          <w:bottom w:val="nil"/>
          <w:right w:val="nil"/>
          <w:between w:val="nil"/>
        </w:pBdr>
        <w:spacing w:after="0" w:line="360" w:lineRule="auto"/>
        <w:jc w:val="both"/>
        <w:rPr>
          <w:color w:val="000000"/>
          <w:sz w:val="24"/>
          <w:szCs w:val="24"/>
        </w:rPr>
      </w:pPr>
      <w:r>
        <w:rPr>
          <w:color w:val="000000"/>
          <w:sz w:val="24"/>
          <w:szCs w:val="24"/>
        </w:rPr>
        <w:t>Planta segundo piso</w:t>
      </w:r>
    </w:p>
    <w:p w14:paraId="5EB3AF1C" w14:textId="77777777" w:rsidR="000C4D4F" w:rsidRDefault="00EB507A">
      <w:pPr>
        <w:pStyle w:val="Normal1"/>
        <w:numPr>
          <w:ilvl w:val="0"/>
          <w:numId w:val="31"/>
        </w:numPr>
        <w:pBdr>
          <w:top w:val="nil"/>
          <w:left w:val="nil"/>
          <w:bottom w:val="nil"/>
          <w:right w:val="nil"/>
          <w:between w:val="nil"/>
        </w:pBdr>
        <w:spacing w:after="0" w:line="360" w:lineRule="auto"/>
        <w:jc w:val="both"/>
        <w:rPr>
          <w:color w:val="000000"/>
          <w:sz w:val="24"/>
          <w:szCs w:val="24"/>
        </w:rPr>
      </w:pPr>
      <w:r>
        <w:rPr>
          <w:color w:val="000000"/>
          <w:sz w:val="24"/>
          <w:szCs w:val="24"/>
        </w:rPr>
        <w:t>Planta primer piso</w:t>
      </w:r>
    </w:p>
    <w:p w14:paraId="2E51B797" w14:textId="77777777" w:rsidR="000C4D4F" w:rsidRDefault="00EB507A">
      <w:pPr>
        <w:pStyle w:val="Normal1"/>
        <w:numPr>
          <w:ilvl w:val="0"/>
          <w:numId w:val="32"/>
        </w:numPr>
        <w:pBdr>
          <w:top w:val="nil"/>
          <w:left w:val="nil"/>
          <w:bottom w:val="nil"/>
          <w:right w:val="nil"/>
          <w:between w:val="nil"/>
        </w:pBdr>
        <w:spacing w:after="0" w:line="360" w:lineRule="auto"/>
        <w:jc w:val="both"/>
        <w:rPr>
          <w:color w:val="000000"/>
          <w:sz w:val="24"/>
          <w:szCs w:val="24"/>
        </w:rPr>
      </w:pPr>
      <w:r>
        <w:rPr>
          <w:color w:val="000000"/>
          <w:sz w:val="24"/>
          <w:szCs w:val="24"/>
        </w:rPr>
        <w:t>Todo el personal y alumnos que se encuentren en las salas de clases o de talleres, deberán salir por las vías debidamente señalizadas hacia la zona de seguridad respectiva.</w:t>
      </w:r>
    </w:p>
    <w:p w14:paraId="0FFCDD59" w14:textId="77777777" w:rsidR="000C4D4F" w:rsidRDefault="00EB507A">
      <w:pPr>
        <w:pStyle w:val="Normal1"/>
        <w:spacing w:line="360" w:lineRule="auto"/>
        <w:rPr>
          <w:sz w:val="24"/>
          <w:szCs w:val="24"/>
        </w:rPr>
      </w:pPr>
      <w:r>
        <w:rPr>
          <w:sz w:val="24"/>
          <w:szCs w:val="24"/>
        </w:rPr>
        <w:t>Se adjuntan planos con las respectivas vías de evacuación por nivel, en todo el establecimiento.</w:t>
      </w:r>
    </w:p>
    <w:p w14:paraId="72C4495D"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F3F712A"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FE5462D"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49C2182B"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36261226"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D92FE30"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3B2E7518"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004EE4BA"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DA9603A"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15DD74CE"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BD6BBB4"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27EBE36D"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1F8089F7"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21399981"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39C2BC5C"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7EC0EEBC"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4A938FEB"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1A04FA52"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4C03EE5C"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4DDC1FB4"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10B925E5"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29EF6C14"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1120358"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0B173D22" w14:textId="0D71D1BD"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17E5B097"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00F501D"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8662856"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05FD9136"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20317364"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28FC6B55"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1C93B4C7"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15085045"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373F3964"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2759E893"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00CACF6D"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0DE20383"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424597C7"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2C5A32D" w14:textId="77777777" w:rsidR="006F2F48" w:rsidRDefault="006F2F48">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159105FD"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779F7D12"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3C8E044A"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2F476253"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6093E304" w14:textId="77777777" w:rsidR="000C4D4F" w:rsidRDefault="000C4D4F">
      <w:pPr>
        <w:pStyle w:val="Normal1"/>
        <w:widowControl w:val="0"/>
        <w:pBdr>
          <w:top w:val="nil"/>
          <w:left w:val="nil"/>
          <w:bottom w:val="nil"/>
          <w:right w:val="nil"/>
          <w:between w:val="nil"/>
        </w:pBdr>
        <w:tabs>
          <w:tab w:val="left" w:pos="5104"/>
        </w:tabs>
        <w:spacing w:before="56" w:after="0" w:line="240" w:lineRule="auto"/>
        <w:ind w:left="284" w:right="451" w:hanging="428"/>
        <w:rPr>
          <w:color w:val="000000"/>
        </w:rPr>
      </w:pPr>
    </w:p>
    <w:p w14:paraId="2478FAA1" w14:textId="77777777" w:rsidR="000C4D4F" w:rsidRDefault="000C4D4F">
      <w:pPr>
        <w:pStyle w:val="Normal1"/>
        <w:widowControl w:val="0"/>
        <w:pBdr>
          <w:top w:val="nil"/>
          <w:left w:val="nil"/>
          <w:bottom w:val="nil"/>
          <w:right w:val="nil"/>
          <w:between w:val="nil"/>
        </w:pBdr>
        <w:spacing w:before="56" w:after="0" w:line="240" w:lineRule="auto"/>
        <w:ind w:left="284" w:right="451" w:hanging="428"/>
        <w:rPr>
          <w:color w:val="000000"/>
        </w:rPr>
      </w:pPr>
    </w:p>
    <w:p w14:paraId="5033B4B9" w14:textId="77777777" w:rsidR="000C4D4F" w:rsidRDefault="00EB507A">
      <w:pPr>
        <w:pStyle w:val="Normal1"/>
        <w:spacing w:line="360" w:lineRule="auto"/>
        <w:jc w:val="center"/>
        <w:rPr>
          <w:b/>
          <w:sz w:val="42"/>
          <w:szCs w:val="42"/>
        </w:rPr>
      </w:pPr>
      <w:r>
        <w:rPr>
          <w:b/>
          <w:sz w:val="42"/>
          <w:szCs w:val="42"/>
        </w:rPr>
        <w:t>APARTADO EDUCACIÓN PARVULARIA</w:t>
      </w:r>
    </w:p>
    <w:p w14:paraId="6AA90CEC" w14:textId="77777777" w:rsidR="000C4D4F" w:rsidRDefault="000C4D4F">
      <w:pPr>
        <w:pStyle w:val="Normal1"/>
        <w:jc w:val="center"/>
      </w:pPr>
    </w:p>
    <w:p w14:paraId="7261B344" w14:textId="77777777" w:rsidR="000C4D4F" w:rsidRDefault="000C4D4F">
      <w:pPr>
        <w:pStyle w:val="Normal1"/>
      </w:pPr>
    </w:p>
    <w:p w14:paraId="2927295F" w14:textId="77777777" w:rsidR="000C4D4F" w:rsidRDefault="000C4D4F">
      <w:pPr>
        <w:pStyle w:val="Normal1"/>
      </w:pPr>
    </w:p>
    <w:p w14:paraId="5E6AEA1E" w14:textId="77777777" w:rsidR="000C4D4F" w:rsidRDefault="000C4D4F">
      <w:pPr>
        <w:pStyle w:val="Normal1"/>
      </w:pPr>
    </w:p>
    <w:p w14:paraId="46A45B1D" w14:textId="77777777" w:rsidR="000C4D4F" w:rsidRDefault="000C4D4F">
      <w:pPr>
        <w:pStyle w:val="Normal1"/>
      </w:pPr>
    </w:p>
    <w:p w14:paraId="2A4835B0" w14:textId="77777777" w:rsidR="000C4D4F" w:rsidRDefault="000C4D4F">
      <w:pPr>
        <w:pStyle w:val="Normal1"/>
      </w:pPr>
    </w:p>
    <w:p w14:paraId="2F4065B9" w14:textId="77777777" w:rsidR="000C4D4F" w:rsidRDefault="000C4D4F">
      <w:pPr>
        <w:pStyle w:val="Normal1"/>
        <w:tabs>
          <w:tab w:val="left" w:pos="1665"/>
        </w:tabs>
        <w:rPr>
          <w:b/>
          <w:sz w:val="23"/>
          <w:szCs w:val="23"/>
        </w:rPr>
      </w:pPr>
    </w:p>
    <w:p w14:paraId="548B3A4E" w14:textId="77777777" w:rsidR="000C4D4F" w:rsidRDefault="000C4D4F">
      <w:pPr>
        <w:pStyle w:val="Normal1"/>
        <w:tabs>
          <w:tab w:val="left" w:pos="1665"/>
        </w:tabs>
        <w:rPr>
          <w:b/>
          <w:sz w:val="23"/>
          <w:szCs w:val="23"/>
        </w:rPr>
      </w:pPr>
    </w:p>
    <w:p w14:paraId="7C48A2D7" w14:textId="77777777" w:rsidR="000C4D4F" w:rsidRDefault="000C4D4F">
      <w:pPr>
        <w:pStyle w:val="Ttulo3"/>
        <w:spacing w:before="98"/>
        <w:ind w:left="915" w:right="418"/>
        <w:jc w:val="center"/>
        <w:rPr>
          <w:rFonts w:ascii="Calibri" w:eastAsia="Calibri" w:hAnsi="Calibri" w:cs="Calibri"/>
          <w:b/>
          <w:color w:val="000000"/>
          <w:sz w:val="23"/>
          <w:szCs w:val="23"/>
        </w:rPr>
      </w:pPr>
    </w:p>
    <w:p w14:paraId="099C1083" w14:textId="77777777" w:rsidR="000C4D4F" w:rsidRDefault="000C4D4F">
      <w:pPr>
        <w:pStyle w:val="Normal1"/>
      </w:pPr>
    </w:p>
    <w:p w14:paraId="4332358D" w14:textId="77777777" w:rsidR="000C4D4F" w:rsidRDefault="000C4D4F">
      <w:pPr>
        <w:pStyle w:val="Normal1"/>
      </w:pPr>
    </w:p>
    <w:p w14:paraId="783D3265" w14:textId="77777777" w:rsidR="000C4D4F" w:rsidRDefault="00EB507A">
      <w:pPr>
        <w:pStyle w:val="Ttulo3"/>
        <w:spacing w:before="98"/>
        <w:ind w:left="915" w:right="418"/>
        <w:jc w:val="center"/>
        <w:rPr>
          <w:rFonts w:ascii="Calibri" w:eastAsia="Calibri" w:hAnsi="Calibri" w:cs="Calibri"/>
          <w:b/>
          <w:color w:val="000000"/>
          <w:sz w:val="23"/>
          <w:szCs w:val="23"/>
        </w:rPr>
      </w:pPr>
      <w:r>
        <w:rPr>
          <w:rFonts w:ascii="Calibri" w:eastAsia="Calibri" w:hAnsi="Calibri" w:cs="Calibri"/>
          <w:b/>
          <w:color w:val="000000"/>
          <w:sz w:val="23"/>
          <w:szCs w:val="23"/>
        </w:rPr>
        <w:t>INTRODUCCIÓN</w:t>
      </w:r>
    </w:p>
    <w:p w14:paraId="5EC3342A" w14:textId="77777777" w:rsidR="000C4D4F" w:rsidRDefault="000C4D4F">
      <w:pPr>
        <w:pStyle w:val="Normal1"/>
        <w:jc w:val="both"/>
      </w:pPr>
    </w:p>
    <w:p w14:paraId="01B5299F" w14:textId="77777777" w:rsidR="000C4D4F" w:rsidRDefault="00EB507A">
      <w:pPr>
        <w:pStyle w:val="Normal1"/>
        <w:widowControl w:val="0"/>
        <w:pBdr>
          <w:top w:val="nil"/>
          <w:left w:val="nil"/>
          <w:bottom w:val="nil"/>
          <w:right w:val="nil"/>
          <w:between w:val="nil"/>
        </w:pBdr>
        <w:spacing w:before="22" w:after="0" w:line="360" w:lineRule="auto"/>
        <w:ind w:right="51" w:firstLine="708"/>
        <w:jc w:val="both"/>
        <w:rPr>
          <w:color w:val="000000"/>
          <w:sz w:val="23"/>
          <w:szCs w:val="23"/>
        </w:rPr>
      </w:pPr>
      <w:bookmarkStart w:id="163" w:name="_heading=h.h8lu8rmv6z2l" w:colFirst="0" w:colLast="0"/>
      <w:bookmarkEnd w:id="163"/>
      <w:r>
        <w:rPr>
          <w:color w:val="000000"/>
          <w:sz w:val="23"/>
          <w:szCs w:val="23"/>
        </w:rPr>
        <w:lastRenderedPageBreak/>
        <w:t xml:space="preserve">Los Establecimientos Educacionales de Educación Básica de la Comuna de Osorno, basado en el principio de calidad y equidad de la educación con énfasis en la participación, pertinencia, convivencia escolar e inclusión. El presente reglamento interno, es un instrumento técnico y administrativo con la finalidad de facilitar el accionar establecido en el Proyecto Educativo Institucional, establece un orden de la estructura y las funciones de los distintos estamentos de la Escuela. </w:t>
      </w:r>
    </w:p>
    <w:p w14:paraId="1E0A5DA1" w14:textId="77777777" w:rsidR="000C4D4F" w:rsidRDefault="000C4D4F">
      <w:pPr>
        <w:pStyle w:val="Normal1"/>
        <w:widowControl w:val="0"/>
        <w:pBdr>
          <w:top w:val="nil"/>
          <w:left w:val="nil"/>
          <w:bottom w:val="nil"/>
          <w:right w:val="nil"/>
          <w:between w:val="nil"/>
        </w:pBdr>
        <w:spacing w:before="22" w:after="0" w:line="360" w:lineRule="auto"/>
        <w:ind w:right="51" w:firstLine="708"/>
        <w:jc w:val="both"/>
        <w:rPr>
          <w:color w:val="000000"/>
          <w:sz w:val="23"/>
          <w:szCs w:val="23"/>
        </w:rPr>
      </w:pPr>
    </w:p>
    <w:p w14:paraId="0EB6AB0E" w14:textId="77777777" w:rsidR="000C4D4F" w:rsidRDefault="00EB507A">
      <w:pPr>
        <w:pStyle w:val="Normal1"/>
        <w:widowControl w:val="0"/>
        <w:pBdr>
          <w:top w:val="nil"/>
          <w:left w:val="nil"/>
          <w:bottom w:val="nil"/>
          <w:right w:val="nil"/>
          <w:between w:val="nil"/>
        </w:pBdr>
        <w:spacing w:before="22" w:after="0" w:line="360" w:lineRule="auto"/>
        <w:ind w:right="51" w:firstLine="708"/>
        <w:jc w:val="both"/>
        <w:rPr>
          <w:color w:val="000000"/>
          <w:sz w:val="23"/>
          <w:szCs w:val="23"/>
        </w:rPr>
      </w:pPr>
      <w:r>
        <w:rPr>
          <w:color w:val="000000"/>
          <w:sz w:val="23"/>
          <w:szCs w:val="23"/>
        </w:rPr>
        <w:t>Lo anterior se traduce en las normas, proyectos, programas y acciones a desarrollar, tendientes a lograr un efectivo desarrollo de una estructura ordenada y con la mejor funcionalidad para crear ambiente de sana convivencia escolar.</w:t>
      </w:r>
    </w:p>
    <w:p w14:paraId="10CD0018"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2389618D"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687026FA" w14:textId="77777777" w:rsidR="000C4D4F" w:rsidRDefault="000C4D4F">
      <w:pPr>
        <w:pStyle w:val="Normal1"/>
        <w:widowControl w:val="0"/>
        <w:pBdr>
          <w:top w:val="nil"/>
          <w:left w:val="nil"/>
          <w:bottom w:val="nil"/>
          <w:right w:val="nil"/>
          <w:between w:val="nil"/>
        </w:pBdr>
        <w:spacing w:after="0" w:line="240" w:lineRule="auto"/>
        <w:ind w:right="51"/>
        <w:jc w:val="both"/>
        <w:rPr>
          <w:color w:val="000000"/>
          <w:sz w:val="23"/>
          <w:szCs w:val="23"/>
        </w:rPr>
      </w:pPr>
    </w:p>
    <w:p w14:paraId="31942CF9" w14:textId="77777777" w:rsidR="000C4D4F" w:rsidRDefault="000C4D4F">
      <w:pPr>
        <w:pStyle w:val="Normal1"/>
        <w:widowControl w:val="0"/>
        <w:pBdr>
          <w:top w:val="nil"/>
          <w:left w:val="nil"/>
          <w:bottom w:val="nil"/>
          <w:right w:val="nil"/>
          <w:between w:val="nil"/>
        </w:pBdr>
        <w:spacing w:after="0" w:line="240" w:lineRule="auto"/>
        <w:rPr>
          <w:color w:val="000000"/>
          <w:sz w:val="23"/>
          <w:szCs w:val="23"/>
        </w:rPr>
      </w:pPr>
    </w:p>
    <w:p w14:paraId="1C8E125E" w14:textId="77777777" w:rsidR="000C4D4F" w:rsidRDefault="000C4D4F">
      <w:pPr>
        <w:pStyle w:val="Normal1"/>
        <w:tabs>
          <w:tab w:val="left" w:pos="1665"/>
        </w:tabs>
        <w:jc w:val="center"/>
        <w:rPr>
          <w:b/>
          <w:sz w:val="40"/>
          <w:szCs w:val="40"/>
        </w:rPr>
      </w:pPr>
    </w:p>
    <w:p w14:paraId="116365AF" w14:textId="77777777" w:rsidR="000C4D4F" w:rsidRDefault="000C4D4F">
      <w:pPr>
        <w:pStyle w:val="Normal1"/>
        <w:tabs>
          <w:tab w:val="left" w:pos="1665"/>
        </w:tabs>
        <w:jc w:val="center"/>
        <w:rPr>
          <w:b/>
          <w:sz w:val="40"/>
          <w:szCs w:val="40"/>
        </w:rPr>
      </w:pPr>
    </w:p>
    <w:p w14:paraId="2D40B3A1" w14:textId="77777777" w:rsidR="000C4D4F" w:rsidRDefault="000C4D4F">
      <w:pPr>
        <w:pStyle w:val="Normal1"/>
        <w:tabs>
          <w:tab w:val="left" w:pos="1665"/>
        </w:tabs>
        <w:jc w:val="center"/>
        <w:rPr>
          <w:b/>
          <w:sz w:val="40"/>
          <w:szCs w:val="40"/>
        </w:rPr>
      </w:pPr>
    </w:p>
    <w:p w14:paraId="26380527" w14:textId="77777777" w:rsidR="000C4D4F" w:rsidRDefault="000C4D4F">
      <w:pPr>
        <w:pStyle w:val="Normal1"/>
        <w:tabs>
          <w:tab w:val="left" w:pos="1665"/>
        </w:tabs>
        <w:jc w:val="center"/>
        <w:rPr>
          <w:b/>
          <w:sz w:val="40"/>
          <w:szCs w:val="40"/>
        </w:rPr>
      </w:pPr>
    </w:p>
    <w:p w14:paraId="4E2A5E97" w14:textId="77777777" w:rsidR="000C4D4F" w:rsidRDefault="000C4D4F">
      <w:pPr>
        <w:pStyle w:val="Normal1"/>
        <w:tabs>
          <w:tab w:val="left" w:pos="1665"/>
        </w:tabs>
        <w:rPr>
          <w:b/>
          <w:sz w:val="32"/>
          <w:szCs w:val="32"/>
        </w:rPr>
      </w:pPr>
    </w:p>
    <w:p w14:paraId="4A7BB440" w14:textId="77777777" w:rsidR="000C4D4F" w:rsidRDefault="000C4D4F">
      <w:pPr>
        <w:pStyle w:val="Normal1"/>
        <w:tabs>
          <w:tab w:val="left" w:pos="1665"/>
        </w:tabs>
        <w:rPr>
          <w:b/>
          <w:sz w:val="23"/>
          <w:szCs w:val="23"/>
        </w:rPr>
      </w:pPr>
    </w:p>
    <w:p w14:paraId="06BEDC96" w14:textId="77777777" w:rsidR="000C4D4F" w:rsidRDefault="000C4D4F">
      <w:pPr>
        <w:pStyle w:val="Normal1"/>
        <w:rPr>
          <w:rFonts w:ascii="Arial" w:eastAsia="Arial" w:hAnsi="Arial" w:cs="Arial"/>
          <w:b/>
          <w:color w:val="000000"/>
          <w:u w:val="single"/>
        </w:rPr>
      </w:pPr>
    </w:p>
    <w:p w14:paraId="63211818" w14:textId="77777777" w:rsidR="000C4D4F" w:rsidRDefault="000C4D4F">
      <w:pPr>
        <w:pStyle w:val="Normal1"/>
        <w:rPr>
          <w:rFonts w:ascii="Arial" w:eastAsia="Arial" w:hAnsi="Arial" w:cs="Arial"/>
          <w:b/>
          <w:color w:val="000000"/>
          <w:u w:val="single"/>
        </w:rPr>
      </w:pPr>
    </w:p>
    <w:p w14:paraId="07A63401" w14:textId="77777777" w:rsidR="000C4D4F" w:rsidRDefault="000C4D4F">
      <w:pPr>
        <w:pStyle w:val="Normal1"/>
        <w:rPr>
          <w:rFonts w:ascii="Arial" w:eastAsia="Arial" w:hAnsi="Arial" w:cs="Arial"/>
          <w:b/>
          <w:color w:val="000000"/>
          <w:u w:val="single"/>
        </w:rPr>
      </w:pPr>
    </w:p>
    <w:p w14:paraId="0E25B154" w14:textId="77777777" w:rsidR="000C4D4F" w:rsidRDefault="00EB507A">
      <w:pPr>
        <w:pStyle w:val="Normal1"/>
        <w:rPr>
          <w:rFonts w:ascii="Arial" w:eastAsia="Arial" w:hAnsi="Arial" w:cs="Arial"/>
          <w:b/>
          <w:color w:val="000000"/>
          <w:u w:val="single"/>
        </w:rPr>
      </w:pPr>
      <w:r>
        <w:rPr>
          <w:noProof/>
          <w:lang w:val="es-ES"/>
        </w:rPr>
        <w:drawing>
          <wp:anchor distT="0" distB="0" distL="114300" distR="114300" simplePos="0" relativeHeight="251668480" behindDoc="0" locked="0" layoutInCell="1" allowOverlap="1" wp14:anchorId="47EA8190" wp14:editId="0A793C05">
            <wp:simplePos x="0" y="0"/>
            <wp:positionH relativeFrom="column">
              <wp:posOffset>260985</wp:posOffset>
            </wp:positionH>
            <wp:positionV relativeFrom="paragraph">
              <wp:posOffset>239395</wp:posOffset>
            </wp:positionV>
            <wp:extent cx="5391150" cy="3466465"/>
            <wp:effectExtent l="0" t="0" r="0" b="0"/>
            <wp:wrapSquare wrapText="bothSides" distT="0" distB="0" distL="114300" distR="114300"/>
            <wp:docPr id="1852062723" name="image2.jpg" descr="Cómo es la clasificación de las necesidades específicas de apoyo ..."/>
            <wp:cNvGraphicFramePr/>
            <a:graphic xmlns:a="http://schemas.openxmlformats.org/drawingml/2006/main">
              <a:graphicData uri="http://schemas.openxmlformats.org/drawingml/2006/picture">
                <pic:pic xmlns:pic="http://schemas.openxmlformats.org/drawingml/2006/picture">
                  <pic:nvPicPr>
                    <pic:cNvPr id="0" name="image2.jpg" descr="Cómo es la clasificación de las necesidades específicas de apoyo ..."/>
                    <pic:cNvPicPr preferRelativeResize="0"/>
                  </pic:nvPicPr>
                  <pic:blipFill>
                    <a:blip r:embed="rId22"/>
                    <a:srcRect/>
                    <a:stretch>
                      <a:fillRect/>
                    </a:stretch>
                  </pic:blipFill>
                  <pic:spPr>
                    <a:xfrm>
                      <a:off x="0" y="0"/>
                      <a:ext cx="5391150" cy="3466465"/>
                    </a:xfrm>
                    <a:prstGeom prst="rect">
                      <a:avLst/>
                    </a:prstGeom>
                    <a:ln/>
                  </pic:spPr>
                </pic:pic>
              </a:graphicData>
            </a:graphic>
          </wp:anchor>
        </w:drawing>
      </w:r>
    </w:p>
    <w:p w14:paraId="5710A860" w14:textId="77777777" w:rsidR="000C4D4F" w:rsidRDefault="000C4D4F">
      <w:pPr>
        <w:pStyle w:val="Normal1"/>
        <w:rPr>
          <w:rFonts w:ascii="Arial" w:eastAsia="Arial" w:hAnsi="Arial" w:cs="Arial"/>
          <w:b/>
          <w:color w:val="000000"/>
          <w:u w:val="single"/>
        </w:rPr>
      </w:pPr>
    </w:p>
    <w:p w14:paraId="351841F1" w14:textId="77777777" w:rsidR="000C4D4F" w:rsidRDefault="000C4D4F">
      <w:pPr>
        <w:pStyle w:val="Normal1"/>
        <w:rPr>
          <w:rFonts w:ascii="Arial" w:eastAsia="Arial" w:hAnsi="Arial" w:cs="Arial"/>
          <w:b/>
          <w:color w:val="000000"/>
          <w:u w:val="single"/>
        </w:rPr>
      </w:pPr>
    </w:p>
    <w:p w14:paraId="7EA696EF" w14:textId="77777777" w:rsidR="000C4D4F" w:rsidRDefault="000C4D4F">
      <w:pPr>
        <w:pStyle w:val="Normal1"/>
        <w:rPr>
          <w:rFonts w:ascii="Arial" w:eastAsia="Arial" w:hAnsi="Arial" w:cs="Arial"/>
          <w:b/>
          <w:color w:val="000000"/>
          <w:u w:val="single"/>
        </w:rPr>
      </w:pPr>
    </w:p>
    <w:p w14:paraId="57F94D9A" w14:textId="77777777" w:rsidR="000C4D4F" w:rsidRDefault="000C4D4F">
      <w:pPr>
        <w:pStyle w:val="Normal1"/>
        <w:rPr>
          <w:rFonts w:ascii="Arial" w:eastAsia="Arial" w:hAnsi="Arial" w:cs="Arial"/>
          <w:b/>
          <w:color w:val="000000"/>
          <w:u w:val="single"/>
        </w:rPr>
      </w:pPr>
    </w:p>
    <w:p w14:paraId="1222F3AD" w14:textId="77777777" w:rsidR="000C4D4F" w:rsidRDefault="000C4D4F">
      <w:pPr>
        <w:pStyle w:val="Normal1"/>
        <w:rPr>
          <w:rFonts w:ascii="Arial" w:eastAsia="Arial" w:hAnsi="Arial" w:cs="Arial"/>
          <w:b/>
          <w:color w:val="000000"/>
          <w:u w:val="single"/>
        </w:rPr>
      </w:pPr>
    </w:p>
    <w:p w14:paraId="61EAE872" w14:textId="77777777" w:rsidR="000C4D4F" w:rsidRDefault="000C4D4F">
      <w:pPr>
        <w:pStyle w:val="Normal1"/>
        <w:rPr>
          <w:rFonts w:ascii="Arial" w:eastAsia="Arial" w:hAnsi="Arial" w:cs="Arial"/>
          <w:b/>
          <w:color w:val="000000"/>
          <w:u w:val="single"/>
        </w:rPr>
      </w:pPr>
    </w:p>
    <w:p w14:paraId="0BE44AE3" w14:textId="77777777" w:rsidR="000C4D4F" w:rsidRDefault="000C4D4F">
      <w:pPr>
        <w:pStyle w:val="Normal1"/>
        <w:rPr>
          <w:rFonts w:ascii="Arial" w:eastAsia="Arial" w:hAnsi="Arial" w:cs="Arial"/>
          <w:b/>
          <w:color w:val="000000"/>
          <w:u w:val="single"/>
        </w:rPr>
      </w:pPr>
    </w:p>
    <w:p w14:paraId="5019A867" w14:textId="77777777" w:rsidR="000C4D4F" w:rsidRDefault="000C4D4F">
      <w:pPr>
        <w:pStyle w:val="Normal1"/>
        <w:rPr>
          <w:rFonts w:ascii="Arial" w:eastAsia="Arial" w:hAnsi="Arial" w:cs="Arial"/>
          <w:b/>
          <w:color w:val="000000"/>
          <w:u w:val="single"/>
        </w:rPr>
      </w:pPr>
    </w:p>
    <w:p w14:paraId="035E4B44" w14:textId="77777777" w:rsidR="000C4D4F" w:rsidRDefault="000C4D4F">
      <w:pPr>
        <w:pStyle w:val="Normal1"/>
        <w:rPr>
          <w:rFonts w:ascii="Arial" w:eastAsia="Arial" w:hAnsi="Arial" w:cs="Arial"/>
          <w:b/>
          <w:color w:val="000000"/>
          <w:u w:val="single"/>
        </w:rPr>
      </w:pPr>
    </w:p>
    <w:p w14:paraId="537A2CFE" w14:textId="77777777" w:rsidR="000C4D4F" w:rsidRDefault="000C4D4F">
      <w:pPr>
        <w:pStyle w:val="Normal1"/>
        <w:rPr>
          <w:rFonts w:ascii="Arial" w:eastAsia="Arial" w:hAnsi="Arial" w:cs="Arial"/>
          <w:b/>
          <w:color w:val="000000"/>
          <w:u w:val="single"/>
        </w:rPr>
      </w:pPr>
    </w:p>
    <w:p w14:paraId="111CFC72" w14:textId="77777777" w:rsidR="000C4D4F" w:rsidRDefault="000C4D4F">
      <w:pPr>
        <w:pStyle w:val="Normal1"/>
        <w:rPr>
          <w:rFonts w:ascii="Arial" w:eastAsia="Arial" w:hAnsi="Arial" w:cs="Arial"/>
          <w:b/>
          <w:color w:val="000000"/>
          <w:u w:val="single"/>
        </w:rPr>
      </w:pPr>
    </w:p>
    <w:p w14:paraId="200D51AC" w14:textId="77777777" w:rsidR="000C4D4F" w:rsidRDefault="000C4D4F">
      <w:pPr>
        <w:pStyle w:val="Normal1"/>
        <w:rPr>
          <w:rFonts w:ascii="Arial" w:eastAsia="Arial" w:hAnsi="Arial" w:cs="Arial"/>
          <w:b/>
          <w:color w:val="000000"/>
          <w:u w:val="single"/>
        </w:rPr>
      </w:pPr>
    </w:p>
    <w:p w14:paraId="3A02E610" w14:textId="77777777" w:rsidR="000C4D4F" w:rsidRDefault="000C4D4F">
      <w:pPr>
        <w:pStyle w:val="Normal1"/>
        <w:rPr>
          <w:rFonts w:ascii="Arial" w:eastAsia="Arial" w:hAnsi="Arial" w:cs="Arial"/>
          <w:b/>
          <w:color w:val="000000"/>
          <w:u w:val="single"/>
        </w:rPr>
      </w:pPr>
    </w:p>
    <w:p w14:paraId="1C40BE98" w14:textId="77777777" w:rsidR="000C4D4F" w:rsidRDefault="00EB507A">
      <w:pPr>
        <w:pStyle w:val="Normal1"/>
        <w:spacing w:after="0"/>
        <w:jc w:val="center"/>
        <w:rPr>
          <w:rFonts w:ascii="Arial" w:eastAsia="Arial" w:hAnsi="Arial" w:cs="Arial"/>
          <w:b/>
          <w:color w:val="006600"/>
          <w:sz w:val="56"/>
          <w:szCs w:val="56"/>
        </w:rPr>
      </w:pPr>
      <w:r>
        <w:rPr>
          <w:rFonts w:ascii="Arial" w:eastAsia="Arial" w:hAnsi="Arial" w:cs="Arial"/>
          <w:b/>
          <w:color w:val="006600"/>
          <w:sz w:val="56"/>
          <w:szCs w:val="56"/>
        </w:rPr>
        <w:t xml:space="preserve">REGLAMENTO </w:t>
      </w:r>
    </w:p>
    <w:p w14:paraId="7ADC8B55" w14:textId="77777777" w:rsidR="000C4D4F" w:rsidRDefault="000C4D4F">
      <w:pPr>
        <w:pStyle w:val="Normal1"/>
        <w:spacing w:after="0"/>
        <w:jc w:val="center"/>
        <w:rPr>
          <w:rFonts w:ascii="Arial" w:eastAsia="Arial" w:hAnsi="Arial" w:cs="Arial"/>
          <w:b/>
          <w:color w:val="006600"/>
          <w:sz w:val="56"/>
          <w:szCs w:val="56"/>
        </w:rPr>
      </w:pPr>
    </w:p>
    <w:p w14:paraId="79DA2BF8" w14:textId="77777777" w:rsidR="000C4D4F" w:rsidRDefault="00EB507A">
      <w:pPr>
        <w:pStyle w:val="Normal1"/>
        <w:spacing w:after="0"/>
        <w:jc w:val="center"/>
        <w:rPr>
          <w:rFonts w:ascii="Arial" w:eastAsia="Arial" w:hAnsi="Arial" w:cs="Arial"/>
          <w:b/>
          <w:color w:val="006600"/>
          <w:sz w:val="56"/>
          <w:szCs w:val="56"/>
        </w:rPr>
      </w:pPr>
      <w:r>
        <w:rPr>
          <w:rFonts w:ascii="Arial" w:eastAsia="Arial" w:hAnsi="Arial" w:cs="Arial"/>
          <w:b/>
          <w:color w:val="006600"/>
          <w:sz w:val="56"/>
          <w:szCs w:val="56"/>
        </w:rPr>
        <w:t>EDUCACIÓN PARVULARIA</w:t>
      </w:r>
    </w:p>
    <w:p w14:paraId="41D5BF1B" w14:textId="77777777" w:rsidR="000C4D4F" w:rsidRDefault="000C4D4F">
      <w:pPr>
        <w:pStyle w:val="Normal1"/>
        <w:spacing w:after="0"/>
        <w:jc w:val="center"/>
        <w:rPr>
          <w:rFonts w:ascii="Arial" w:eastAsia="Arial" w:hAnsi="Arial" w:cs="Arial"/>
          <w:b/>
          <w:color w:val="006600"/>
          <w:sz w:val="56"/>
          <w:szCs w:val="56"/>
        </w:rPr>
      </w:pPr>
    </w:p>
    <w:p w14:paraId="40114BF2" w14:textId="77777777" w:rsidR="000C4D4F" w:rsidRDefault="00EB507A">
      <w:pPr>
        <w:pStyle w:val="Normal1"/>
        <w:jc w:val="center"/>
        <w:rPr>
          <w:rFonts w:ascii="Arial" w:eastAsia="Arial" w:hAnsi="Arial" w:cs="Arial"/>
          <w:b/>
          <w:color w:val="006600"/>
          <w:sz w:val="72"/>
          <w:szCs w:val="72"/>
        </w:rPr>
      </w:pPr>
      <w:r>
        <w:rPr>
          <w:rFonts w:ascii="Arial" w:eastAsia="Arial" w:hAnsi="Arial" w:cs="Arial"/>
          <w:b/>
          <w:color w:val="006600"/>
          <w:sz w:val="72"/>
          <w:szCs w:val="72"/>
        </w:rPr>
        <w:t>AÑO 2025</w:t>
      </w:r>
    </w:p>
    <w:p w14:paraId="729B5449" w14:textId="77777777" w:rsidR="000C4D4F" w:rsidRDefault="000C4D4F">
      <w:pPr>
        <w:pStyle w:val="Normal1"/>
        <w:jc w:val="center"/>
        <w:rPr>
          <w:rFonts w:ascii="Arial" w:eastAsia="Arial" w:hAnsi="Arial" w:cs="Arial"/>
          <w:b/>
          <w:color w:val="006600"/>
          <w:sz w:val="72"/>
          <w:szCs w:val="72"/>
        </w:rPr>
      </w:pPr>
    </w:p>
    <w:p w14:paraId="4BFD5866" w14:textId="77777777" w:rsidR="000C4D4F" w:rsidRDefault="000C4D4F">
      <w:pPr>
        <w:pStyle w:val="Normal1"/>
        <w:tabs>
          <w:tab w:val="left" w:pos="852"/>
          <w:tab w:val="left" w:pos="5508"/>
        </w:tabs>
        <w:spacing w:line="240" w:lineRule="auto"/>
        <w:ind w:left="426" w:right="-91" w:hanging="426"/>
        <w:jc w:val="center"/>
        <w:rPr>
          <w:b/>
          <w:sz w:val="23"/>
          <w:szCs w:val="23"/>
        </w:rPr>
      </w:pPr>
    </w:p>
    <w:p w14:paraId="6E37C23F" w14:textId="77777777" w:rsidR="006F2F48" w:rsidRDefault="006F2F48">
      <w:pPr>
        <w:pStyle w:val="Normal1"/>
        <w:tabs>
          <w:tab w:val="left" w:pos="852"/>
          <w:tab w:val="left" w:pos="5508"/>
        </w:tabs>
        <w:spacing w:line="240" w:lineRule="auto"/>
        <w:ind w:left="426" w:right="-91" w:hanging="426"/>
        <w:jc w:val="center"/>
        <w:rPr>
          <w:b/>
          <w:sz w:val="23"/>
          <w:szCs w:val="23"/>
        </w:rPr>
      </w:pPr>
    </w:p>
    <w:p w14:paraId="376F1501" w14:textId="77777777" w:rsidR="006F2F48" w:rsidRDefault="006F2F48">
      <w:pPr>
        <w:pStyle w:val="Normal1"/>
        <w:tabs>
          <w:tab w:val="left" w:pos="852"/>
          <w:tab w:val="left" w:pos="5508"/>
        </w:tabs>
        <w:spacing w:line="240" w:lineRule="auto"/>
        <w:ind w:left="426" w:right="-91" w:hanging="426"/>
        <w:jc w:val="center"/>
        <w:rPr>
          <w:b/>
          <w:sz w:val="23"/>
          <w:szCs w:val="23"/>
        </w:rPr>
      </w:pPr>
    </w:p>
    <w:p w14:paraId="10131EBD" w14:textId="77777777" w:rsidR="006F2F48" w:rsidRDefault="006F2F48">
      <w:pPr>
        <w:pStyle w:val="Normal1"/>
        <w:tabs>
          <w:tab w:val="left" w:pos="852"/>
          <w:tab w:val="left" w:pos="5508"/>
        </w:tabs>
        <w:spacing w:line="240" w:lineRule="auto"/>
        <w:ind w:left="426" w:right="-91" w:hanging="426"/>
        <w:jc w:val="center"/>
        <w:rPr>
          <w:b/>
          <w:sz w:val="23"/>
          <w:szCs w:val="23"/>
        </w:rPr>
      </w:pPr>
    </w:p>
    <w:p w14:paraId="2FA97982" w14:textId="77777777" w:rsidR="006F2F48" w:rsidRDefault="006F2F48">
      <w:pPr>
        <w:pStyle w:val="Normal1"/>
        <w:tabs>
          <w:tab w:val="left" w:pos="852"/>
          <w:tab w:val="left" w:pos="5508"/>
        </w:tabs>
        <w:spacing w:line="240" w:lineRule="auto"/>
        <w:ind w:left="426" w:right="-91" w:hanging="426"/>
        <w:jc w:val="center"/>
        <w:rPr>
          <w:b/>
          <w:sz w:val="23"/>
          <w:szCs w:val="23"/>
        </w:rPr>
      </w:pPr>
    </w:p>
    <w:p w14:paraId="0FD1EDE4" w14:textId="77777777" w:rsidR="006F2F48" w:rsidRDefault="006F2F48">
      <w:pPr>
        <w:pStyle w:val="Normal1"/>
        <w:tabs>
          <w:tab w:val="left" w:pos="852"/>
          <w:tab w:val="left" w:pos="5508"/>
        </w:tabs>
        <w:spacing w:line="240" w:lineRule="auto"/>
        <w:ind w:left="426" w:right="-91" w:hanging="426"/>
        <w:jc w:val="center"/>
        <w:rPr>
          <w:b/>
          <w:sz w:val="23"/>
          <w:szCs w:val="23"/>
        </w:rPr>
      </w:pPr>
    </w:p>
    <w:p w14:paraId="2C326DC0" w14:textId="77777777" w:rsidR="006F2F48" w:rsidRDefault="006F2F48">
      <w:pPr>
        <w:pStyle w:val="Normal1"/>
        <w:tabs>
          <w:tab w:val="left" w:pos="852"/>
          <w:tab w:val="left" w:pos="5508"/>
        </w:tabs>
        <w:spacing w:line="240" w:lineRule="auto"/>
        <w:ind w:left="426" w:right="-91" w:hanging="426"/>
        <w:jc w:val="center"/>
        <w:rPr>
          <w:b/>
          <w:sz w:val="23"/>
          <w:szCs w:val="23"/>
        </w:rPr>
      </w:pPr>
    </w:p>
    <w:p w14:paraId="51351FD7" w14:textId="77777777" w:rsidR="000C4D4F" w:rsidRDefault="000C4D4F">
      <w:pPr>
        <w:pStyle w:val="Normal1"/>
        <w:tabs>
          <w:tab w:val="left" w:pos="852"/>
          <w:tab w:val="left" w:pos="5508"/>
        </w:tabs>
        <w:spacing w:line="240" w:lineRule="auto"/>
        <w:ind w:left="426" w:right="-91" w:hanging="426"/>
        <w:rPr>
          <w:b/>
          <w:sz w:val="23"/>
          <w:szCs w:val="23"/>
        </w:rPr>
      </w:pPr>
    </w:p>
    <w:p w14:paraId="7E134C53" w14:textId="77777777" w:rsidR="000C4D4F" w:rsidRDefault="00EB507A">
      <w:pPr>
        <w:pStyle w:val="Normal1"/>
        <w:pBdr>
          <w:top w:val="nil"/>
          <w:left w:val="nil"/>
          <w:bottom w:val="nil"/>
          <w:right w:val="nil"/>
          <w:between w:val="nil"/>
        </w:pBdr>
        <w:spacing w:after="0"/>
        <w:ind w:left="720" w:firstLine="696"/>
        <w:rPr>
          <w:b/>
          <w:color w:val="000000"/>
          <w:sz w:val="23"/>
          <w:szCs w:val="23"/>
        </w:rPr>
      </w:pPr>
      <w:r>
        <w:rPr>
          <w:b/>
          <w:color w:val="000000"/>
          <w:sz w:val="23"/>
          <w:szCs w:val="23"/>
        </w:rPr>
        <w:t>FUNDAMENTOS LEGALES DEL REGLAMENTOINTERNO</w:t>
      </w:r>
    </w:p>
    <w:p w14:paraId="45640875" w14:textId="77777777" w:rsidR="000C4D4F" w:rsidRDefault="000C4D4F">
      <w:pPr>
        <w:pStyle w:val="Normal1"/>
        <w:pBdr>
          <w:top w:val="nil"/>
          <w:left w:val="nil"/>
          <w:bottom w:val="nil"/>
          <w:right w:val="nil"/>
          <w:between w:val="nil"/>
        </w:pBdr>
        <w:spacing w:after="0"/>
        <w:ind w:left="720" w:firstLine="696"/>
        <w:rPr>
          <w:b/>
          <w:color w:val="000000"/>
          <w:sz w:val="23"/>
          <w:szCs w:val="23"/>
        </w:rPr>
      </w:pPr>
    </w:p>
    <w:p w14:paraId="29A55788"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 xml:space="preserve">Ley N°20.529, que crea el Sistema Nacional de Aseguramiento de la Calidad de la Educación </w:t>
      </w:r>
      <w:proofErr w:type="spellStart"/>
      <w:r>
        <w:rPr>
          <w:color w:val="000000"/>
        </w:rPr>
        <w:t>Parvularia</w:t>
      </w:r>
      <w:proofErr w:type="spellEnd"/>
      <w:r>
        <w:rPr>
          <w:color w:val="000000"/>
        </w:rPr>
        <w:t>, Básica y Media y su Fiscalización (LSAC).</w:t>
      </w:r>
    </w:p>
    <w:p w14:paraId="471BCCE1"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Ley N°20.609, que establece medidas contra la discriminación.</w:t>
      </w:r>
    </w:p>
    <w:p w14:paraId="108FB0BA"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Ley N°21.040, que crea el Sistema de Educación Pública (Ley NEP)</w:t>
      </w:r>
    </w:p>
    <w:p w14:paraId="737B9301"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 xml:space="preserve">Ley 20.832, que crea la Autorización de Funcionamiento de establecimientos de Educación </w:t>
      </w:r>
      <w:proofErr w:type="spellStart"/>
      <w:r>
        <w:rPr>
          <w:color w:val="000000"/>
        </w:rPr>
        <w:t>Parvularia</w:t>
      </w:r>
      <w:proofErr w:type="spellEnd"/>
      <w:r>
        <w:rPr>
          <w:color w:val="000000"/>
        </w:rPr>
        <w:t xml:space="preserve"> (LCAF).</w:t>
      </w:r>
    </w:p>
    <w:p w14:paraId="66C3797C"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lastRenderedPageBreak/>
        <w:t>Ley N°20.845, de Inclusión Escolar, que regula la admisión de los y las estudiantes, elimina el financiamiento compartido y prohíbe el lucro en establecimientos educacionales que reciben aportes del estado (Ley de Inclusión o LIE).</w:t>
      </w:r>
    </w:p>
    <w:p w14:paraId="74186814"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Ley N°19.979, que modifica el régimen de jornada escolar completa diurna y otros cuerpos escolares.</w:t>
      </w:r>
    </w:p>
    <w:p w14:paraId="675DC5E4"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Decreto con Fuerza de Ley N°2, de 2009, del Ministerio de Educación, que fija texto refundido, coordinado y sistematizado de la Ley N°20.370 con las normas no derogadas del Decreto con Fuerza de Ley N°1, de 2005 (Ley General de Educación).</w:t>
      </w:r>
    </w:p>
    <w:p w14:paraId="137DBB22"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Decreto con Fuerza de Ley N°2, de 1998 del Ministerio de Educación, que fija texto refundido, coordinado y sistematizado del Decreto con Fuerza de Ley N°2, de 1996, sobre subvención del Estado a Establecimientos educacionales (Ley de Subvenciones).</w:t>
      </w:r>
    </w:p>
    <w:p w14:paraId="5980D221"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Decreto con Fuerza de Ley N°1, de 1996, del Ministerio de Educación, que fija texto refundido, coordinado y sistematizado de la Ley N°19.070 que aprobó el Estatuto de los Profesionales de la Educación, y las Leyes que la complementan y modifican (Estatuto Docente).</w:t>
      </w:r>
    </w:p>
    <w:p w14:paraId="3E0A2078"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 xml:space="preserve">Decreto N°100, de 2005 del Ministerio </w:t>
      </w:r>
      <w:proofErr w:type="gramStart"/>
      <w:r>
        <w:rPr>
          <w:color w:val="000000"/>
        </w:rPr>
        <w:t>Secretaria General</w:t>
      </w:r>
      <w:proofErr w:type="gramEnd"/>
      <w:r>
        <w:rPr>
          <w:color w:val="000000"/>
        </w:rPr>
        <w:t xml:space="preserve"> de la Presidencia que fija el texto refundido, coordinado y sistematizado de la Constitución Política de la República de Chile (CPR).</w:t>
      </w:r>
    </w:p>
    <w:p w14:paraId="258C6553"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Decreto N°830, de 1990 del Ministerio de Relaciones Exteriores, que promulga la convención sobre los Derechos del Niño (CDN).</w:t>
      </w:r>
    </w:p>
    <w:p w14:paraId="1617F0CE"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 xml:space="preserve">Decreto N°128, de 2017 del Ministerio de Educación, que reglamenta los requisitos de adquisición, mantención y pérdida de la autorización de funcionamiento de establecimientos de Educación </w:t>
      </w:r>
      <w:proofErr w:type="spellStart"/>
      <w:r>
        <w:rPr>
          <w:color w:val="000000"/>
        </w:rPr>
        <w:t>Parvularia</w:t>
      </w:r>
      <w:proofErr w:type="spellEnd"/>
      <w:r>
        <w:rPr>
          <w:color w:val="000000"/>
        </w:rPr>
        <w:t xml:space="preserve"> (Reglamento de los requisitos de la AF).</w:t>
      </w:r>
    </w:p>
    <w:p w14:paraId="2F7DC589"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 xml:space="preserve">Decreto Supremo N°315, de 2010, del Ministerio de Educación, que reglamenta requisitos de adquisición, mantención y pérdida del reconocimiento oficial del estado a los establecimientos educacionales de Educación </w:t>
      </w:r>
      <w:proofErr w:type="spellStart"/>
      <w:r>
        <w:rPr>
          <w:color w:val="000000"/>
        </w:rPr>
        <w:t>Parvularia</w:t>
      </w:r>
      <w:proofErr w:type="spellEnd"/>
      <w:r>
        <w:rPr>
          <w:color w:val="000000"/>
        </w:rPr>
        <w:t>, Básica y Media (Reglamento de los requisitos del RO).</w:t>
      </w:r>
    </w:p>
    <w:p w14:paraId="070FE32D"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 xml:space="preserve">Decreto Supremo N°565, de 1990 del Ministerio de Educación, que aprueba reglamento general de centros de padres y apoderados para los establecimientos educacionales reconocidos oficialmente por el Ministerio de Educación. </w:t>
      </w:r>
    </w:p>
    <w:p w14:paraId="078AF6FD"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 xml:space="preserve">Decreto N°481, de 2018, del Ministerio de Educación, que aprueba Bases Curriculares de la Educación </w:t>
      </w:r>
      <w:proofErr w:type="spellStart"/>
      <w:r>
        <w:rPr>
          <w:color w:val="000000"/>
        </w:rPr>
        <w:t>Parvularia</w:t>
      </w:r>
      <w:proofErr w:type="spellEnd"/>
      <w:r>
        <w:rPr>
          <w:color w:val="000000"/>
        </w:rPr>
        <w:t xml:space="preserve"> y deja sin efecto decreto que indica. </w:t>
      </w:r>
    </w:p>
    <w:p w14:paraId="7931FFE1"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Decreto N°215, de 2009, del Ministerio de Educación, que reglamenta usos de uniforme escolar (Reglamento de Uniforme Escolar).</w:t>
      </w:r>
    </w:p>
    <w:p w14:paraId="0E324EE1"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 xml:space="preserve">Resolución Exenta N°381, de 19 de mayo de 2017, de la Superintendencia de Educación, que aprueba la Circular Normativa para Establecimientos de Educación </w:t>
      </w:r>
      <w:proofErr w:type="spellStart"/>
      <w:r>
        <w:rPr>
          <w:color w:val="000000"/>
        </w:rPr>
        <w:t>Parvularia</w:t>
      </w:r>
      <w:proofErr w:type="spellEnd"/>
      <w:r>
        <w:rPr>
          <w:color w:val="000000"/>
        </w:rPr>
        <w:t xml:space="preserve">. </w:t>
      </w:r>
    </w:p>
    <w:p w14:paraId="3B08D632"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 xml:space="preserve">Resolución Exenta N°137, de 23 de febrero de 2018, de la Superintendencia de Educación, que aprueba bases del modelo de fiscalización con enfoque en derechos. </w:t>
      </w:r>
    </w:p>
    <w:p w14:paraId="5D0E0871"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lastRenderedPageBreak/>
        <w:t>Ordinario Circular N°0379, de 7 de marzo de 2018, de la Superintendencia de Educación, que imparte instrucciones sobre aplicación progresiva del Modelo de Fiscalización con Enfoque de Derechos y deja sin efecto parcialmente el Oficio N°0182, de 8 de abril de 2014, del Superintendente de Educación y su documento anexo, con las prevenciones que se indican.</w:t>
      </w:r>
    </w:p>
    <w:p w14:paraId="7E66AD71" w14:textId="77777777" w:rsidR="000C4D4F" w:rsidRDefault="00EB507A">
      <w:pPr>
        <w:pStyle w:val="Normal1"/>
        <w:numPr>
          <w:ilvl w:val="0"/>
          <w:numId w:val="53"/>
        </w:numPr>
        <w:pBdr>
          <w:top w:val="nil"/>
          <w:left w:val="nil"/>
          <w:bottom w:val="nil"/>
          <w:right w:val="nil"/>
          <w:between w:val="nil"/>
        </w:pBdr>
        <w:spacing w:after="0" w:line="360" w:lineRule="auto"/>
        <w:jc w:val="both"/>
      </w:pPr>
      <w:r>
        <w:rPr>
          <w:color w:val="000000"/>
        </w:rPr>
        <w:t>Resolución Exenta N°2.515, de 2018, del Ministerio de Educación, que aprueba “Plan Integral de Seguridad Escolar”.</w:t>
      </w:r>
    </w:p>
    <w:p w14:paraId="4418B273" w14:textId="77777777" w:rsidR="000C4D4F" w:rsidRDefault="00EB507A">
      <w:pPr>
        <w:pStyle w:val="Normal1"/>
        <w:numPr>
          <w:ilvl w:val="0"/>
          <w:numId w:val="53"/>
        </w:numPr>
        <w:pBdr>
          <w:top w:val="nil"/>
          <w:left w:val="nil"/>
          <w:bottom w:val="nil"/>
          <w:right w:val="nil"/>
          <w:between w:val="nil"/>
        </w:pBdr>
        <w:spacing w:line="360" w:lineRule="auto"/>
        <w:jc w:val="both"/>
      </w:pPr>
      <w:r>
        <w:rPr>
          <w:color w:val="000000"/>
        </w:rPr>
        <w:t xml:space="preserve">Resolución Exenta N°612, de 2018, de la Oficina Nacional de Emergencia del Ministerio del Interior y Seguridad Pública. </w:t>
      </w:r>
    </w:p>
    <w:p w14:paraId="0282BCEC" w14:textId="77777777" w:rsidR="000C4D4F" w:rsidRDefault="000C4D4F">
      <w:pPr>
        <w:pStyle w:val="Normal1"/>
        <w:tabs>
          <w:tab w:val="left" w:pos="852"/>
          <w:tab w:val="left" w:pos="5508"/>
        </w:tabs>
        <w:spacing w:line="240" w:lineRule="auto"/>
        <w:ind w:left="426" w:right="-91" w:hanging="426"/>
        <w:jc w:val="center"/>
        <w:rPr>
          <w:b/>
          <w:sz w:val="23"/>
          <w:szCs w:val="23"/>
        </w:rPr>
      </w:pPr>
    </w:p>
    <w:p w14:paraId="6C9666B9" w14:textId="77777777" w:rsidR="000C4D4F" w:rsidRDefault="000C4D4F">
      <w:pPr>
        <w:pStyle w:val="Normal1"/>
        <w:tabs>
          <w:tab w:val="left" w:pos="852"/>
          <w:tab w:val="left" w:pos="5508"/>
        </w:tabs>
        <w:spacing w:line="240" w:lineRule="auto"/>
        <w:ind w:left="426" w:right="-91" w:hanging="426"/>
        <w:jc w:val="center"/>
        <w:rPr>
          <w:b/>
          <w:sz w:val="23"/>
          <w:szCs w:val="23"/>
        </w:rPr>
      </w:pPr>
    </w:p>
    <w:p w14:paraId="60EFC1DE" w14:textId="77777777" w:rsidR="000C4D4F" w:rsidRDefault="000C4D4F">
      <w:pPr>
        <w:pStyle w:val="Normal1"/>
        <w:tabs>
          <w:tab w:val="left" w:pos="852"/>
          <w:tab w:val="left" w:pos="5508"/>
        </w:tabs>
        <w:spacing w:line="240" w:lineRule="auto"/>
        <w:ind w:left="426" w:right="-91" w:hanging="426"/>
        <w:jc w:val="center"/>
        <w:rPr>
          <w:b/>
          <w:sz w:val="23"/>
          <w:szCs w:val="23"/>
        </w:rPr>
      </w:pPr>
    </w:p>
    <w:p w14:paraId="68ED3963" w14:textId="77777777" w:rsidR="000C4D4F" w:rsidRDefault="000C4D4F">
      <w:pPr>
        <w:pStyle w:val="Normal1"/>
        <w:tabs>
          <w:tab w:val="left" w:pos="852"/>
          <w:tab w:val="left" w:pos="5508"/>
        </w:tabs>
        <w:spacing w:line="240" w:lineRule="auto"/>
        <w:ind w:left="426" w:right="-91" w:hanging="426"/>
        <w:jc w:val="center"/>
        <w:rPr>
          <w:b/>
          <w:sz w:val="23"/>
          <w:szCs w:val="23"/>
        </w:rPr>
      </w:pPr>
    </w:p>
    <w:p w14:paraId="6FBF7FB3" w14:textId="77777777" w:rsidR="000C4D4F" w:rsidRDefault="000C4D4F">
      <w:pPr>
        <w:pStyle w:val="Normal1"/>
        <w:tabs>
          <w:tab w:val="left" w:pos="852"/>
          <w:tab w:val="left" w:pos="5508"/>
        </w:tabs>
        <w:spacing w:line="240" w:lineRule="auto"/>
        <w:ind w:left="426" w:right="-91" w:hanging="426"/>
        <w:jc w:val="center"/>
        <w:rPr>
          <w:b/>
          <w:sz w:val="23"/>
          <w:szCs w:val="23"/>
        </w:rPr>
      </w:pPr>
    </w:p>
    <w:p w14:paraId="2092F615" w14:textId="77777777" w:rsidR="000C4D4F" w:rsidRDefault="000C4D4F">
      <w:pPr>
        <w:pStyle w:val="Normal1"/>
        <w:tabs>
          <w:tab w:val="left" w:pos="852"/>
          <w:tab w:val="left" w:pos="5508"/>
        </w:tabs>
        <w:spacing w:line="240" w:lineRule="auto"/>
        <w:ind w:left="426" w:right="-91" w:hanging="426"/>
        <w:jc w:val="center"/>
        <w:rPr>
          <w:b/>
          <w:sz w:val="23"/>
          <w:szCs w:val="23"/>
        </w:rPr>
      </w:pPr>
    </w:p>
    <w:p w14:paraId="40F74770" w14:textId="77777777" w:rsidR="000C4D4F" w:rsidRDefault="000C4D4F">
      <w:pPr>
        <w:pStyle w:val="Normal1"/>
        <w:tabs>
          <w:tab w:val="left" w:pos="852"/>
          <w:tab w:val="left" w:pos="5508"/>
        </w:tabs>
        <w:spacing w:line="240" w:lineRule="auto"/>
        <w:ind w:left="426" w:right="-91" w:hanging="426"/>
        <w:jc w:val="center"/>
        <w:rPr>
          <w:b/>
          <w:sz w:val="23"/>
          <w:szCs w:val="23"/>
        </w:rPr>
      </w:pPr>
    </w:p>
    <w:p w14:paraId="697C7C49" w14:textId="77777777" w:rsidR="000C4D4F" w:rsidRDefault="000C4D4F">
      <w:pPr>
        <w:pStyle w:val="Normal1"/>
        <w:tabs>
          <w:tab w:val="left" w:pos="852"/>
          <w:tab w:val="left" w:pos="5508"/>
        </w:tabs>
        <w:spacing w:line="240" w:lineRule="auto"/>
        <w:ind w:left="426" w:right="-91" w:hanging="426"/>
        <w:jc w:val="center"/>
        <w:rPr>
          <w:b/>
          <w:sz w:val="23"/>
          <w:szCs w:val="23"/>
        </w:rPr>
      </w:pPr>
    </w:p>
    <w:p w14:paraId="63F8F80C" w14:textId="77777777" w:rsidR="006F2F48" w:rsidRDefault="006F2F48">
      <w:pPr>
        <w:pStyle w:val="Normal1"/>
        <w:tabs>
          <w:tab w:val="left" w:pos="852"/>
          <w:tab w:val="left" w:pos="5508"/>
        </w:tabs>
        <w:spacing w:line="240" w:lineRule="auto"/>
        <w:ind w:left="426" w:right="-91" w:hanging="426"/>
        <w:jc w:val="center"/>
        <w:rPr>
          <w:b/>
          <w:sz w:val="23"/>
          <w:szCs w:val="23"/>
        </w:rPr>
      </w:pPr>
    </w:p>
    <w:p w14:paraId="7638072C" w14:textId="77777777" w:rsidR="006F2F48" w:rsidRDefault="006F2F48">
      <w:pPr>
        <w:pStyle w:val="Normal1"/>
        <w:tabs>
          <w:tab w:val="left" w:pos="852"/>
          <w:tab w:val="left" w:pos="5508"/>
        </w:tabs>
        <w:spacing w:line="240" w:lineRule="auto"/>
        <w:ind w:left="426" w:right="-91" w:hanging="426"/>
        <w:jc w:val="center"/>
        <w:rPr>
          <w:b/>
          <w:sz w:val="23"/>
          <w:szCs w:val="23"/>
        </w:rPr>
      </w:pPr>
    </w:p>
    <w:p w14:paraId="419A3DCE" w14:textId="77777777" w:rsidR="006F2F48" w:rsidRDefault="006F2F48">
      <w:pPr>
        <w:pStyle w:val="Normal1"/>
        <w:tabs>
          <w:tab w:val="left" w:pos="852"/>
          <w:tab w:val="left" w:pos="5508"/>
        </w:tabs>
        <w:spacing w:line="240" w:lineRule="auto"/>
        <w:ind w:left="426" w:right="-91" w:hanging="426"/>
        <w:jc w:val="center"/>
        <w:rPr>
          <w:b/>
          <w:sz w:val="23"/>
          <w:szCs w:val="23"/>
        </w:rPr>
      </w:pPr>
    </w:p>
    <w:p w14:paraId="5C810FC0" w14:textId="77777777" w:rsidR="006F2F48" w:rsidRDefault="006F2F48">
      <w:pPr>
        <w:pStyle w:val="Normal1"/>
        <w:tabs>
          <w:tab w:val="left" w:pos="852"/>
          <w:tab w:val="left" w:pos="5508"/>
        </w:tabs>
        <w:spacing w:line="240" w:lineRule="auto"/>
        <w:ind w:left="426" w:right="-91" w:hanging="426"/>
        <w:jc w:val="center"/>
        <w:rPr>
          <w:b/>
          <w:sz w:val="23"/>
          <w:szCs w:val="23"/>
        </w:rPr>
      </w:pPr>
    </w:p>
    <w:p w14:paraId="67B8EC3C" w14:textId="77777777" w:rsidR="000C4D4F" w:rsidRDefault="000C4D4F">
      <w:pPr>
        <w:pStyle w:val="Normal1"/>
        <w:tabs>
          <w:tab w:val="left" w:pos="852"/>
          <w:tab w:val="left" w:pos="5508"/>
        </w:tabs>
        <w:spacing w:line="240" w:lineRule="auto"/>
        <w:ind w:left="426" w:right="-91" w:hanging="426"/>
        <w:jc w:val="center"/>
        <w:rPr>
          <w:b/>
          <w:sz w:val="23"/>
          <w:szCs w:val="23"/>
        </w:rPr>
      </w:pPr>
    </w:p>
    <w:p w14:paraId="3C4BB355" w14:textId="77777777" w:rsidR="000C4D4F" w:rsidRDefault="000C4D4F">
      <w:pPr>
        <w:pStyle w:val="Normal1"/>
        <w:tabs>
          <w:tab w:val="left" w:pos="852"/>
          <w:tab w:val="left" w:pos="5508"/>
        </w:tabs>
        <w:spacing w:line="240" w:lineRule="auto"/>
        <w:ind w:left="426" w:right="-91" w:hanging="426"/>
        <w:jc w:val="center"/>
        <w:rPr>
          <w:b/>
          <w:sz w:val="23"/>
          <w:szCs w:val="23"/>
        </w:rPr>
      </w:pPr>
    </w:p>
    <w:p w14:paraId="3F2B8F2F" w14:textId="77777777" w:rsidR="000C4D4F" w:rsidRDefault="000C4D4F">
      <w:pPr>
        <w:pStyle w:val="Normal1"/>
        <w:tabs>
          <w:tab w:val="left" w:pos="852"/>
          <w:tab w:val="left" w:pos="5508"/>
        </w:tabs>
        <w:spacing w:line="240" w:lineRule="auto"/>
        <w:ind w:left="426" w:right="-91" w:hanging="426"/>
        <w:jc w:val="center"/>
        <w:rPr>
          <w:b/>
          <w:sz w:val="23"/>
          <w:szCs w:val="23"/>
        </w:rPr>
      </w:pPr>
    </w:p>
    <w:p w14:paraId="0520C69C" w14:textId="77777777" w:rsidR="000C4D4F" w:rsidRDefault="00EB507A">
      <w:pPr>
        <w:pStyle w:val="Normal1"/>
        <w:jc w:val="center"/>
        <w:rPr>
          <w:b/>
          <w:sz w:val="23"/>
          <w:szCs w:val="23"/>
        </w:rPr>
      </w:pPr>
      <w:r>
        <w:rPr>
          <w:b/>
          <w:sz w:val="23"/>
          <w:szCs w:val="23"/>
        </w:rPr>
        <w:t>IDENTIFICACIÓN DEL ESTABLECIMIENTO.</w:t>
      </w:r>
    </w:p>
    <w:tbl>
      <w:tblPr>
        <w:tblStyle w:val="af9"/>
        <w:tblW w:w="92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24"/>
        <w:gridCol w:w="4506"/>
      </w:tblGrid>
      <w:tr w:rsidR="000C4D4F" w14:paraId="0C81E456" w14:textId="77777777">
        <w:trPr>
          <w:cantSplit/>
          <w:trHeight w:val="657"/>
          <w:tblHeader/>
        </w:trPr>
        <w:tc>
          <w:tcPr>
            <w:tcW w:w="4724" w:type="dxa"/>
          </w:tcPr>
          <w:p w14:paraId="556FFB8E" w14:textId="77777777" w:rsidR="000C4D4F" w:rsidRDefault="00EB507A">
            <w:pPr>
              <w:pStyle w:val="Normal1"/>
              <w:pBdr>
                <w:top w:val="nil"/>
                <w:left w:val="nil"/>
                <w:bottom w:val="nil"/>
                <w:right w:val="nil"/>
                <w:between w:val="nil"/>
              </w:pBdr>
              <w:spacing w:before="2"/>
              <w:ind w:left="679" w:right="675"/>
              <w:jc w:val="center"/>
              <w:rPr>
                <w:b/>
                <w:color w:val="000000"/>
                <w:sz w:val="23"/>
                <w:szCs w:val="23"/>
              </w:rPr>
            </w:pPr>
            <w:r>
              <w:rPr>
                <w:b/>
                <w:color w:val="000000"/>
                <w:sz w:val="23"/>
                <w:szCs w:val="23"/>
              </w:rPr>
              <w:t>DIRECTOR(A)</w:t>
            </w:r>
          </w:p>
        </w:tc>
        <w:tc>
          <w:tcPr>
            <w:tcW w:w="4506" w:type="dxa"/>
          </w:tcPr>
          <w:p w14:paraId="441248DB" w14:textId="77777777" w:rsidR="000C4D4F" w:rsidRPr="001C4123" w:rsidRDefault="00EB507A">
            <w:pPr>
              <w:pStyle w:val="Normal1"/>
              <w:pBdr>
                <w:top w:val="nil"/>
                <w:left w:val="nil"/>
                <w:bottom w:val="nil"/>
                <w:right w:val="nil"/>
                <w:between w:val="nil"/>
              </w:pBdr>
              <w:spacing w:before="2"/>
              <w:ind w:left="550" w:right="543"/>
              <w:jc w:val="center"/>
              <w:rPr>
                <w:color w:val="000000"/>
                <w:sz w:val="23"/>
                <w:szCs w:val="23"/>
                <w:lang w:val="es-CL"/>
              </w:rPr>
            </w:pPr>
            <w:r w:rsidRPr="001C4123">
              <w:rPr>
                <w:color w:val="000000"/>
                <w:lang w:val="es-CL"/>
              </w:rPr>
              <w:t>Sr. Milton Fernando Silva Gómez</w:t>
            </w:r>
          </w:p>
        </w:tc>
      </w:tr>
      <w:tr w:rsidR="000C4D4F" w14:paraId="704EDA7D" w14:textId="77777777">
        <w:trPr>
          <w:cantSplit/>
          <w:trHeight w:val="618"/>
          <w:tblHeader/>
        </w:trPr>
        <w:tc>
          <w:tcPr>
            <w:tcW w:w="4724" w:type="dxa"/>
          </w:tcPr>
          <w:p w14:paraId="6E21647F" w14:textId="77777777" w:rsidR="000C4D4F" w:rsidRDefault="00EB507A">
            <w:pPr>
              <w:pStyle w:val="Normal1"/>
              <w:pBdr>
                <w:top w:val="nil"/>
                <w:left w:val="nil"/>
                <w:bottom w:val="nil"/>
                <w:right w:val="nil"/>
                <w:between w:val="nil"/>
              </w:pBdr>
              <w:spacing w:before="2"/>
              <w:ind w:left="679" w:right="676"/>
              <w:jc w:val="center"/>
              <w:rPr>
                <w:b/>
                <w:color w:val="000000"/>
                <w:sz w:val="23"/>
                <w:szCs w:val="23"/>
              </w:rPr>
            </w:pPr>
            <w:proofErr w:type="spellStart"/>
            <w:r>
              <w:rPr>
                <w:b/>
                <w:color w:val="000000"/>
                <w:sz w:val="23"/>
                <w:szCs w:val="23"/>
              </w:rPr>
              <w:t>Dirección</w:t>
            </w:r>
            <w:proofErr w:type="spellEnd"/>
            <w:r>
              <w:rPr>
                <w:b/>
                <w:color w:val="000000"/>
                <w:sz w:val="23"/>
                <w:szCs w:val="23"/>
              </w:rPr>
              <w:t xml:space="preserve"> del </w:t>
            </w:r>
            <w:proofErr w:type="spellStart"/>
            <w:r>
              <w:rPr>
                <w:b/>
                <w:color w:val="000000"/>
                <w:sz w:val="23"/>
                <w:szCs w:val="23"/>
              </w:rPr>
              <w:t>Establecimiento</w:t>
            </w:r>
            <w:proofErr w:type="spellEnd"/>
          </w:p>
        </w:tc>
        <w:tc>
          <w:tcPr>
            <w:tcW w:w="4506" w:type="dxa"/>
          </w:tcPr>
          <w:p w14:paraId="12195141" w14:textId="77777777" w:rsidR="000C4D4F" w:rsidRDefault="00EB507A">
            <w:pPr>
              <w:pStyle w:val="Normal1"/>
              <w:pBdr>
                <w:top w:val="nil"/>
                <w:left w:val="nil"/>
                <w:bottom w:val="nil"/>
                <w:right w:val="nil"/>
                <w:between w:val="nil"/>
              </w:pBdr>
              <w:spacing w:before="2"/>
              <w:ind w:left="549" w:right="543"/>
              <w:jc w:val="center"/>
              <w:rPr>
                <w:color w:val="000000"/>
                <w:sz w:val="23"/>
                <w:szCs w:val="23"/>
              </w:rPr>
            </w:pPr>
            <w:r>
              <w:rPr>
                <w:color w:val="000000"/>
              </w:rPr>
              <w:t xml:space="preserve">Avenida </w:t>
            </w:r>
            <w:proofErr w:type="spellStart"/>
            <w:r>
              <w:rPr>
                <w:color w:val="000000"/>
              </w:rPr>
              <w:t>Zenteno</w:t>
            </w:r>
            <w:proofErr w:type="spellEnd"/>
            <w:r>
              <w:rPr>
                <w:color w:val="000000"/>
              </w:rPr>
              <w:t xml:space="preserve"> 2471</w:t>
            </w:r>
          </w:p>
        </w:tc>
      </w:tr>
      <w:tr w:rsidR="000C4D4F" w14:paraId="27E5400F" w14:textId="77777777">
        <w:trPr>
          <w:cantSplit/>
          <w:trHeight w:val="619"/>
          <w:tblHeader/>
        </w:trPr>
        <w:tc>
          <w:tcPr>
            <w:tcW w:w="4724" w:type="dxa"/>
          </w:tcPr>
          <w:p w14:paraId="1C20F03D" w14:textId="77777777" w:rsidR="000C4D4F" w:rsidRDefault="00EB507A">
            <w:pPr>
              <w:pStyle w:val="Normal1"/>
              <w:pBdr>
                <w:top w:val="nil"/>
                <w:left w:val="nil"/>
                <w:bottom w:val="nil"/>
                <w:right w:val="nil"/>
                <w:between w:val="nil"/>
              </w:pBdr>
              <w:spacing w:before="2"/>
              <w:ind w:left="679" w:right="674"/>
              <w:jc w:val="center"/>
              <w:rPr>
                <w:b/>
                <w:color w:val="000000"/>
                <w:sz w:val="23"/>
                <w:szCs w:val="23"/>
              </w:rPr>
            </w:pPr>
            <w:r>
              <w:rPr>
                <w:b/>
                <w:color w:val="000000"/>
                <w:sz w:val="23"/>
                <w:szCs w:val="23"/>
              </w:rPr>
              <w:t>R.B.D.</w:t>
            </w:r>
          </w:p>
        </w:tc>
        <w:tc>
          <w:tcPr>
            <w:tcW w:w="4506" w:type="dxa"/>
          </w:tcPr>
          <w:p w14:paraId="36AD0D55" w14:textId="77777777" w:rsidR="000C4D4F" w:rsidRDefault="00EB507A">
            <w:pPr>
              <w:pStyle w:val="Normal1"/>
              <w:pBdr>
                <w:top w:val="nil"/>
                <w:left w:val="nil"/>
                <w:bottom w:val="nil"/>
                <w:right w:val="nil"/>
                <w:between w:val="nil"/>
              </w:pBdr>
              <w:spacing w:before="2"/>
              <w:ind w:left="550" w:right="543"/>
              <w:jc w:val="center"/>
              <w:rPr>
                <w:color w:val="000000"/>
                <w:sz w:val="23"/>
                <w:szCs w:val="23"/>
              </w:rPr>
            </w:pPr>
            <w:r>
              <w:rPr>
                <w:color w:val="000000"/>
              </w:rPr>
              <w:t>7349</w:t>
            </w:r>
          </w:p>
        </w:tc>
      </w:tr>
      <w:tr w:rsidR="000C4D4F" w14:paraId="674A0FD0" w14:textId="77777777">
        <w:trPr>
          <w:cantSplit/>
          <w:trHeight w:val="657"/>
          <w:tblHeader/>
        </w:trPr>
        <w:tc>
          <w:tcPr>
            <w:tcW w:w="4724" w:type="dxa"/>
          </w:tcPr>
          <w:p w14:paraId="20D7528C" w14:textId="77777777" w:rsidR="000C4D4F" w:rsidRDefault="00EB507A">
            <w:pPr>
              <w:pStyle w:val="Normal1"/>
              <w:pBdr>
                <w:top w:val="nil"/>
                <w:left w:val="nil"/>
                <w:bottom w:val="nil"/>
                <w:right w:val="nil"/>
                <w:between w:val="nil"/>
              </w:pBdr>
              <w:spacing w:before="2"/>
              <w:ind w:left="679" w:right="673"/>
              <w:jc w:val="center"/>
              <w:rPr>
                <w:b/>
                <w:color w:val="000000"/>
                <w:sz w:val="23"/>
                <w:szCs w:val="23"/>
              </w:rPr>
            </w:pPr>
            <w:proofErr w:type="spellStart"/>
            <w:r>
              <w:rPr>
                <w:b/>
                <w:color w:val="000000"/>
                <w:sz w:val="23"/>
                <w:szCs w:val="23"/>
              </w:rPr>
              <w:t>Comuna</w:t>
            </w:r>
            <w:proofErr w:type="spellEnd"/>
          </w:p>
        </w:tc>
        <w:tc>
          <w:tcPr>
            <w:tcW w:w="4506" w:type="dxa"/>
          </w:tcPr>
          <w:p w14:paraId="7F868931" w14:textId="77777777" w:rsidR="000C4D4F" w:rsidRDefault="00EB507A">
            <w:pPr>
              <w:pStyle w:val="Normal1"/>
              <w:pBdr>
                <w:top w:val="nil"/>
                <w:left w:val="nil"/>
                <w:bottom w:val="nil"/>
                <w:right w:val="nil"/>
                <w:between w:val="nil"/>
              </w:pBdr>
              <w:spacing w:before="2"/>
              <w:ind w:left="551" w:right="543"/>
              <w:jc w:val="center"/>
              <w:rPr>
                <w:color w:val="000000"/>
                <w:sz w:val="23"/>
                <w:szCs w:val="23"/>
              </w:rPr>
            </w:pPr>
            <w:r>
              <w:rPr>
                <w:color w:val="000000"/>
                <w:sz w:val="23"/>
                <w:szCs w:val="23"/>
              </w:rPr>
              <w:t>OSORNO</w:t>
            </w:r>
          </w:p>
        </w:tc>
      </w:tr>
      <w:tr w:rsidR="000C4D4F" w14:paraId="5EEADAD2" w14:textId="77777777">
        <w:trPr>
          <w:cantSplit/>
          <w:trHeight w:val="618"/>
          <w:tblHeader/>
        </w:trPr>
        <w:tc>
          <w:tcPr>
            <w:tcW w:w="4724" w:type="dxa"/>
          </w:tcPr>
          <w:p w14:paraId="1F4D97E0" w14:textId="77777777" w:rsidR="000C4D4F" w:rsidRDefault="00EB507A">
            <w:pPr>
              <w:pStyle w:val="Normal1"/>
              <w:pBdr>
                <w:top w:val="nil"/>
                <w:left w:val="nil"/>
                <w:bottom w:val="nil"/>
                <w:right w:val="nil"/>
                <w:between w:val="nil"/>
              </w:pBdr>
              <w:spacing w:before="2"/>
              <w:ind w:left="679" w:right="675"/>
              <w:jc w:val="center"/>
              <w:rPr>
                <w:b/>
                <w:color w:val="000000"/>
                <w:sz w:val="23"/>
                <w:szCs w:val="23"/>
              </w:rPr>
            </w:pPr>
            <w:proofErr w:type="spellStart"/>
            <w:r>
              <w:rPr>
                <w:b/>
                <w:color w:val="000000"/>
                <w:sz w:val="23"/>
                <w:szCs w:val="23"/>
              </w:rPr>
              <w:t>Fono</w:t>
            </w:r>
            <w:proofErr w:type="spellEnd"/>
          </w:p>
        </w:tc>
        <w:tc>
          <w:tcPr>
            <w:tcW w:w="4506" w:type="dxa"/>
          </w:tcPr>
          <w:p w14:paraId="7EC822C5" w14:textId="77777777" w:rsidR="000C4D4F" w:rsidRDefault="00EB507A">
            <w:pPr>
              <w:pStyle w:val="Normal1"/>
              <w:pBdr>
                <w:top w:val="nil"/>
                <w:left w:val="nil"/>
                <w:bottom w:val="nil"/>
                <w:right w:val="nil"/>
                <w:between w:val="nil"/>
              </w:pBdr>
              <w:spacing w:before="2"/>
              <w:ind w:left="552" w:right="542"/>
              <w:jc w:val="center"/>
              <w:rPr>
                <w:color w:val="000000"/>
              </w:rPr>
            </w:pPr>
            <w:r>
              <w:rPr>
                <w:color w:val="000000"/>
              </w:rPr>
              <w:t>(64) 2-233179</w:t>
            </w:r>
          </w:p>
        </w:tc>
      </w:tr>
      <w:tr w:rsidR="000C4D4F" w14:paraId="6F8E3EF4" w14:textId="77777777">
        <w:trPr>
          <w:cantSplit/>
          <w:trHeight w:val="657"/>
          <w:tblHeader/>
        </w:trPr>
        <w:tc>
          <w:tcPr>
            <w:tcW w:w="4724" w:type="dxa"/>
          </w:tcPr>
          <w:p w14:paraId="72D9A2D9" w14:textId="77777777" w:rsidR="000C4D4F" w:rsidRDefault="00EB507A">
            <w:pPr>
              <w:pStyle w:val="Normal1"/>
              <w:pBdr>
                <w:top w:val="nil"/>
                <w:left w:val="nil"/>
                <w:bottom w:val="nil"/>
                <w:right w:val="nil"/>
                <w:between w:val="nil"/>
              </w:pBdr>
              <w:spacing w:before="2"/>
              <w:ind w:left="679" w:right="673"/>
              <w:jc w:val="center"/>
              <w:rPr>
                <w:b/>
                <w:color w:val="000000"/>
                <w:sz w:val="23"/>
                <w:szCs w:val="23"/>
              </w:rPr>
            </w:pPr>
            <w:r>
              <w:rPr>
                <w:b/>
                <w:color w:val="000000"/>
                <w:sz w:val="23"/>
                <w:szCs w:val="23"/>
              </w:rPr>
              <w:t>E-mail</w:t>
            </w:r>
          </w:p>
        </w:tc>
        <w:tc>
          <w:tcPr>
            <w:tcW w:w="4506" w:type="dxa"/>
          </w:tcPr>
          <w:p w14:paraId="224942A3" w14:textId="77777777" w:rsidR="000C4D4F" w:rsidRDefault="006F2F48">
            <w:pPr>
              <w:pStyle w:val="Normal1"/>
              <w:pBdr>
                <w:top w:val="nil"/>
                <w:left w:val="nil"/>
                <w:bottom w:val="nil"/>
                <w:right w:val="nil"/>
                <w:between w:val="nil"/>
              </w:pBdr>
              <w:spacing w:before="2"/>
              <w:ind w:left="549" w:right="543"/>
              <w:jc w:val="center"/>
              <w:rPr>
                <w:color w:val="000000"/>
              </w:rPr>
            </w:pPr>
            <w:hyperlink r:id="rId23">
              <w:r w:rsidR="00EB507A">
                <w:rPr>
                  <w:color w:val="000000"/>
                </w:rPr>
                <w:t>escuelaartesycultura@daem.imo.cl</w:t>
              </w:r>
            </w:hyperlink>
          </w:p>
        </w:tc>
      </w:tr>
      <w:tr w:rsidR="000C4D4F" w14:paraId="10FE6AF1" w14:textId="77777777">
        <w:trPr>
          <w:cantSplit/>
          <w:trHeight w:val="705"/>
          <w:tblHeader/>
        </w:trPr>
        <w:tc>
          <w:tcPr>
            <w:tcW w:w="4724" w:type="dxa"/>
          </w:tcPr>
          <w:p w14:paraId="3F120B61" w14:textId="77777777" w:rsidR="000C4D4F" w:rsidRDefault="00EB507A">
            <w:pPr>
              <w:pStyle w:val="Normal1"/>
              <w:pBdr>
                <w:top w:val="nil"/>
                <w:left w:val="nil"/>
                <w:bottom w:val="nil"/>
                <w:right w:val="nil"/>
                <w:between w:val="nil"/>
              </w:pBdr>
              <w:spacing w:before="3"/>
              <w:ind w:left="679" w:right="676"/>
              <w:jc w:val="center"/>
              <w:rPr>
                <w:b/>
                <w:color w:val="000000"/>
                <w:sz w:val="23"/>
                <w:szCs w:val="23"/>
              </w:rPr>
            </w:pPr>
            <w:proofErr w:type="spellStart"/>
            <w:r>
              <w:rPr>
                <w:b/>
                <w:color w:val="000000"/>
                <w:sz w:val="23"/>
                <w:szCs w:val="23"/>
              </w:rPr>
              <w:lastRenderedPageBreak/>
              <w:t>Dependencia</w:t>
            </w:r>
            <w:proofErr w:type="spellEnd"/>
          </w:p>
        </w:tc>
        <w:tc>
          <w:tcPr>
            <w:tcW w:w="4506" w:type="dxa"/>
          </w:tcPr>
          <w:p w14:paraId="324B6214" w14:textId="77777777" w:rsidR="000C4D4F" w:rsidRDefault="00EB507A">
            <w:pPr>
              <w:pStyle w:val="Normal1"/>
              <w:pBdr>
                <w:top w:val="nil"/>
                <w:left w:val="nil"/>
                <w:bottom w:val="nil"/>
                <w:right w:val="nil"/>
                <w:between w:val="nil"/>
              </w:pBdr>
              <w:spacing w:before="3"/>
              <w:ind w:left="550" w:right="543"/>
              <w:jc w:val="center"/>
              <w:rPr>
                <w:color w:val="000000"/>
                <w:sz w:val="23"/>
                <w:szCs w:val="23"/>
              </w:rPr>
            </w:pPr>
            <w:r>
              <w:rPr>
                <w:color w:val="000000"/>
                <w:sz w:val="23"/>
                <w:szCs w:val="23"/>
              </w:rPr>
              <w:t>Municipal</w:t>
            </w:r>
          </w:p>
        </w:tc>
      </w:tr>
      <w:tr w:rsidR="000C4D4F" w14:paraId="30D56D07" w14:textId="77777777">
        <w:trPr>
          <w:cantSplit/>
          <w:trHeight w:val="705"/>
          <w:tblHeader/>
        </w:trPr>
        <w:tc>
          <w:tcPr>
            <w:tcW w:w="4724" w:type="dxa"/>
          </w:tcPr>
          <w:p w14:paraId="0B595295" w14:textId="77777777" w:rsidR="000C4D4F" w:rsidRDefault="00EB507A">
            <w:pPr>
              <w:pStyle w:val="Normal1"/>
              <w:pBdr>
                <w:top w:val="nil"/>
                <w:left w:val="nil"/>
                <w:bottom w:val="nil"/>
                <w:right w:val="nil"/>
                <w:between w:val="nil"/>
              </w:pBdr>
              <w:spacing w:before="2"/>
              <w:ind w:left="678" w:right="676"/>
              <w:jc w:val="center"/>
              <w:rPr>
                <w:b/>
                <w:color w:val="000000"/>
                <w:sz w:val="23"/>
                <w:szCs w:val="23"/>
              </w:rPr>
            </w:pPr>
            <w:r>
              <w:rPr>
                <w:b/>
                <w:color w:val="000000"/>
                <w:sz w:val="23"/>
                <w:szCs w:val="23"/>
              </w:rPr>
              <w:t xml:space="preserve">Nivel </w:t>
            </w:r>
          </w:p>
        </w:tc>
        <w:tc>
          <w:tcPr>
            <w:tcW w:w="4506" w:type="dxa"/>
          </w:tcPr>
          <w:p w14:paraId="7CC1C5FD" w14:textId="77777777" w:rsidR="000C4D4F" w:rsidRDefault="00EB507A">
            <w:pPr>
              <w:pStyle w:val="Normal1"/>
              <w:pBdr>
                <w:top w:val="nil"/>
                <w:left w:val="nil"/>
                <w:bottom w:val="nil"/>
                <w:right w:val="nil"/>
                <w:between w:val="nil"/>
              </w:pBdr>
              <w:spacing w:before="2"/>
              <w:ind w:left="552" w:right="543"/>
              <w:jc w:val="center"/>
              <w:rPr>
                <w:color w:val="000000"/>
                <w:sz w:val="23"/>
                <w:szCs w:val="23"/>
              </w:rPr>
            </w:pPr>
            <w:proofErr w:type="spellStart"/>
            <w:r>
              <w:rPr>
                <w:color w:val="000000"/>
              </w:rPr>
              <w:t>Básica</w:t>
            </w:r>
            <w:proofErr w:type="spellEnd"/>
            <w:r>
              <w:rPr>
                <w:color w:val="000000"/>
              </w:rPr>
              <w:t xml:space="preserve"> </w:t>
            </w:r>
            <w:proofErr w:type="spellStart"/>
            <w:r>
              <w:rPr>
                <w:color w:val="000000"/>
              </w:rPr>
              <w:t>Diurna</w:t>
            </w:r>
            <w:proofErr w:type="spellEnd"/>
          </w:p>
        </w:tc>
      </w:tr>
      <w:tr w:rsidR="000C4D4F" w14:paraId="3274A335" w14:textId="77777777">
        <w:trPr>
          <w:cantSplit/>
          <w:trHeight w:val="705"/>
          <w:tblHeader/>
        </w:trPr>
        <w:tc>
          <w:tcPr>
            <w:tcW w:w="4724" w:type="dxa"/>
          </w:tcPr>
          <w:p w14:paraId="06C47199" w14:textId="77777777" w:rsidR="000C4D4F" w:rsidRPr="001C4123" w:rsidRDefault="00EB507A">
            <w:pPr>
              <w:pStyle w:val="Normal1"/>
              <w:pBdr>
                <w:top w:val="nil"/>
                <w:left w:val="nil"/>
                <w:bottom w:val="nil"/>
                <w:right w:val="nil"/>
                <w:between w:val="nil"/>
              </w:pBdr>
              <w:spacing w:before="2"/>
              <w:ind w:left="679" w:right="675"/>
              <w:jc w:val="center"/>
              <w:rPr>
                <w:b/>
                <w:color w:val="000000"/>
                <w:sz w:val="23"/>
                <w:szCs w:val="23"/>
                <w:lang w:val="es-CL"/>
              </w:rPr>
            </w:pPr>
            <w:proofErr w:type="spellStart"/>
            <w:r w:rsidRPr="001C4123">
              <w:rPr>
                <w:b/>
                <w:color w:val="000000"/>
                <w:sz w:val="23"/>
                <w:szCs w:val="23"/>
                <w:lang w:val="es-CL"/>
              </w:rPr>
              <w:t>Nº</w:t>
            </w:r>
            <w:proofErr w:type="spellEnd"/>
            <w:r w:rsidRPr="001C4123">
              <w:rPr>
                <w:b/>
                <w:color w:val="000000"/>
                <w:sz w:val="23"/>
                <w:szCs w:val="23"/>
                <w:lang w:val="es-CL"/>
              </w:rPr>
              <w:t xml:space="preserve"> de Educadoras de Párvulos</w:t>
            </w:r>
          </w:p>
        </w:tc>
        <w:tc>
          <w:tcPr>
            <w:tcW w:w="4506" w:type="dxa"/>
          </w:tcPr>
          <w:p w14:paraId="3946BC12" w14:textId="77777777" w:rsidR="000C4D4F" w:rsidRPr="001C4123" w:rsidRDefault="000C4D4F">
            <w:pPr>
              <w:pStyle w:val="Normal1"/>
              <w:pBdr>
                <w:top w:val="nil"/>
                <w:left w:val="nil"/>
                <w:bottom w:val="nil"/>
                <w:right w:val="nil"/>
                <w:between w:val="nil"/>
              </w:pBdr>
              <w:spacing w:before="2"/>
              <w:ind w:left="552" w:right="541"/>
              <w:jc w:val="center"/>
              <w:rPr>
                <w:color w:val="000000"/>
                <w:sz w:val="23"/>
                <w:szCs w:val="23"/>
                <w:lang w:val="es-CL"/>
              </w:rPr>
            </w:pPr>
          </w:p>
          <w:p w14:paraId="69A9CEEF" w14:textId="77777777" w:rsidR="000C4D4F" w:rsidRDefault="00EB507A">
            <w:pPr>
              <w:pStyle w:val="Normal1"/>
              <w:pBdr>
                <w:top w:val="nil"/>
                <w:left w:val="nil"/>
                <w:bottom w:val="nil"/>
                <w:right w:val="nil"/>
                <w:between w:val="nil"/>
              </w:pBdr>
              <w:spacing w:before="2"/>
              <w:ind w:left="552" w:right="541"/>
              <w:jc w:val="center"/>
              <w:rPr>
                <w:color w:val="000000"/>
                <w:sz w:val="23"/>
                <w:szCs w:val="23"/>
              </w:rPr>
            </w:pPr>
            <w:r>
              <w:rPr>
                <w:color w:val="000000"/>
                <w:sz w:val="23"/>
                <w:szCs w:val="23"/>
              </w:rPr>
              <w:t>3</w:t>
            </w:r>
          </w:p>
        </w:tc>
      </w:tr>
      <w:tr w:rsidR="000C4D4F" w14:paraId="366DC021" w14:textId="77777777">
        <w:trPr>
          <w:cantSplit/>
          <w:trHeight w:val="705"/>
          <w:tblHeader/>
        </w:trPr>
        <w:tc>
          <w:tcPr>
            <w:tcW w:w="4724" w:type="dxa"/>
          </w:tcPr>
          <w:p w14:paraId="3FA5EFD0" w14:textId="77777777" w:rsidR="000C4D4F" w:rsidRDefault="00EB507A">
            <w:pPr>
              <w:pStyle w:val="Normal1"/>
              <w:pBdr>
                <w:top w:val="nil"/>
                <w:left w:val="nil"/>
                <w:bottom w:val="nil"/>
                <w:right w:val="nil"/>
                <w:between w:val="nil"/>
              </w:pBdr>
              <w:spacing w:before="2"/>
              <w:ind w:left="679" w:right="674"/>
              <w:jc w:val="center"/>
              <w:rPr>
                <w:b/>
                <w:color w:val="000000"/>
                <w:sz w:val="23"/>
                <w:szCs w:val="23"/>
              </w:rPr>
            </w:pPr>
            <w:r>
              <w:rPr>
                <w:b/>
                <w:color w:val="000000"/>
                <w:sz w:val="23"/>
                <w:szCs w:val="23"/>
              </w:rPr>
              <w:t xml:space="preserve">Nº de </w:t>
            </w:r>
            <w:proofErr w:type="spellStart"/>
            <w:r>
              <w:rPr>
                <w:b/>
                <w:color w:val="000000"/>
                <w:sz w:val="23"/>
                <w:szCs w:val="23"/>
              </w:rPr>
              <w:t>Asistente</w:t>
            </w:r>
            <w:proofErr w:type="spellEnd"/>
            <w:r>
              <w:rPr>
                <w:b/>
                <w:color w:val="000000"/>
                <w:sz w:val="23"/>
                <w:szCs w:val="23"/>
              </w:rPr>
              <w:t xml:space="preserve"> de </w:t>
            </w:r>
            <w:proofErr w:type="spellStart"/>
            <w:r>
              <w:rPr>
                <w:b/>
                <w:color w:val="000000"/>
                <w:sz w:val="23"/>
                <w:szCs w:val="23"/>
              </w:rPr>
              <w:t>Párvulos</w:t>
            </w:r>
            <w:proofErr w:type="spellEnd"/>
          </w:p>
          <w:p w14:paraId="5BEDC3F2" w14:textId="77777777" w:rsidR="000C4D4F" w:rsidRDefault="000C4D4F">
            <w:pPr>
              <w:pStyle w:val="Normal1"/>
              <w:pBdr>
                <w:top w:val="nil"/>
                <w:left w:val="nil"/>
                <w:bottom w:val="nil"/>
                <w:right w:val="nil"/>
                <w:between w:val="nil"/>
              </w:pBdr>
              <w:spacing w:before="2" w:after="1"/>
              <w:rPr>
                <w:b/>
                <w:color w:val="000000"/>
                <w:sz w:val="23"/>
                <w:szCs w:val="23"/>
              </w:rPr>
            </w:pPr>
          </w:p>
          <w:p w14:paraId="4B82FC65" w14:textId="77777777" w:rsidR="000C4D4F" w:rsidRDefault="00EB507A">
            <w:pPr>
              <w:pStyle w:val="Normal1"/>
              <w:pBdr>
                <w:top w:val="nil"/>
                <w:left w:val="nil"/>
                <w:bottom w:val="nil"/>
                <w:right w:val="nil"/>
                <w:between w:val="nil"/>
              </w:pBdr>
              <w:ind w:left="1847"/>
              <w:rPr>
                <w:b/>
                <w:color w:val="000000"/>
                <w:sz w:val="23"/>
                <w:szCs w:val="23"/>
              </w:rPr>
            </w:pPr>
            <w:r>
              <w:rPr>
                <w:b/>
                <w:noProof/>
                <w:color w:val="000000"/>
                <w:sz w:val="23"/>
                <w:szCs w:val="23"/>
                <w:lang w:val="es-ES"/>
              </w:rPr>
              <w:drawing>
                <wp:inline distT="0" distB="0" distL="0" distR="0" wp14:anchorId="680042F6" wp14:editId="6D15CB94">
                  <wp:extent cx="152400" cy="152400"/>
                  <wp:effectExtent l="0" t="0" r="0" b="0"/>
                  <wp:docPr id="18520627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52400" cy="152400"/>
                          </a:xfrm>
                          <a:prstGeom prst="rect">
                            <a:avLst/>
                          </a:prstGeom>
                          <a:ln/>
                        </pic:spPr>
                      </pic:pic>
                    </a:graphicData>
                  </a:graphic>
                </wp:inline>
              </w:drawing>
            </w:r>
          </w:p>
        </w:tc>
        <w:tc>
          <w:tcPr>
            <w:tcW w:w="4506" w:type="dxa"/>
          </w:tcPr>
          <w:p w14:paraId="7B199497" w14:textId="77777777" w:rsidR="000C4D4F" w:rsidRDefault="000C4D4F">
            <w:pPr>
              <w:pStyle w:val="Normal1"/>
              <w:pBdr>
                <w:top w:val="nil"/>
                <w:left w:val="nil"/>
                <w:bottom w:val="nil"/>
                <w:right w:val="nil"/>
                <w:between w:val="nil"/>
              </w:pBdr>
              <w:spacing w:before="2"/>
              <w:ind w:left="550" w:right="543"/>
              <w:jc w:val="center"/>
              <w:rPr>
                <w:color w:val="000000"/>
                <w:sz w:val="23"/>
                <w:szCs w:val="23"/>
              </w:rPr>
            </w:pPr>
          </w:p>
          <w:p w14:paraId="1F666642" w14:textId="77777777" w:rsidR="000C4D4F" w:rsidRDefault="00EB507A">
            <w:pPr>
              <w:pStyle w:val="Normal1"/>
              <w:pBdr>
                <w:top w:val="nil"/>
                <w:left w:val="nil"/>
                <w:bottom w:val="nil"/>
                <w:right w:val="nil"/>
                <w:between w:val="nil"/>
              </w:pBdr>
              <w:spacing w:before="2"/>
              <w:ind w:left="550" w:right="543"/>
              <w:jc w:val="center"/>
              <w:rPr>
                <w:color w:val="000000"/>
                <w:sz w:val="23"/>
                <w:szCs w:val="23"/>
              </w:rPr>
            </w:pPr>
            <w:r>
              <w:rPr>
                <w:color w:val="000000"/>
                <w:sz w:val="23"/>
                <w:szCs w:val="23"/>
              </w:rPr>
              <w:t>2</w:t>
            </w:r>
          </w:p>
        </w:tc>
      </w:tr>
      <w:tr w:rsidR="000C4D4F" w14:paraId="744F9F0C" w14:textId="77777777">
        <w:trPr>
          <w:cantSplit/>
          <w:trHeight w:val="705"/>
          <w:tblHeader/>
        </w:trPr>
        <w:tc>
          <w:tcPr>
            <w:tcW w:w="4724" w:type="dxa"/>
          </w:tcPr>
          <w:p w14:paraId="2B7076C6" w14:textId="77777777" w:rsidR="000C4D4F" w:rsidRPr="001C4123" w:rsidRDefault="00EB507A">
            <w:pPr>
              <w:pStyle w:val="Normal1"/>
              <w:pBdr>
                <w:top w:val="nil"/>
                <w:left w:val="nil"/>
                <w:bottom w:val="nil"/>
                <w:right w:val="nil"/>
                <w:between w:val="nil"/>
              </w:pBdr>
              <w:spacing w:before="2"/>
              <w:ind w:left="679" w:right="674"/>
              <w:jc w:val="center"/>
              <w:rPr>
                <w:b/>
                <w:color w:val="000000"/>
                <w:sz w:val="23"/>
                <w:szCs w:val="23"/>
                <w:lang w:val="es-CL"/>
              </w:rPr>
            </w:pPr>
            <w:proofErr w:type="spellStart"/>
            <w:r w:rsidRPr="001C4123">
              <w:rPr>
                <w:b/>
                <w:color w:val="000000"/>
                <w:sz w:val="23"/>
                <w:szCs w:val="23"/>
                <w:lang w:val="es-CL"/>
              </w:rPr>
              <w:t>Nº</w:t>
            </w:r>
            <w:proofErr w:type="spellEnd"/>
            <w:r w:rsidRPr="001C4123">
              <w:rPr>
                <w:b/>
                <w:color w:val="000000"/>
                <w:sz w:val="23"/>
                <w:szCs w:val="23"/>
                <w:lang w:val="es-CL"/>
              </w:rPr>
              <w:t xml:space="preserve"> Asistentes de la Educación</w:t>
            </w:r>
          </w:p>
        </w:tc>
        <w:tc>
          <w:tcPr>
            <w:tcW w:w="4506" w:type="dxa"/>
          </w:tcPr>
          <w:p w14:paraId="14895A08" w14:textId="77777777" w:rsidR="000C4D4F" w:rsidRDefault="00EB507A">
            <w:pPr>
              <w:pStyle w:val="Normal1"/>
              <w:pBdr>
                <w:top w:val="nil"/>
                <w:left w:val="nil"/>
                <w:bottom w:val="nil"/>
                <w:right w:val="nil"/>
                <w:between w:val="nil"/>
              </w:pBdr>
              <w:spacing w:before="2"/>
              <w:ind w:left="551" w:right="543"/>
              <w:jc w:val="center"/>
              <w:rPr>
                <w:color w:val="000000"/>
                <w:sz w:val="23"/>
                <w:szCs w:val="23"/>
              </w:rPr>
            </w:pPr>
            <w:r>
              <w:rPr>
                <w:color w:val="000000"/>
                <w:sz w:val="23"/>
                <w:szCs w:val="23"/>
              </w:rPr>
              <w:t>28</w:t>
            </w:r>
          </w:p>
        </w:tc>
      </w:tr>
    </w:tbl>
    <w:p w14:paraId="2D958DC4" w14:textId="77777777" w:rsidR="000C4D4F" w:rsidRDefault="000C4D4F">
      <w:pPr>
        <w:pStyle w:val="Normal1"/>
        <w:jc w:val="center"/>
        <w:rPr>
          <w:b/>
          <w:sz w:val="28"/>
          <w:szCs w:val="28"/>
        </w:rPr>
      </w:pPr>
    </w:p>
    <w:p w14:paraId="5D6C5C29" w14:textId="77777777" w:rsidR="000C4D4F" w:rsidRDefault="000C4D4F">
      <w:pPr>
        <w:pStyle w:val="Normal1"/>
        <w:jc w:val="center"/>
        <w:rPr>
          <w:b/>
          <w:sz w:val="28"/>
          <w:szCs w:val="28"/>
        </w:rPr>
      </w:pPr>
    </w:p>
    <w:p w14:paraId="2118876F" w14:textId="77777777" w:rsidR="000C4D4F" w:rsidRDefault="000C4D4F">
      <w:pPr>
        <w:pStyle w:val="Normal1"/>
        <w:jc w:val="center"/>
        <w:rPr>
          <w:b/>
          <w:sz w:val="28"/>
          <w:szCs w:val="28"/>
        </w:rPr>
      </w:pPr>
    </w:p>
    <w:p w14:paraId="45106E70" w14:textId="77777777" w:rsidR="000C4D4F" w:rsidRDefault="000C4D4F">
      <w:pPr>
        <w:pStyle w:val="Normal1"/>
        <w:jc w:val="center"/>
        <w:rPr>
          <w:b/>
          <w:sz w:val="28"/>
          <w:szCs w:val="28"/>
        </w:rPr>
      </w:pPr>
    </w:p>
    <w:p w14:paraId="2269929C" w14:textId="77777777" w:rsidR="000C4D4F" w:rsidRDefault="000C4D4F">
      <w:pPr>
        <w:pStyle w:val="Normal1"/>
        <w:jc w:val="center"/>
        <w:rPr>
          <w:b/>
          <w:sz w:val="28"/>
          <w:szCs w:val="28"/>
        </w:rPr>
      </w:pPr>
    </w:p>
    <w:p w14:paraId="472A2EEE" w14:textId="77777777" w:rsidR="000C4D4F" w:rsidRDefault="000C4D4F">
      <w:pPr>
        <w:pStyle w:val="Normal1"/>
        <w:jc w:val="center"/>
        <w:rPr>
          <w:b/>
          <w:sz w:val="28"/>
          <w:szCs w:val="28"/>
        </w:rPr>
      </w:pPr>
    </w:p>
    <w:p w14:paraId="38574C82" w14:textId="77777777" w:rsidR="000C4D4F" w:rsidRDefault="000C4D4F">
      <w:pPr>
        <w:pStyle w:val="Normal1"/>
        <w:jc w:val="center"/>
        <w:rPr>
          <w:b/>
          <w:sz w:val="28"/>
          <w:szCs w:val="28"/>
        </w:rPr>
      </w:pPr>
    </w:p>
    <w:p w14:paraId="29EEC733" w14:textId="77777777" w:rsidR="006F2F48" w:rsidRDefault="006F2F48">
      <w:pPr>
        <w:pStyle w:val="Normal1"/>
        <w:jc w:val="center"/>
        <w:rPr>
          <w:b/>
          <w:sz w:val="28"/>
          <w:szCs w:val="28"/>
        </w:rPr>
      </w:pPr>
    </w:p>
    <w:p w14:paraId="081EEE39" w14:textId="77777777" w:rsidR="000C4D4F" w:rsidRDefault="000C4D4F">
      <w:pPr>
        <w:pStyle w:val="Normal1"/>
        <w:jc w:val="center"/>
        <w:rPr>
          <w:b/>
          <w:sz w:val="28"/>
          <w:szCs w:val="28"/>
        </w:rPr>
      </w:pPr>
    </w:p>
    <w:p w14:paraId="25A5AFC4" w14:textId="77777777" w:rsidR="000C4D4F" w:rsidRDefault="000C4D4F">
      <w:pPr>
        <w:pStyle w:val="Normal1"/>
        <w:jc w:val="center"/>
        <w:rPr>
          <w:b/>
          <w:sz w:val="28"/>
          <w:szCs w:val="28"/>
        </w:rPr>
      </w:pPr>
    </w:p>
    <w:p w14:paraId="6054A860" w14:textId="77777777" w:rsidR="000C4D4F" w:rsidRDefault="00EB507A">
      <w:pPr>
        <w:pStyle w:val="Normal1"/>
        <w:jc w:val="center"/>
        <w:rPr>
          <w:b/>
          <w:sz w:val="23"/>
          <w:szCs w:val="23"/>
        </w:rPr>
      </w:pPr>
      <w:r>
        <w:rPr>
          <w:b/>
          <w:sz w:val="23"/>
          <w:szCs w:val="23"/>
        </w:rPr>
        <w:t>ORGANIGRAMA NIVELES DE PARVULOS.</w:t>
      </w:r>
    </w:p>
    <w:p w14:paraId="2ACC513B" w14:textId="77777777" w:rsidR="000C4D4F" w:rsidRDefault="00EB507A">
      <w:pPr>
        <w:pStyle w:val="Normal1"/>
        <w:jc w:val="center"/>
        <w:rPr>
          <w:b/>
          <w:sz w:val="23"/>
          <w:szCs w:val="23"/>
        </w:rPr>
      </w:pPr>
      <w:r>
        <w:rPr>
          <w:b/>
          <w:noProof/>
          <w:sz w:val="23"/>
          <w:szCs w:val="23"/>
          <w:lang w:val="es-ES"/>
        </w:rPr>
        <w:lastRenderedPageBreak/>
        <w:drawing>
          <wp:inline distT="0" distB="0" distL="0" distR="0" wp14:anchorId="782FE266" wp14:editId="600D6A26">
            <wp:extent cx="4733925" cy="6505575"/>
            <wp:effectExtent l="0" t="0" r="0" b="0"/>
            <wp:docPr id="18520627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733925" cy="6505575"/>
                    </a:xfrm>
                    <a:prstGeom prst="rect">
                      <a:avLst/>
                    </a:prstGeom>
                    <a:ln/>
                  </pic:spPr>
                </pic:pic>
              </a:graphicData>
            </a:graphic>
          </wp:inline>
        </w:drawing>
      </w:r>
    </w:p>
    <w:p w14:paraId="7B54FC8D" w14:textId="77777777" w:rsidR="000C4D4F" w:rsidRDefault="000C4D4F">
      <w:pPr>
        <w:pStyle w:val="Normal1"/>
        <w:jc w:val="center"/>
        <w:rPr>
          <w:b/>
          <w:sz w:val="28"/>
          <w:szCs w:val="28"/>
        </w:rPr>
      </w:pPr>
    </w:p>
    <w:p w14:paraId="2789B0A5" w14:textId="77777777" w:rsidR="006F2F48" w:rsidRDefault="006F2F48">
      <w:pPr>
        <w:pStyle w:val="Normal1"/>
        <w:jc w:val="center"/>
        <w:rPr>
          <w:b/>
          <w:sz w:val="28"/>
          <w:szCs w:val="28"/>
        </w:rPr>
      </w:pPr>
    </w:p>
    <w:p w14:paraId="0C35D246" w14:textId="77777777" w:rsidR="006F2F48" w:rsidRDefault="006F2F48">
      <w:pPr>
        <w:pStyle w:val="Normal1"/>
        <w:jc w:val="center"/>
        <w:rPr>
          <w:b/>
          <w:sz w:val="28"/>
          <w:szCs w:val="28"/>
        </w:rPr>
      </w:pPr>
    </w:p>
    <w:p w14:paraId="646103F1" w14:textId="77777777" w:rsidR="006F2F48" w:rsidRDefault="006F2F48">
      <w:pPr>
        <w:pStyle w:val="Normal1"/>
        <w:jc w:val="center"/>
        <w:rPr>
          <w:b/>
          <w:sz w:val="28"/>
          <w:szCs w:val="28"/>
        </w:rPr>
      </w:pPr>
    </w:p>
    <w:p w14:paraId="70BA986A" w14:textId="77777777" w:rsidR="006F2F48" w:rsidRDefault="006F2F48">
      <w:pPr>
        <w:pStyle w:val="Normal1"/>
        <w:jc w:val="center"/>
        <w:rPr>
          <w:b/>
          <w:sz w:val="28"/>
          <w:szCs w:val="28"/>
        </w:rPr>
      </w:pPr>
    </w:p>
    <w:p w14:paraId="0669AF4D" w14:textId="77777777" w:rsidR="000C4D4F" w:rsidRDefault="00EB507A">
      <w:pPr>
        <w:pStyle w:val="Normal1"/>
        <w:rPr>
          <w:b/>
          <w:sz w:val="23"/>
          <w:szCs w:val="23"/>
        </w:rPr>
      </w:pPr>
      <w:r>
        <w:rPr>
          <w:b/>
          <w:sz w:val="23"/>
          <w:szCs w:val="23"/>
        </w:rPr>
        <w:t>MATRÍCULA:</w:t>
      </w:r>
    </w:p>
    <w:p w14:paraId="1F76DD0A" w14:textId="77777777" w:rsidR="000C4D4F" w:rsidRDefault="00EB507A">
      <w:pPr>
        <w:pStyle w:val="Normal1"/>
        <w:widowControl w:val="0"/>
        <w:pBdr>
          <w:top w:val="nil"/>
          <w:left w:val="nil"/>
          <w:bottom w:val="nil"/>
          <w:right w:val="nil"/>
          <w:between w:val="nil"/>
        </w:pBdr>
        <w:spacing w:before="79" w:after="0" w:line="360" w:lineRule="auto"/>
        <w:ind w:right="51" w:firstLine="993"/>
        <w:jc w:val="both"/>
        <w:rPr>
          <w:color w:val="000000"/>
          <w:sz w:val="24"/>
          <w:szCs w:val="24"/>
        </w:rPr>
      </w:pPr>
      <w:r>
        <w:rPr>
          <w:color w:val="000000"/>
          <w:sz w:val="24"/>
          <w:szCs w:val="24"/>
        </w:rPr>
        <w:t>La matrícula se realiza a partir de DIA/ MES de cada año (o cuando el apoderado lo solicite en los casos de traslado por cambio de domicilio). El apoderado deberá presentarse en el establecimiento para matricular a su pupilo(a), ocasión en la que se le entregará una copia del presente reglamento.</w:t>
      </w:r>
    </w:p>
    <w:p w14:paraId="2E0A87B9" w14:textId="77777777" w:rsidR="000C4D4F" w:rsidRDefault="00EB507A">
      <w:pPr>
        <w:pStyle w:val="Normal1"/>
        <w:keepNext/>
        <w:keepLines/>
        <w:pBdr>
          <w:top w:val="nil"/>
          <w:left w:val="nil"/>
          <w:bottom w:val="nil"/>
          <w:right w:val="nil"/>
          <w:between w:val="nil"/>
        </w:pBdr>
        <w:tabs>
          <w:tab w:val="left" w:pos="10080"/>
        </w:tabs>
        <w:spacing w:before="40" w:after="0" w:line="360" w:lineRule="auto"/>
        <w:rPr>
          <w:rFonts w:ascii="Cambria" w:eastAsia="Cambria" w:hAnsi="Cambria" w:cs="Cambria"/>
          <w:i/>
          <w:color w:val="243F61"/>
        </w:rPr>
      </w:pPr>
      <w:r>
        <w:rPr>
          <w:b/>
          <w:color w:val="000000"/>
          <w:sz w:val="23"/>
          <w:szCs w:val="23"/>
        </w:rPr>
        <w:t xml:space="preserve">REQUERIMIENTOS: </w:t>
      </w:r>
    </w:p>
    <w:p w14:paraId="65059BCC" w14:textId="77777777" w:rsidR="000C4D4F" w:rsidRDefault="00EB507A">
      <w:pPr>
        <w:pStyle w:val="Normal1"/>
        <w:widowControl w:val="0"/>
        <w:numPr>
          <w:ilvl w:val="0"/>
          <w:numId w:val="91"/>
        </w:numPr>
        <w:pBdr>
          <w:top w:val="nil"/>
          <w:left w:val="nil"/>
          <w:bottom w:val="nil"/>
          <w:right w:val="nil"/>
          <w:between w:val="nil"/>
        </w:pBdr>
        <w:tabs>
          <w:tab w:val="left" w:pos="1280"/>
          <w:tab w:val="left" w:pos="1281"/>
        </w:tabs>
        <w:spacing w:before="59" w:after="0" w:line="360" w:lineRule="auto"/>
        <w:ind w:left="993" w:firstLine="0"/>
        <w:rPr>
          <w:color w:val="000000"/>
          <w:sz w:val="24"/>
          <w:szCs w:val="24"/>
        </w:rPr>
      </w:pPr>
      <w:r>
        <w:rPr>
          <w:color w:val="000000"/>
          <w:sz w:val="24"/>
          <w:szCs w:val="24"/>
        </w:rPr>
        <w:t>Certificado de nacimiento original desde NT1 a 8° Año Básico.</w:t>
      </w:r>
    </w:p>
    <w:p w14:paraId="2336C7EA" w14:textId="77777777" w:rsidR="000C4D4F" w:rsidRDefault="00EB507A">
      <w:pPr>
        <w:pStyle w:val="Normal1"/>
        <w:widowControl w:val="0"/>
        <w:numPr>
          <w:ilvl w:val="0"/>
          <w:numId w:val="91"/>
        </w:numPr>
        <w:pBdr>
          <w:top w:val="nil"/>
          <w:left w:val="nil"/>
          <w:bottom w:val="nil"/>
          <w:right w:val="nil"/>
          <w:between w:val="nil"/>
        </w:pBdr>
        <w:tabs>
          <w:tab w:val="left" w:pos="1280"/>
          <w:tab w:val="left" w:pos="1281"/>
        </w:tabs>
        <w:spacing w:after="0" w:line="360" w:lineRule="auto"/>
        <w:ind w:left="1276" w:hanging="283"/>
        <w:rPr>
          <w:color w:val="000000"/>
          <w:sz w:val="24"/>
          <w:szCs w:val="24"/>
        </w:rPr>
      </w:pPr>
      <w:r>
        <w:rPr>
          <w:color w:val="000000"/>
          <w:sz w:val="24"/>
          <w:szCs w:val="24"/>
        </w:rPr>
        <w:lastRenderedPageBreak/>
        <w:t xml:space="preserve">Edad de ingreso a Pre kínder 4 años, kínder 5 años y Primero Básico 6 </w:t>
      </w:r>
      <w:proofErr w:type="gramStart"/>
      <w:r>
        <w:rPr>
          <w:color w:val="000000"/>
          <w:sz w:val="24"/>
          <w:szCs w:val="24"/>
        </w:rPr>
        <w:t>años  al</w:t>
      </w:r>
      <w:proofErr w:type="gramEnd"/>
      <w:r>
        <w:rPr>
          <w:color w:val="000000"/>
          <w:sz w:val="24"/>
          <w:szCs w:val="24"/>
        </w:rPr>
        <w:t xml:space="preserve"> 30 de junio, respectivamente.</w:t>
      </w:r>
    </w:p>
    <w:p w14:paraId="07A01794" w14:textId="77777777" w:rsidR="000C4D4F" w:rsidRDefault="00EB507A">
      <w:pPr>
        <w:pStyle w:val="Normal1"/>
        <w:widowControl w:val="0"/>
        <w:numPr>
          <w:ilvl w:val="0"/>
          <w:numId w:val="91"/>
        </w:numPr>
        <w:pBdr>
          <w:top w:val="nil"/>
          <w:left w:val="nil"/>
          <w:bottom w:val="nil"/>
          <w:right w:val="nil"/>
          <w:between w:val="nil"/>
        </w:pBdr>
        <w:tabs>
          <w:tab w:val="left" w:pos="1280"/>
          <w:tab w:val="left" w:pos="1281"/>
        </w:tabs>
        <w:spacing w:after="0" w:line="360" w:lineRule="auto"/>
        <w:ind w:hanging="1007"/>
        <w:rPr>
          <w:color w:val="000000"/>
          <w:sz w:val="24"/>
          <w:szCs w:val="24"/>
        </w:rPr>
      </w:pPr>
      <w:r>
        <w:rPr>
          <w:color w:val="000000"/>
          <w:sz w:val="24"/>
          <w:szCs w:val="24"/>
        </w:rPr>
        <w:t>Debe ser matriculado por apoderado, padre madre o tutor.</w:t>
      </w:r>
    </w:p>
    <w:p w14:paraId="23B54BC1" w14:textId="77777777" w:rsidR="000C4D4F" w:rsidRDefault="000C4D4F">
      <w:pPr>
        <w:pStyle w:val="Normal1"/>
        <w:rPr>
          <w:b/>
          <w:sz w:val="23"/>
          <w:szCs w:val="23"/>
        </w:rPr>
      </w:pPr>
    </w:p>
    <w:p w14:paraId="7D27ED6C" w14:textId="77777777" w:rsidR="000C4D4F" w:rsidRDefault="00EB507A">
      <w:pPr>
        <w:pStyle w:val="Normal1"/>
        <w:rPr>
          <w:b/>
          <w:sz w:val="23"/>
          <w:szCs w:val="23"/>
        </w:rPr>
      </w:pPr>
      <w:r>
        <w:rPr>
          <w:b/>
          <w:sz w:val="23"/>
          <w:szCs w:val="23"/>
        </w:rPr>
        <w:t>TRASLADOS DE LOS ALUMNOS:</w:t>
      </w:r>
    </w:p>
    <w:p w14:paraId="7FCC3EEB"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ab/>
        <w:t>La decisión de trasladar (retirar) un estudiante de escuela es responsabilidad exclusiva del padre o apoderado, no pudiendo la escuela impedirlo ni negar la entrega de la documentación correspondiente.</w:t>
      </w:r>
    </w:p>
    <w:p w14:paraId="5996B2C8"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ab/>
      </w:r>
      <w:r>
        <w:rPr>
          <w:sz w:val="24"/>
          <w:szCs w:val="24"/>
        </w:rPr>
        <w:tab/>
        <w:t>El retiro voluntario es un acto formal a través del cual padre, madre o apoderado(a) manifiestan libremente su decisión de retirar al estudiante del establecimiento educacional, este acto debe realizarse por escrito indicando causal de traslado e indicar establecimiento al cual será trasladado.</w:t>
      </w:r>
    </w:p>
    <w:p w14:paraId="055594C7" w14:textId="77777777" w:rsidR="000C4D4F" w:rsidRDefault="00EB507A">
      <w:pPr>
        <w:pStyle w:val="Normal1"/>
        <w:rPr>
          <w:b/>
          <w:sz w:val="23"/>
          <w:szCs w:val="23"/>
        </w:rPr>
      </w:pPr>
      <w:r>
        <w:rPr>
          <w:b/>
          <w:sz w:val="23"/>
          <w:szCs w:val="23"/>
        </w:rPr>
        <w:t>DOCUMENTOS QUE SERÁN ENTREGADOS AL MOMENTO DE SOLICITUD DE TRASLADO DEL ESTUDIANTE:</w:t>
      </w:r>
    </w:p>
    <w:p w14:paraId="3F393BE8" w14:textId="77777777" w:rsidR="000C4D4F" w:rsidRDefault="000C4D4F">
      <w:pPr>
        <w:pStyle w:val="Normal1"/>
        <w:rPr>
          <w:b/>
          <w:sz w:val="23"/>
          <w:szCs w:val="23"/>
        </w:rPr>
      </w:pPr>
    </w:p>
    <w:p w14:paraId="11BC142B" w14:textId="77777777" w:rsidR="000C4D4F" w:rsidRDefault="00EB507A">
      <w:pPr>
        <w:pStyle w:val="Normal1"/>
        <w:numPr>
          <w:ilvl w:val="0"/>
          <w:numId w:val="108"/>
        </w:numPr>
        <w:pBdr>
          <w:top w:val="nil"/>
          <w:left w:val="nil"/>
          <w:bottom w:val="nil"/>
          <w:right w:val="nil"/>
          <w:between w:val="nil"/>
        </w:pBdr>
        <w:spacing w:after="0"/>
        <w:rPr>
          <w:color w:val="000000"/>
          <w:sz w:val="23"/>
          <w:szCs w:val="23"/>
        </w:rPr>
      </w:pPr>
      <w:r>
        <w:rPr>
          <w:color w:val="000000"/>
          <w:sz w:val="23"/>
          <w:szCs w:val="23"/>
        </w:rPr>
        <w:t>Certificado de Nacimiento.</w:t>
      </w:r>
    </w:p>
    <w:p w14:paraId="775E63C6" w14:textId="77777777" w:rsidR="000C4D4F" w:rsidRDefault="00EB507A">
      <w:pPr>
        <w:pStyle w:val="Normal1"/>
        <w:numPr>
          <w:ilvl w:val="0"/>
          <w:numId w:val="108"/>
        </w:numPr>
        <w:pBdr>
          <w:top w:val="nil"/>
          <w:left w:val="nil"/>
          <w:bottom w:val="nil"/>
          <w:right w:val="nil"/>
          <w:between w:val="nil"/>
        </w:pBdr>
        <w:spacing w:after="0"/>
        <w:rPr>
          <w:color w:val="000000"/>
          <w:sz w:val="23"/>
          <w:szCs w:val="23"/>
        </w:rPr>
      </w:pPr>
      <w:r>
        <w:rPr>
          <w:color w:val="000000"/>
          <w:sz w:val="23"/>
          <w:szCs w:val="23"/>
        </w:rPr>
        <w:t>Informe de Evaluación si corresponde.</w:t>
      </w:r>
    </w:p>
    <w:p w14:paraId="7B269EEF" w14:textId="77777777" w:rsidR="000C4D4F" w:rsidRDefault="00EB507A">
      <w:pPr>
        <w:pStyle w:val="Normal1"/>
        <w:numPr>
          <w:ilvl w:val="0"/>
          <w:numId w:val="108"/>
        </w:numPr>
        <w:pBdr>
          <w:top w:val="nil"/>
          <w:left w:val="nil"/>
          <w:bottom w:val="nil"/>
          <w:right w:val="nil"/>
          <w:between w:val="nil"/>
        </w:pBdr>
        <w:rPr>
          <w:color w:val="000000"/>
          <w:sz w:val="23"/>
          <w:szCs w:val="23"/>
        </w:rPr>
      </w:pPr>
      <w:r>
        <w:rPr>
          <w:color w:val="000000"/>
          <w:sz w:val="23"/>
          <w:szCs w:val="23"/>
        </w:rPr>
        <w:t xml:space="preserve">Otros (en caso de tener libros, cuadernos, materiales, trabajos, etc.). </w:t>
      </w:r>
    </w:p>
    <w:p w14:paraId="13AC2858"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La recepción de estudiantes trasladados desde otros establecimientos estará sujeta a la disponibilidad de cupo en curso solicitado en el establecimiento.</w:t>
      </w:r>
    </w:p>
    <w:p w14:paraId="4E9472A3" w14:textId="77777777" w:rsidR="000C4D4F" w:rsidRDefault="000C4D4F">
      <w:pPr>
        <w:pStyle w:val="Normal1"/>
        <w:jc w:val="center"/>
        <w:rPr>
          <w:b/>
          <w:sz w:val="28"/>
          <w:szCs w:val="28"/>
        </w:rPr>
      </w:pPr>
    </w:p>
    <w:p w14:paraId="69B517D4" w14:textId="77777777" w:rsidR="006F2F48" w:rsidRDefault="006F2F48">
      <w:pPr>
        <w:pStyle w:val="Normal1"/>
        <w:jc w:val="center"/>
        <w:rPr>
          <w:b/>
          <w:sz w:val="28"/>
          <w:szCs w:val="28"/>
        </w:rPr>
      </w:pPr>
    </w:p>
    <w:p w14:paraId="78708525" w14:textId="77777777" w:rsidR="006F2F48" w:rsidRDefault="006F2F48">
      <w:pPr>
        <w:pStyle w:val="Normal1"/>
        <w:jc w:val="center"/>
        <w:rPr>
          <w:b/>
          <w:sz w:val="28"/>
          <w:szCs w:val="28"/>
        </w:rPr>
      </w:pPr>
    </w:p>
    <w:p w14:paraId="0C80F4F9" w14:textId="77777777" w:rsidR="006F2F48" w:rsidRDefault="006F2F48">
      <w:pPr>
        <w:pStyle w:val="Normal1"/>
        <w:jc w:val="center"/>
        <w:rPr>
          <w:b/>
          <w:sz w:val="28"/>
          <w:szCs w:val="28"/>
        </w:rPr>
      </w:pPr>
    </w:p>
    <w:p w14:paraId="7C5654CB" w14:textId="77777777" w:rsidR="006F2F48" w:rsidRDefault="006F2F48">
      <w:pPr>
        <w:pStyle w:val="Normal1"/>
        <w:jc w:val="center"/>
        <w:rPr>
          <w:b/>
          <w:sz w:val="28"/>
          <w:szCs w:val="28"/>
        </w:rPr>
      </w:pPr>
    </w:p>
    <w:p w14:paraId="2FFEB9AC" w14:textId="77777777" w:rsidR="000C4D4F" w:rsidRDefault="00EB507A">
      <w:pPr>
        <w:pStyle w:val="Normal1"/>
        <w:jc w:val="center"/>
        <w:rPr>
          <w:b/>
          <w:sz w:val="28"/>
          <w:szCs w:val="28"/>
        </w:rPr>
      </w:pPr>
      <w:r>
        <w:rPr>
          <w:b/>
          <w:sz w:val="28"/>
          <w:szCs w:val="28"/>
        </w:rPr>
        <w:t>REGULACIÓN PARA EDUCACIÓN PARVULARIA</w:t>
      </w:r>
    </w:p>
    <w:p w14:paraId="5A25C8E2" w14:textId="77777777" w:rsidR="000C4D4F" w:rsidRDefault="000C4D4F">
      <w:pPr>
        <w:pStyle w:val="Normal1"/>
        <w:widowControl w:val="0"/>
        <w:pBdr>
          <w:top w:val="nil"/>
          <w:left w:val="nil"/>
          <w:bottom w:val="nil"/>
          <w:right w:val="nil"/>
          <w:between w:val="nil"/>
        </w:pBdr>
        <w:spacing w:before="10" w:after="0" w:line="240" w:lineRule="auto"/>
        <w:ind w:hanging="428"/>
        <w:rPr>
          <w:rFonts w:ascii="Arial" w:eastAsia="Arial" w:hAnsi="Arial" w:cs="Arial"/>
          <w:b/>
          <w:color w:val="000000"/>
        </w:rPr>
      </w:pPr>
    </w:p>
    <w:p w14:paraId="7698784A" w14:textId="77777777" w:rsidR="000C4D4F" w:rsidRDefault="00EB507A">
      <w:pPr>
        <w:pStyle w:val="Normal1"/>
        <w:widowControl w:val="0"/>
        <w:pBdr>
          <w:top w:val="nil"/>
          <w:left w:val="nil"/>
          <w:bottom w:val="nil"/>
          <w:right w:val="nil"/>
          <w:between w:val="nil"/>
        </w:pBdr>
        <w:spacing w:before="22" w:after="0" w:line="360" w:lineRule="auto"/>
        <w:ind w:right="51" w:firstLine="708"/>
        <w:jc w:val="both"/>
        <w:rPr>
          <w:color w:val="000000"/>
          <w:sz w:val="23"/>
          <w:szCs w:val="23"/>
        </w:rPr>
      </w:pPr>
      <w:r>
        <w:rPr>
          <w:color w:val="000000"/>
          <w:sz w:val="23"/>
          <w:szCs w:val="23"/>
        </w:rPr>
        <w:t xml:space="preserve">El Reglamento es un instrumento único, aun cuando esté compuesto por distintos manuales, protocolos, anexos u instrumentos. Sin embargo, acogiendo la sugerencia establecida en la Circular que imparte instrucciones sobre Reglamentos Internos de Establecimientos de Educación </w:t>
      </w:r>
      <w:proofErr w:type="spellStart"/>
      <w:r>
        <w:rPr>
          <w:color w:val="000000"/>
          <w:sz w:val="23"/>
          <w:szCs w:val="23"/>
        </w:rPr>
        <w:t>Parvularia</w:t>
      </w:r>
      <w:proofErr w:type="spellEnd"/>
      <w:r>
        <w:rPr>
          <w:color w:val="000000"/>
          <w:sz w:val="23"/>
          <w:szCs w:val="23"/>
        </w:rPr>
        <w:t xml:space="preserve"> de noviembre del año 2018, emitido por la Superintendencia de Educación, se cuenta con un apartado especial para dicho sector de enseñanza.</w:t>
      </w:r>
    </w:p>
    <w:p w14:paraId="524BA831" w14:textId="77777777" w:rsidR="000C4D4F" w:rsidRDefault="00EB507A">
      <w:pPr>
        <w:pStyle w:val="Normal1"/>
        <w:widowControl w:val="0"/>
        <w:pBdr>
          <w:top w:val="nil"/>
          <w:left w:val="nil"/>
          <w:bottom w:val="nil"/>
          <w:right w:val="nil"/>
          <w:between w:val="nil"/>
        </w:pBdr>
        <w:spacing w:before="22" w:after="0" w:line="360" w:lineRule="auto"/>
        <w:ind w:right="51" w:firstLine="708"/>
        <w:jc w:val="both"/>
        <w:rPr>
          <w:color w:val="000000"/>
          <w:sz w:val="23"/>
          <w:szCs w:val="23"/>
        </w:rPr>
      </w:pPr>
      <w:r>
        <w:rPr>
          <w:color w:val="000000"/>
          <w:sz w:val="23"/>
          <w:szCs w:val="23"/>
        </w:rPr>
        <w:t>En todo lo no dispuesto de manera especial en el presente instrumento, se estará a lo dispuesto en el Manual de Convivencia Escolar.</w:t>
      </w:r>
    </w:p>
    <w:p w14:paraId="3B803CA3" w14:textId="77777777" w:rsidR="000C4D4F" w:rsidRDefault="000C4D4F">
      <w:pPr>
        <w:pStyle w:val="Normal1"/>
        <w:widowControl w:val="0"/>
        <w:pBdr>
          <w:top w:val="nil"/>
          <w:left w:val="nil"/>
          <w:bottom w:val="nil"/>
          <w:right w:val="nil"/>
          <w:between w:val="nil"/>
        </w:pBdr>
        <w:spacing w:before="7" w:after="0" w:line="240" w:lineRule="auto"/>
        <w:ind w:hanging="428"/>
        <w:rPr>
          <w:rFonts w:ascii="Arial" w:eastAsia="Arial" w:hAnsi="Arial" w:cs="Arial"/>
          <w:color w:val="000000"/>
          <w:sz w:val="21"/>
          <w:szCs w:val="21"/>
        </w:rPr>
      </w:pPr>
    </w:p>
    <w:p w14:paraId="41A31514" w14:textId="77777777" w:rsidR="000C4D4F" w:rsidRDefault="00EB507A">
      <w:pPr>
        <w:pStyle w:val="Normal1"/>
        <w:widowControl w:val="0"/>
        <w:pBdr>
          <w:top w:val="nil"/>
          <w:left w:val="nil"/>
          <w:bottom w:val="nil"/>
          <w:right w:val="nil"/>
          <w:between w:val="nil"/>
        </w:pBdr>
        <w:spacing w:after="0" w:line="240" w:lineRule="auto"/>
        <w:ind w:left="1632" w:right="1278" w:hanging="428"/>
        <w:jc w:val="center"/>
        <w:rPr>
          <w:rFonts w:ascii="Arial" w:eastAsia="Arial" w:hAnsi="Arial" w:cs="Arial"/>
          <w:b/>
          <w:color w:val="000000"/>
          <w:sz w:val="24"/>
          <w:szCs w:val="24"/>
        </w:rPr>
      </w:pPr>
      <w:r>
        <w:rPr>
          <w:rFonts w:ascii="Arial" w:eastAsia="Arial" w:hAnsi="Arial" w:cs="Arial"/>
          <w:b/>
          <w:color w:val="000000"/>
          <w:sz w:val="24"/>
          <w:szCs w:val="24"/>
        </w:rPr>
        <w:t>NORMATIVA PARTICULAR DE PÁRVULOS:</w:t>
      </w:r>
    </w:p>
    <w:p w14:paraId="286C6E45" w14:textId="77777777" w:rsidR="000C4D4F" w:rsidRDefault="000C4D4F">
      <w:pPr>
        <w:pStyle w:val="Normal1"/>
        <w:widowControl w:val="0"/>
        <w:pBdr>
          <w:top w:val="nil"/>
          <w:left w:val="nil"/>
          <w:bottom w:val="nil"/>
          <w:right w:val="nil"/>
          <w:between w:val="nil"/>
        </w:pBdr>
        <w:spacing w:after="0" w:line="240" w:lineRule="auto"/>
        <w:ind w:hanging="428"/>
        <w:rPr>
          <w:rFonts w:ascii="Arial" w:eastAsia="Arial" w:hAnsi="Arial" w:cs="Arial"/>
          <w:b/>
          <w:color w:val="000000"/>
          <w:sz w:val="12"/>
          <w:szCs w:val="12"/>
        </w:rPr>
      </w:pPr>
    </w:p>
    <w:p w14:paraId="62CF03EA" w14:textId="77777777" w:rsidR="000C4D4F" w:rsidRDefault="000C4D4F">
      <w:pPr>
        <w:pStyle w:val="Normal1"/>
        <w:widowControl w:val="0"/>
        <w:pBdr>
          <w:top w:val="nil"/>
          <w:left w:val="nil"/>
          <w:bottom w:val="nil"/>
          <w:right w:val="nil"/>
          <w:between w:val="nil"/>
        </w:pBdr>
        <w:spacing w:before="7" w:after="0" w:line="240" w:lineRule="auto"/>
        <w:ind w:hanging="428"/>
        <w:rPr>
          <w:rFonts w:ascii="Arial" w:eastAsia="Arial" w:hAnsi="Arial" w:cs="Arial"/>
          <w:color w:val="000000"/>
          <w:sz w:val="29"/>
          <w:szCs w:val="29"/>
        </w:rPr>
      </w:pPr>
    </w:p>
    <w:p w14:paraId="3AD60059" w14:textId="77777777" w:rsidR="000C4D4F" w:rsidRDefault="00EB507A">
      <w:pPr>
        <w:pStyle w:val="Normal1"/>
        <w:widowControl w:val="0"/>
        <w:pBdr>
          <w:top w:val="nil"/>
          <w:left w:val="nil"/>
          <w:bottom w:val="nil"/>
          <w:right w:val="nil"/>
          <w:between w:val="nil"/>
        </w:pBdr>
        <w:spacing w:before="7" w:after="0" w:line="240" w:lineRule="auto"/>
        <w:ind w:hanging="428"/>
        <w:rPr>
          <w:rFonts w:ascii="Arial" w:eastAsia="Arial" w:hAnsi="Arial" w:cs="Arial"/>
          <w:b/>
          <w:color w:val="000000"/>
        </w:rPr>
      </w:pPr>
      <w:r>
        <w:rPr>
          <w:rFonts w:ascii="Arial" w:eastAsia="Arial" w:hAnsi="Arial" w:cs="Arial"/>
          <w:b/>
          <w:color w:val="000000"/>
        </w:rPr>
        <w:t xml:space="preserve">       PRINCIPIOS FUNDAMENTALES:</w:t>
      </w:r>
    </w:p>
    <w:p w14:paraId="3ED83617" w14:textId="77777777" w:rsidR="000C4D4F" w:rsidRDefault="000C4D4F">
      <w:pPr>
        <w:pStyle w:val="Normal1"/>
      </w:pPr>
    </w:p>
    <w:p w14:paraId="079FEF71" w14:textId="77777777" w:rsidR="000C4D4F" w:rsidRDefault="00EB507A">
      <w:pPr>
        <w:pStyle w:val="Normal1"/>
        <w:spacing w:line="360" w:lineRule="auto"/>
        <w:jc w:val="both"/>
        <w:rPr>
          <w:sz w:val="23"/>
          <w:szCs w:val="23"/>
        </w:rPr>
      </w:pPr>
      <w:r>
        <w:rPr>
          <w:sz w:val="23"/>
          <w:szCs w:val="23"/>
        </w:rPr>
        <w:t>El Reglamento interno en lo que respecta a párvulos, respetará todos los principios del sistema educativo en general que le resulten aplicables, siendo especialmente significativo observar los siguientes:</w:t>
      </w:r>
    </w:p>
    <w:p w14:paraId="1DB188C9" w14:textId="77777777" w:rsidR="000C4D4F" w:rsidRDefault="00EB507A">
      <w:pPr>
        <w:pStyle w:val="Normal1"/>
        <w:widowControl w:val="0"/>
        <w:numPr>
          <w:ilvl w:val="0"/>
          <w:numId w:val="48"/>
        </w:numPr>
        <w:pBdr>
          <w:top w:val="nil"/>
          <w:left w:val="nil"/>
          <w:bottom w:val="nil"/>
          <w:right w:val="nil"/>
          <w:between w:val="nil"/>
        </w:pBdr>
        <w:tabs>
          <w:tab w:val="left" w:pos="1189"/>
        </w:tabs>
        <w:spacing w:before="5" w:after="0" w:line="240" w:lineRule="auto"/>
        <w:ind w:hanging="361"/>
        <w:rPr>
          <w:b/>
          <w:color w:val="000000"/>
          <w:sz w:val="23"/>
          <w:szCs w:val="23"/>
        </w:rPr>
      </w:pPr>
      <w:r>
        <w:rPr>
          <w:b/>
          <w:color w:val="000000"/>
          <w:sz w:val="23"/>
          <w:szCs w:val="23"/>
        </w:rPr>
        <w:t>DIGNIDAD DEL SER HUMANO.</w:t>
      </w:r>
    </w:p>
    <w:p w14:paraId="3ED94C7A" w14:textId="77777777" w:rsidR="000C4D4F" w:rsidRDefault="000C4D4F">
      <w:pPr>
        <w:pStyle w:val="Normal1"/>
        <w:widowControl w:val="0"/>
        <w:tabs>
          <w:tab w:val="left" w:pos="1189"/>
        </w:tabs>
        <w:spacing w:before="5" w:after="0" w:line="240" w:lineRule="auto"/>
        <w:rPr>
          <w:sz w:val="23"/>
          <w:szCs w:val="23"/>
        </w:rPr>
      </w:pPr>
    </w:p>
    <w:p w14:paraId="3157CCC6" w14:textId="77777777" w:rsidR="000C4D4F" w:rsidRDefault="00EB507A">
      <w:pPr>
        <w:pStyle w:val="Normal1"/>
        <w:widowControl w:val="0"/>
        <w:tabs>
          <w:tab w:val="left" w:pos="1189"/>
        </w:tabs>
        <w:spacing w:before="5" w:after="0" w:line="360" w:lineRule="auto"/>
        <w:jc w:val="both"/>
        <w:rPr>
          <w:sz w:val="23"/>
          <w:szCs w:val="23"/>
        </w:rPr>
      </w:pPr>
      <w:r>
        <w:rPr>
          <w:sz w:val="23"/>
          <w:szCs w:val="23"/>
        </w:rPr>
        <w:tab/>
        <w:t xml:space="preserve">El sistema educativo se inspira en el pleno desarrollo de la personalidad humana y en el respeto a su dignidad, en consecuencia, tanto el contenido como la aplicación del reglamento interno deberán siempre resguardar la dignidad de los miembros de la comunidad educativa. </w:t>
      </w:r>
    </w:p>
    <w:p w14:paraId="1057835A" w14:textId="77777777" w:rsidR="000C4D4F" w:rsidRDefault="000C4D4F">
      <w:pPr>
        <w:pStyle w:val="Normal1"/>
        <w:widowControl w:val="0"/>
        <w:pBdr>
          <w:top w:val="nil"/>
          <w:left w:val="nil"/>
          <w:bottom w:val="nil"/>
          <w:right w:val="nil"/>
          <w:between w:val="nil"/>
        </w:pBdr>
        <w:tabs>
          <w:tab w:val="left" w:pos="1189"/>
        </w:tabs>
        <w:spacing w:before="5" w:after="0" w:line="240" w:lineRule="auto"/>
        <w:ind w:left="1188"/>
        <w:jc w:val="both"/>
        <w:rPr>
          <w:color w:val="000000"/>
          <w:sz w:val="23"/>
          <w:szCs w:val="23"/>
        </w:rPr>
      </w:pPr>
    </w:p>
    <w:p w14:paraId="0856C8C0" w14:textId="77777777" w:rsidR="000C4D4F" w:rsidRDefault="00EB507A">
      <w:pPr>
        <w:pStyle w:val="Normal1"/>
        <w:widowControl w:val="0"/>
        <w:numPr>
          <w:ilvl w:val="0"/>
          <w:numId w:val="48"/>
        </w:numPr>
        <w:pBdr>
          <w:top w:val="nil"/>
          <w:left w:val="nil"/>
          <w:bottom w:val="nil"/>
          <w:right w:val="nil"/>
          <w:between w:val="nil"/>
        </w:pBdr>
        <w:tabs>
          <w:tab w:val="left" w:pos="1189"/>
        </w:tabs>
        <w:spacing w:before="12" w:after="0" w:line="240" w:lineRule="auto"/>
        <w:ind w:hanging="361"/>
        <w:rPr>
          <w:color w:val="000000"/>
          <w:sz w:val="23"/>
          <w:szCs w:val="23"/>
        </w:rPr>
      </w:pPr>
      <w:r>
        <w:rPr>
          <w:b/>
          <w:color w:val="000000"/>
          <w:sz w:val="23"/>
          <w:szCs w:val="23"/>
        </w:rPr>
        <w:t>INTERÉS SUPERIOR DEL MENOR</w:t>
      </w:r>
      <w:r>
        <w:rPr>
          <w:color w:val="000000"/>
          <w:sz w:val="23"/>
          <w:szCs w:val="23"/>
        </w:rPr>
        <w:t>.</w:t>
      </w:r>
    </w:p>
    <w:p w14:paraId="046011F2" w14:textId="77777777" w:rsidR="000C4D4F" w:rsidRDefault="000C4D4F">
      <w:pPr>
        <w:pStyle w:val="Normal1"/>
        <w:widowControl w:val="0"/>
        <w:tabs>
          <w:tab w:val="left" w:pos="1189"/>
        </w:tabs>
        <w:spacing w:before="12" w:after="0" w:line="240" w:lineRule="auto"/>
        <w:jc w:val="both"/>
        <w:rPr>
          <w:color w:val="000000"/>
          <w:sz w:val="23"/>
          <w:szCs w:val="23"/>
        </w:rPr>
      </w:pPr>
    </w:p>
    <w:p w14:paraId="749D1A1F" w14:textId="77777777" w:rsidR="000C4D4F" w:rsidRDefault="00EB507A">
      <w:pPr>
        <w:pStyle w:val="Normal1"/>
        <w:widowControl w:val="0"/>
        <w:tabs>
          <w:tab w:val="left" w:pos="1189"/>
        </w:tabs>
        <w:spacing w:before="12" w:after="0" w:line="360" w:lineRule="auto"/>
        <w:jc w:val="both"/>
        <w:rPr>
          <w:color w:val="000000"/>
          <w:sz w:val="23"/>
          <w:szCs w:val="23"/>
        </w:rPr>
      </w:pPr>
      <w:r>
        <w:rPr>
          <w:color w:val="000000"/>
          <w:sz w:val="23"/>
          <w:szCs w:val="23"/>
        </w:rPr>
        <w:tab/>
        <w:t xml:space="preserve">Objetivo garantizar el disfrute pleno y efectivo de todos los derechos reconocido por la Convención de Derechos del Niño, para el desarrollo físico, mental, espiritual, moral, sociológico y social de los niños, niñas y adolescentes. </w:t>
      </w:r>
    </w:p>
    <w:p w14:paraId="4A0013B8" w14:textId="77777777" w:rsidR="000C4D4F" w:rsidRDefault="000C4D4F">
      <w:pPr>
        <w:pStyle w:val="Normal1"/>
        <w:widowControl w:val="0"/>
        <w:tabs>
          <w:tab w:val="left" w:pos="1189"/>
        </w:tabs>
        <w:spacing w:before="12" w:after="0" w:line="240" w:lineRule="auto"/>
        <w:rPr>
          <w:sz w:val="23"/>
          <w:szCs w:val="23"/>
        </w:rPr>
      </w:pPr>
    </w:p>
    <w:p w14:paraId="00014873" w14:textId="77777777" w:rsidR="000C4D4F" w:rsidRDefault="00EB507A">
      <w:pPr>
        <w:pStyle w:val="Normal1"/>
        <w:widowControl w:val="0"/>
        <w:numPr>
          <w:ilvl w:val="0"/>
          <w:numId w:val="48"/>
        </w:numPr>
        <w:pBdr>
          <w:top w:val="nil"/>
          <w:left w:val="nil"/>
          <w:bottom w:val="nil"/>
          <w:right w:val="nil"/>
          <w:between w:val="nil"/>
        </w:pBdr>
        <w:tabs>
          <w:tab w:val="left" w:pos="1189"/>
        </w:tabs>
        <w:spacing w:before="12" w:after="0" w:line="240" w:lineRule="auto"/>
        <w:ind w:hanging="361"/>
        <w:rPr>
          <w:b/>
          <w:color w:val="000000"/>
          <w:sz w:val="23"/>
          <w:szCs w:val="23"/>
        </w:rPr>
      </w:pPr>
      <w:r>
        <w:rPr>
          <w:b/>
          <w:color w:val="000000"/>
          <w:sz w:val="23"/>
          <w:szCs w:val="23"/>
        </w:rPr>
        <w:t>NO DISCRIMINACIÓN ARBITRARIA.</w:t>
      </w:r>
    </w:p>
    <w:p w14:paraId="4C4505A5" w14:textId="77777777" w:rsidR="000C4D4F" w:rsidRDefault="000C4D4F">
      <w:pPr>
        <w:pStyle w:val="Normal1"/>
        <w:widowControl w:val="0"/>
        <w:tabs>
          <w:tab w:val="left" w:pos="1189"/>
        </w:tabs>
        <w:spacing w:before="12" w:after="0" w:line="240" w:lineRule="auto"/>
        <w:rPr>
          <w:sz w:val="23"/>
          <w:szCs w:val="23"/>
        </w:rPr>
      </w:pPr>
    </w:p>
    <w:p w14:paraId="0EF668AE" w14:textId="77777777" w:rsidR="000C4D4F" w:rsidRDefault="00EB507A">
      <w:pPr>
        <w:pStyle w:val="Normal1"/>
        <w:widowControl w:val="0"/>
        <w:tabs>
          <w:tab w:val="left" w:pos="1189"/>
        </w:tabs>
        <w:spacing w:before="12" w:after="0" w:line="360" w:lineRule="auto"/>
        <w:jc w:val="both"/>
        <w:rPr>
          <w:sz w:val="23"/>
          <w:szCs w:val="23"/>
        </w:rPr>
      </w:pPr>
      <w:r>
        <w:rPr>
          <w:sz w:val="23"/>
          <w:szCs w:val="23"/>
        </w:rPr>
        <w:tab/>
        <w:t xml:space="preserve">La no discriminación arbitraria se erige a partir de los principios de integración e inclusión que propenden a eliminar todas las formas de discriminación arbitraria que impidan el aprendizaje y la participación de los párvulos; del principio de diversidad que exige el respeto de las distintas realidades culturales, religiosas y social de las familias que integran la comunidad educativa. </w:t>
      </w:r>
    </w:p>
    <w:p w14:paraId="1E1AA578" w14:textId="77777777" w:rsidR="000C4D4F" w:rsidRDefault="000C4D4F">
      <w:pPr>
        <w:pStyle w:val="Normal1"/>
        <w:widowControl w:val="0"/>
        <w:tabs>
          <w:tab w:val="left" w:pos="1189"/>
        </w:tabs>
        <w:spacing w:before="12" w:after="0" w:line="240" w:lineRule="auto"/>
        <w:jc w:val="both"/>
        <w:rPr>
          <w:sz w:val="23"/>
          <w:szCs w:val="23"/>
        </w:rPr>
      </w:pPr>
    </w:p>
    <w:p w14:paraId="709A11FE" w14:textId="77777777" w:rsidR="006F2F48" w:rsidRDefault="006F2F48">
      <w:pPr>
        <w:pStyle w:val="Normal1"/>
        <w:widowControl w:val="0"/>
        <w:tabs>
          <w:tab w:val="left" w:pos="1189"/>
        </w:tabs>
        <w:spacing w:before="12" w:after="0" w:line="240" w:lineRule="auto"/>
        <w:jc w:val="both"/>
        <w:rPr>
          <w:sz w:val="23"/>
          <w:szCs w:val="23"/>
        </w:rPr>
      </w:pPr>
    </w:p>
    <w:p w14:paraId="7F4AA04A" w14:textId="77777777" w:rsidR="000C4D4F" w:rsidRDefault="00EB507A">
      <w:pPr>
        <w:pStyle w:val="Normal1"/>
        <w:widowControl w:val="0"/>
        <w:numPr>
          <w:ilvl w:val="0"/>
          <w:numId w:val="48"/>
        </w:numPr>
        <w:pBdr>
          <w:top w:val="nil"/>
          <w:left w:val="nil"/>
          <w:bottom w:val="nil"/>
          <w:right w:val="nil"/>
          <w:between w:val="nil"/>
        </w:pBdr>
        <w:tabs>
          <w:tab w:val="left" w:pos="1189"/>
        </w:tabs>
        <w:spacing w:before="12" w:after="0" w:line="240" w:lineRule="auto"/>
        <w:ind w:hanging="361"/>
        <w:rPr>
          <w:b/>
          <w:color w:val="000000"/>
          <w:sz w:val="23"/>
          <w:szCs w:val="23"/>
        </w:rPr>
      </w:pPr>
      <w:r>
        <w:rPr>
          <w:b/>
          <w:color w:val="000000"/>
          <w:sz w:val="23"/>
          <w:szCs w:val="23"/>
        </w:rPr>
        <w:t>PARTICIPACIÓN.</w:t>
      </w:r>
    </w:p>
    <w:p w14:paraId="6CF443D2" w14:textId="77777777" w:rsidR="000C4D4F" w:rsidRDefault="000C4D4F">
      <w:pPr>
        <w:pStyle w:val="Normal1"/>
        <w:widowControl w:val="0"/>
        <w:tabs>
          <w:tab w:val="left" w:pos="1189"/>
        </w:tabs>
        <w:spacing w:before="12" w:after="0" w:line="240" w:lineRule="auto"/>
        <w:rPr>
          <w:sz w:val="23"/>
          <w:szCs w:val="23"/>
        </w:rPr>
      </w:pPr>
    </w:p>
    <w:p w14:paraId="71DAC2C0" w14:textId="77777777" w:rsidR="000C4D4F" w:rsidRDefault="00EB507A">
      <w:pPr>
        <w:pStyle w:val="Normal1"/>
        <w:widowControl w:val="0"/>
        <w:tabs>
          <w:tab w:val="left" w:pos="1189"/>
        </w:tabs>
        <w:spacing w:before="12" w:after="0" w:line="360" w:lineRule="auto"/>
        <w:jc w:val="both"/>
        <w:rPr>
          <w:sz w:val="23"/>
          <w:szCs w:val="23"/>
        </w:rPr>
      </w:pPr>
      <w:r>
        <w:rPr>
          <w:sz w:val="23"/>
          <w:szCs w:val="23"/>
        </w:rPr>
        <w:tab/>
        <w:t>La normativa garantiza que todos los miembros de la comunidad educativa tienen el derecho a ser informados y a participar en el proceso educativo. Así los padres, madres y apoderados(as) gozan del derecho a ser escuchados, a participar del proceso educativo, proponer iniciativas sutiles para el progreso del establecimiento, mientras que los demás miembros de la comunidad educativa tienen el derecho a participar de sus instancias colegiadas.</w:t>
      </w:r>
    </w:p>
    <w:p w14:paraId="706E3C81" w14:textId="77777777" w:rsidR="000C4D4F" w:rsidRDefault="000C4D4F">
      <w:pPr>
        <w:pStyle w:val="Normal1"/>
        <w:widowControl w:val="0"/>
        <w:tabs>
          <w:tab w:val="left" w:pos="1189"/>
        </w:tabs>
        <w:spacing w:before="12" w:after="0" w:line="240" w:lineRule="auto"/>
        <w:rPr>
          <w:sz w:val="23"/>
          <w:szCs w:val="23"/>
        </w:rPr>
      </w:pPr>
    </w:p>
    <w:p w14:paraId="50140B56" w14:textId="77777777" w:rsidR="000C4D4F" w:rsidRDefault="00EB507A">
      <w:pPr>
        <w:pStyle w:val="Normal1"/>
        <w:widowControl w:val="0"/>
        <w:numPr>
          <w:ilvl w:val="0"/>
          <w:numId w:val="48"/>
        </w:numPr>
        <w:pBdr>
          <w:top w:val="nil"/>
          <w:left w:val="nil"/>
          <w:bottom w:val="nil"/>
          <w:right w:val="nil"/>
          <w:between w:val="nil"/>
        </w:pBdr>
        <w:tabs>
          <w:tab w:val="left" w:pos="1189"/>
        </w:tabs>
        <w:spacing w:before="12" w:after="0" w:line="240" w:lineRule="auto"/>
        <w:ind w:hanging="361"/>
        <w:rPr>
          <w:b/>
          <w:color w:val="000000"/>
          <w:sz w:val="23"/>
          <w:szCs w:val="23"/>
        </w:rPr>
      </w:pPr>
      <w:r>
        <w:rPr>
          <w:b/>
          <w:color w:val="000000"/>
          <w:sz w:val="23"/>
          <w:szCs w:val="23"/>
        </w:rPr>
        <w:t>LEGALIDAD</w:t>
      </w:r>
    </w:p>
    <w:p w14:paraId="2C03C06E" w14:textId="77777777" w:rsidR="000C4D4F" w:rsidRDefault="000C4D4F">
      <w:pPr>
        <w:pStyle w:val="Normal1"/>
        <w:widowControl w:val="0"/>
        <w:tabs>
          <w:tab w:val="left" w:pos="1189"/>
        </w:tabs>
        <w:spacing w:before="12" w:after="0" w:line="240" w:lineRule="auto"/>
        <w:rPr>
          <w:sz w:val="23"/>
          <w:szCs w:val="23"/>
        </w:rPr>
      </w:pPr>
    </w:p>
    <w:p w14:paraId="26F9FBCD" w14:textId="77777777" w:rsidR="000C4D4F" w:rsidRDefault="00EB507A">
      <w:pPr>
        <w:pStyle w:val="Normal1"/>
        <w:widowControl w:val="0"/>
        <w:tabs>
          <w:tab w:val="left" w:pos="1189"/>
        </w:tabs>
        <w:spacing w:before="12" w:after="0" w:line="240" w:lineRule="auto"/>
        <w:jc w:val="both"/>
        <w:rPr>
          <w:sz w:val="23"/>
          <w:szCs w:val="23"/>
        </w:rPr>
      </w:pPr>
      <w:r>
        <w:rPr>
          <w:sz w:val="23"/>
          <w:szCs w:val="23"/>
        </w:rPr>
        <w:tab/>
        <w:t>Referido a la obligación del establecimiento educacional de actuar de conformidad a lo señalado en la legislación vigente, en el ámbito del nivel parvulario.</w:t>
      </w:r>
    </w:p>
    <w:p w14:paraId="5F3DB805" w14:textId="77777777" w:rsidR="000C4D4F" w:rsidRDefault="000C4D4F">
      <w:pPr>
        <w:pStyle w:val="Normal1"/>
        <w:widowControl w:val="0"/>
        <w:pBdr>
          <w:top w:val="nil"/>
          <w:left w:val="nil"/>
          <w:bottom w:val="nil"/>
          <w:right w:val="nil"/>
          <w:between w:val="nil"/>
        </w:pBdr>
        <w:spacing w:before="12" w:after="0" w:line="240" w:lineRule="auto"/>
        <w:ind w:left="1188" w:hanging="1188"/>
        <w:jc w:val="both"/>
        <w:rPr>
          <w:b/>
          <w:color w:val="000000"/>
          <w:sz w:val="23"/>
          <w:szCs w:val="23"/>
        </w:rPr>
      </w:pPr>
    </w:p>
    <w:p w14:paraId="5DC97BC5" w14:textId="77777777" w:rsidR="000C4D4F" w:rsidRDefault="00EB507A">
      <w:pPr>
        <w:pStyle w:val="Normal1"/>
        <w:widowControl w:val="0"/>
        <w:pBdr>
          <w:top w:val="nil"/>
          <w:left w:val="nil"/>
          <w:bottom w:val="nil"/>
          <w:right w:val="nil"/>
          <w:between w:val="nil"/>
        </w:pBdr>
        <w:spacing w:after="0" w:line="360" w:lineRule="auto"/>
        <w:jc w:val="both"/>
        <w:rPr>
          <w:color w:val="000000"/>
        </w:rPr>
      </w:pPr>
      <w:r>
        <w:rPr>
          <w:b/>
          <w:color w:val="000000"/>
          <w:sz w:val="23"/>
          <w:szCs w:val="23"/>
        </w:rPr>
        <w:t>Principio de autonomía y diversidad</w:t>
      </w:r>
      <w:r>
        <w:rPr>
          <w:color w:val="000000"/>
          <w:sz w:val="23"/>
          <w:szCs w:val="23"/>
        </w:rPr>
        <w:t xml:space="preserve">: </w:t>
      </w:r>
      <w:r>
        <w:rPr>
          <w:color w:val="000000"/>
        </w:rPr>
        <w:t xml:space="preserve">El sistema educacional chileno se basa en el respeto y fomento de la autonomía de las comunidades educativas, principio que se expresa en la libre elección y adhesión al Proyecto </w:t>
      </w:r>
      <w:r>
        <w:rPr>
          <w:color w:val="000000"/>
        </w:rPr>
        <w:lastRenderedPageBreak/>
        <w:t xml:space="preserve">Educativo del Establecimiento y a sus normas de convivencia y funcionamiento establecidas en el Reglamento Interno de Educación </w:t>
      </w:r>
      <w:proofErr w:type="spellStart"/>
      <w:r>
        <w:rPr>
          <w:color w:val="000000"/>
        </w:rPr>
        <w:t>Parvularia</w:t>
      </w:r>
      <w:proofErr w:type="spellEnd"/>
      <w:r>
        <w:rPr>
          <w:color w:val="000000"/>
        </w:rPr>
        <w:t>.</w:t>
      </w:r>
    </w:p>
    <w:p w14:paraId="159E1A3F" w14:textId="77777777" w:rsidR="000C4D4F" w:rsidRDefault="000C4D4F">
      <w:pPr>
        <w:pStyle w:val="Normal1"/>
        <w:widowControl w:val="0"/>
        <w:pBdr>
          <w:top w:val="nil"/>
          <w:left w:val="nil"/>
          <w:bottom w:val="nil"/>
          <w:right w:val="nil"/>
          <w:between w:val="nil"/>
        </w:pBdr>
        <w:spacing w:after="0" w:line="240" w:lineRule="auto"/>
        <w:ind w:left="1188" w:hanging="1188"/>
        <w:jc w:val="both"/>
        <w:rPr>
          <w:color w:val="FF0000"/>
          <w:sz w:val="23"/>
          <w:szCs w:val="23"/>
        </w:rPr>
      </w:pPr>
    </w:p>
    <w:p w14:paraId="6D61A904" w14:textId="77777777" w:rsidR="000C4D4F" w:rsidRDefault="00EB507A">
      <w:pPr>
        <w:pStyle w:val="Normal1"/>
        <w:widowControl w:val="0"/>
        <w:pBdr>
          <w:top w:val="nil"/>
          <w:left w:val="nil"/>
          <w:bottom w:val="nil"/>
          <w:right w:val="nil"/>
          <w:between w:val="nil"/>
        </w:pBdr>
        <w:tabs>
          <w:tab w:val="left" w:pos="1189"/>
        </w:tabs>
        <w:spacing w:after="0" w:line="360" w:lineRule="auto"/>
        <w:rPr>
          <w:color w:val="FF0000"/>
          <w:sz w:val="23"/>
          <w:szCs w:val="23"/>
        </w:rPr>
      </w:pPr>
      <w:r>
        <w:rPr>
          <w:b/>
          <w:color w:val="000000"/>
          <w:sz w:val="23"/>
          <w:szCs w:val="23"/>
        </w:rPr>
        <w:t xml:space="preserve">Responsabilidad: </w:t>
      </w:r>
      <w:r>
        <w:rPr>
          <w:color w:val="000000"/>
        </w:rPr>
        <w:t xml:space="preserve">Se actuará con la debida responsabilidad que compete a todos los miembros de la comunidad educativa, con respecto al trato, colaboración en mejorar la convivencia y la calidad de la educación; y el respetar el Reglamento Interno de Educación </w:t>
      </w:r>
      <w:proofErr w:type="spellStart"/>
      <w:r>
        <w:rPr>
          <w:color w:val="000000"/>
        </w:rPr>
        <w:t>Parvularia</w:t>
      </w:r>
      <w:proofErr w:type="spellEnd"/>
      <w:r>
        <w:rPr>
          <w:color w:val="000000"/>
        </w:rPr>
        <w:t>.</w:t>
      </w:r>
    </w:p>
    <w:p w14:paraId="569DFF41" w14:textId="77777777" w:rsidR="000C4D4F" w:rsidRDefault="000C4D4F">
      <w:pPr>
        <w:pStyle w:val="Normal1"/>
        <w:widowControl w:val="0"/>
        <w:pBdr>
          <w:top w:val="nil"/>
          <w:left w:val="nil"/>
          <w:bottom w:val="nil"/>
          <w:right w:val="nil"/>
          <w:between w:val="nil"/>
        </w:pBdr>
        <w:tabs>
          <w:tab w:val="left" w:pos="1189"/>
        </w:tabs>
        <w:spacing w:after="0" w:line="240" w:lineRule="auto"/>
        <w:ind w:left="1188"/>
        <w:rPr>
          <w:color w:val="FF0000"/>
          <w:sz w:val="23"/>
          <w:szCs w:val="23"/>
        </w:rPr>
      </w:pPr>
    </w:p>
    <w:p w14:paraId="065643BF" w14:textId="77777777" w:rsidR="000C4D4F" w:rsidRDefault="00EB507A">
      <w:pPr>
        <w:pStyle w:val="Normal1"/>
        <w:widowControl w:val="0"/>
        <w:pBdr>
          <w:top w:val="nil"/>
          <w:left w:val="nil"/>
          <w:bottom w:val="nil"/>
          <w:right w:val="nil"/>
          <w:between w:val="nil"/>
        </w:pBdr>
        <w:tabs>
          <w:tab w:val="left" w:pos="1189"/>
        </w:tabs>
        <w:spacing w:before="12" w:after="0" w:line="360" w:lineRule="auto"/>
        <w:jc w:val="both"/>
        <w:rPr>
          <w:color w:val="000000"/>
        </w:rPr>
      </w:pPr>
      <w:r>
        <w:rPr>
          <w:b/>
          <w:color w:val="000000"/>
          <w:sz w:val="23"/>
          <w:szCs w:val="23"/>
        </w:rPr>
        <w:t>Autonomía progresiva:</w:t>
      </w:r>
      <w:r>
        <w:rPr>
          <w:color w:val="000000"/>
        </w:rPr>
        <w:t xml:space="preserve"> El principio de autonomía progresiva releva que </w:t>
      </w:r>
      <w:proofErr w:type="gramStart"/>
      <w:r>
        <w:rPr>
          <w:color w:val="000000"/>
        </w:rPr>
        <w:t>niños y niñas</w:t>
      </w:r>
      <w:proofErr w:type="gramEnd"/>
      <w:r>
        <w:rPr>
          <w:color w:val="000000"/>
        </w:rPr>
        <w:t xml:space="preserve"> ejercerán sus derechos de acuerdos a la evolución de sus facultades. Esto quiere decir que las y los adultos a cargo de ellos y ellas deben orientar y acompañar la toma de decisiones, considerando “los intereses y deseos del niño, así como la capacidad del niño para la toma de decisiones autónomas y la compresión de lo que constituye su interés superior”7 El rol e injerencia de los adultos en la toma de decisiones sobre la vida de los párvulos irá variando gradualmente de acuerdo con la evolución de sus facultades.</w:t>
      </w:r>
    </w:p>
    <w:p w14:paraId="3671B5C7" w14:textId="77777777" w:rsidR="000C4D4F" w:rsidRDefault="000C4D4F">
      <w:pPr>
        <w:pStyle w:val="Normal1"/>
        <w:widowControl w:val="0"/>
        <w:pBdr>
          <w:top w:val="nil"/>
          <w:left w:val="nil"/>
          <w:bottom w:val="nil"/>
          <w:right w:val="nil"/>
          <w:between w:val="nil"/>
        </w:pBdr>
        <w:tabs>
          <w:tab w:val="left" w:pos="1189"/>
        </w:tabs>
        <w:spacing w:before="12" w:after="0" w:line="360" w:lineRule="auto"/>
        <w:jc w:val="both"/>
        <w:rPr>
          <w:color w:val="000000"/>
        </w:rPr>
      </w:pPr>
    </w:p>
    <w:p w14:paraId="43576065" w14:textId="77777777" w:rsidR="000C4D4F" w:rsidRDefault="00EB507A">
      <w:pPr>
        <w:pStyle w:val="Normal1"/>
        <w:widowControl w:val="0"/>
        <w:pBdr>
          <w:top w:val="nil"/>
          <w:left w:val="nil"/>
          <w:bottom w:val="nil"/>
          <w:right w:val="nil"/>
          <w:between w:val="nil"/>
        </w:pBdr>
        <w:tabs>
          <w:tab w:val="left" w:pos="1189"/>
        </w:tabs>
        <w:spacing w:before="7" w:after="0" w:line="480" w:lineRule="auto"/>
        <w:rPr>
          <w:color w:val="FF0000"/>
          <w:sz w:val="23"/>
          <w:szCs w:val="23"/>
        </w:rPr>
      </w:pPr>
      <w:r>
        <w:rPr>
          <w:b/>
          <w:color w:val="000000"/>
          <w:sz w:val="23"/>
          <w:szCs w:val="23"/>
        </w:rPr>
        <w:t xml:space="preserve">Justo y racional procedimiento: </w:t>
      </w:r>
      <w:r>
        <w:rPr>
          <w:color w:val="000000"/>
        </w:rPr>
        <w:t xml:space="preserve">En este punto se deberá garantizar a los miembros de la comunidad escolar el total apego a lo señalado en el artículo 19, Nº3, inciso 6º, de la Constitución Política de la República. </w:t>
      </w:r>
      <w:proofErr w:type="gramStart"/>
      <w:r>
        <w:rPr>
          <w:color w:val="000000"/>
        </w:rPr>
        <w:t>De acuerdo a</w:t>
      </w:r>
      <w:proofErr w:type="gramEnd"/>
      <w:r>
        <w:rPr>
          <w:color w:val="000000"/>
        </w:rPr>
        <w:t xml:space="preserve"> esto las medidas disciplinarias que se determinen en el establecimiento serán aplicadas mediante un procedimiento racional y justo, establecido en el Reglamento Interno de Educación </w:t>
      </w:r>
      <w:proofErr w:type="spellStart"/>
      <w:r>
        <w:rPr>
          <w:color w:val="000000"/>
        </w:rPr>
        <w:t>Parvularia</w:t>
      </w:r>
      <w:proofErr w:type="spellEnd"/>
      <w:r>
        <w:rPr>
          <w:color w:val="000000"/>
        </w:rPr>
        <w:t>.</w:t>
      </w:r>
    </w:p>
    <w:p w14:paraId="0A19D903" w14:textId="77777777" w:rsidR="000C4D4F" w:rsidRDefault="00EB507A">
      <w:pPr>
        <w:pStyle w:val="Normal1"/>
        <w:widowControl w:val="0"/>
        <w:pBdr>
          <w:top w:val="nil"/>
          <w:left w:val="nil"/>
          <w:bottom w:val="nil"/>
          <w:right w:val="nil"/>
          <w:between w:val="nil"/>
        </w:pBdr>
        <w:tabs>
          <w:tab w:val="left" w:pos="1189"/>
        </w:tabs>
        <w:spacing w:before="12" w:after="0" w:line="360" w:lineRule="auto"/>
        <w:rPr>
          <w:color w:val="FF0000"/>
          <w:sz w:val="23"/>
          <w:szCs w:val="23"/>
        </w:rPr>
      </w:pPr>
      <w:r>
        <w:rPr>
          <w:b/>
          <w:color w:val="000000"/>
          <w:sz w:val="23"/>
          <w:szCs w:val="23"/>
        </w:rPr>
        <w:t xml:space="preserve">Proporcionalidad: </w:t>
      </w:r>
      <w:r>
        <w:rPr>
          <w:color w:val="000000"/>
        </w:rPr>
        <w:t xml:space="preserve">La proporcionalidad en la aplicación de las medidas de castigo con respecto a las faltas cometidas, es parte integral del Reglamento Interno de Educación </w:t>
      </w:r>
      <w:proofErr w:type="spellStart"/>
      <w:r>
        <w:rPr>
          <w:color w:val="000000"/>
        </w:rPr>
        <w:t>Parvularia</w:t>
      </w:r>
      <w:proofErr w:type="spellEnd"/>
      <w:r>
        <w:rPr>
          <w:color w:val="000000"/>
        </w:rPr>
        <w:t>.</w:t>
      </w:r>
    </w:p>
    <w:p w14:paraId="1CA70529" w14:textId="77777777" w:rsidR="000C4D4F" w:rsidRDefault="00EB507A">
      <w:pPr>
        <w:pStyle w:val="Normal1"/>
        <w:widowControl w:val="0"/>
        <w:pBdr>
          <w:top w:val="nil"/>
          <w:left w:val="nil"/>
          <w:bottom w:val="nil"/>
          <w:right w:val="nil"/>
          <w:between w:val="nil"/>
        </w:pBdr>
        <w:tabs>
          <w:tab w:val="left" w:pos="1189"/>
        </w:tabs>
        <w:spacing w:before="13" w:after="0" w:line="360" w:lineRule="auto"/>
        <w:rPr>
          <w:b/>
          <w:color w:val="000000"/>
          <w:sz w:val="23"/>
          <w:szCs w:val="23"/>
        </w:rPr>
      </w:pPr>
      <w:r>
        <w:rPr>
          <w:b/>
          <w:color w:val="000000"/>
          <w:sz w:val="23"/>
          <w:szCs w:val="23"/>
        </w:rPr>
        <w:t xml:space="preserve">Trasparencia: </w:t>
      </w:r>
      <w:r>
        <w:rPr>
          <w:color w:val="000000"/>
        </w:rPr>
        <w:t xml:space="preserve">El reglamento Interno de Educación </w:t>
      </w:r>
      <w:proofErr w:type="spellStart"/>
      <w:r>
        <w:rPr>
          <w:color w:val="000000"/>
        </w:rPr>
        <w:t>Parvularia</w:t>
      </w:r>
      <w:proofErr w:type="spellEnd"/>
      <w:r>
        <w:rPr>
          <w:color w:val="000000"/>
        </w:rPr>
        <w:t xml:space="preserve"> contempla que la información debe estar al alcance de todos los miembros de la comunidad educativa. El resguardo de este derecho está establecido en el artículo 3, letra j, de la Ley General de Educación.</w:t>
      </w:r>
    </w:p>
    <w:p w14:paraId="4E7DAACB" w14:textId="77777777" w:rsidR="000C4D4F" w:rsidRDefault="000C4D4F">
      <w:pPr>
        <w:pStyle w:val="Normal1"/>
        <w:widowControl w:val="0"/>
        <w:pBdr>
          <w:top w:val="nil"/>
          <w:left w:val="nil"/>
          <w:bottom w:val="nil"/>
          <w:right w:val="nil"/>
          <w:between w:val="nil"/>
        </w:pBdr>
        <w:spacing w:before="7" w:after="0" w:line="240" w:lineRule="auto"/>
        <w:ind w:hanging="428"/>
        <w:rPr>
          <w:rFonts w:ascii="Arial" w:eastAsia="Arial" w:hAnsi="Arial" w:cs="Arial"/>
          <w:color w:val="000000"/>
          <w:sz w:val="29"/>
          <w:szCs w:val="29"/>
        </w:rPr>
      </w:pPr>
    </w:p>
    <w:p w14:paraId="460E10BA" w14:textId="77777777" w:rsidR="000C4D4F" w:rsidRDefault="000C4D4F">
      <w:pPr>
        <w:pStyle w:val="Normal1"/>
        <w:widowControl w:val="0"/>
        <w:pBdr>
          <w:top w:val="nil"/>
          <w:left w:val="nil"/>
          <w:bottom w:val="nil"/>
          <w:right w:val="nil"/>
          <w:between w:val="nil"/>
        </w:pBdr>
        <w:spacing w:before="7" w:after="0" w:line="240" w:lineRule="auto"/>
        <w:ind w:hanging="428"/>
        <w:rPr>
          <w:rFonts w:ascii="Arial" w:eastAsia="Arial" w:hAnsi="Arial" w:cs="Arial"/>
          <w:color w:val="000000"/>
          <w:sz w:val="29"/>
          <w:szCs w:val="29"/>
        </w:rPr>
      </w:pPr>
    </w:p>
    <w:p w14:paraId="24A48763" w14:textId="77777777" w:rsidR="000C4D4F" w:rsidRDefault="00EB507A">
      <w:pPr>
        <w:pStyle w:val="Normal1"/>
        <w:rPr>
          <w:b/>
        </w:rPr>
      </w:pPr>
      <w:r>
        <w:rPr>
          <w:b/>
        </w:rPr>
        <w:tab/>
      </w:r>
      <w:r>
        <w:rPr>
          <w:b/>
        </w:rPr>
        <w:tab/>
      </w:r>
      <w:r>
        <w:rPr>
          <w:b/>
        </w:rPr>
        <w:tab/>
        <w:t>TRAMOS CURRICULARES EDUCACIÓN PARVULARIA:</w:t>
      </w:r>
    </w:p>
    <w:p w14:paraId="56EAB64F" w14:textId="77777777" w:rsidR="000C4D4F" w:rsidRDefault="000C4D4F">
      <w:pPr>
        <w:pStyle w:val="Normal1"/>
        <w:rPr>
          <w:b/>
        </w:rPr>
      </w:pPr>
    </w:p>
    <w:p w14:paraId="0560CA45" w14:textId="77777777" w:rsidR="000C4D4F" w:rsidRDefault="00EB507A">
      <w:pPr>
        <w:pStyle w:val="Normal1"/>
        <w:widowControl w:val="0"/>
        <w:pBdr>
          <w:top w:val="nil"/>
          <w:left w:val="nil"/>
          <w:bottom w:val="nil"/>
          <w:right w:val="nil"/>
          <w:between w:val="nil"/>
        </w:pBdr>
        <w:spacing w:before="12" w:after="0" w:line="240" w:lineRule="auto"/>
        <w:ind w:left="1280" w:hanging="428"/>
        <w:rPr>
          <w:color w:val="000000"/>
          <w:sz w:val="23"/>
          <w:szCs w:val="23"/>
        </w:rPr>
      </w:pPr>
      <w:r>
        <w:rPr>
          <w:color w:val="000000"/>
          <w:sz w:val="23"/>
          <w:szCs w:val="23"/>
        </w:rPr>
        <w:t xml:space="preserve">Nuestro establecimiento dispone de los siguientes niveles de Educación </w:t>
      </w:r>
      <w:proofErr w:type="spellStart"/>
      <w:r>
        <w:rPr>
          <w:color w:val="000000"/>
          <w:sz w:val="23"/>
          <w:szCs w:val="23"/>
        </w:rPr>
        <w:t>Parvularia</w:t>
      </w:r>
      <w:proofErr w:type="spellEnd"/>
      <w:r>
        <w:rPr>
          <w:color w:val="000000"/>
          <w:sz w:val="23"/>
          <w:szCs w:val="23"/>
        </w:rPr>
        <w:t>:</w:t>
      </w:r>
    </w:p>
    <w:tbl>
      <w:tblPr>
        <w:tblStyle w:val="afa"/>
        <w:tblpPr w:leftFromText="141" w:rightFromText="141" w:vertAnchor="text" w:tblpY="196"/>
        <w:tblW w:w="8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3407"/>
        <w:gridCol w:w="3023"/>
      </w:tblGrid>
      <w:tr w:rsidR="000C4D4F" w14:paraId="0A2D38BE" w14:textId="77777777">
        <w:trPr>
          <w:cantSplit/>
          <w:trHeight w:val="287"/>
          <w:tblHeader/>
        </w:trPr>
        <w:tc>
          <w:tcPr>
            <w:tcW w:w="5216" w:type="dxa"/>
            <w:gridSpan w:val="2"/>
          </w:tcPr>
          <w:p w14:paraId="6D3C7D2C" w14:textId="77777777" w:rsidR="000C4D4F" w:rsidRDefault="00EB507A">
            <w:pPr>
              <w:pStyle w:val="Normal1"/>
              <w:pBdr>
                <w:top w:val="nil"/>
                <w:left w:val="nil"/>
                <w:bottom w:val="nil"/>
                <w:right w:val="nil"/>
                <w:between w:val="nil"/>
              </w:pBdr>
              <w:ind w:hanging="428"/>
              <w:jc w:val="center"/>
              <w:rPr>
                <w:rFonts w:ascii="Arial" w:eastAsia="Arial" w:hAnsi="Arial" w:cs="Arial"/>
                <w:b/>
                <w:color w:val="000000"/>
              </w:rPr>
            </w:pPr>
            <w:r>
              <w:rPr>
                <w:rFonts w:ascii="Arial" w:eastAsia="Arial" w:hAnsi="Arial" w:cs="Arial"/>
                <w:b/>
                <w:color w:val="000000"/>
              </w:rPr>
              <w:t>NIVELES</w:t>
            </w:r>
          </w:p>
        </w:tc>
        <w:tc>
          <w:tcPr>
            <w:tcW w:w="3023" w:type="dxa"/>
          </w:tcPr>
          <w:p w14:paraId="449B0575" w14:textId="77777777" w:rsidR="000C4D4F" w:rsidRDefault="00EB507A">
            <w:pPr>
              <w:pStyle w:val="Normal1"/>
              <w:pBdr>
                <w:top w:val="nil"/>
                <w:left w:val="nil"/>
                <w:bottom w:val="nil"/>
                <w:right w:val="nil"/>
                <w:between w:val="nil"/>
              </w:pBdr>
              <w:ind w:hanging="428"/>
              <w:jc w:val="center"/>
              <w:rPr>
                <w:rFonts w:ascii="Arial" w:eastAsia="Arial" w:hAnsi="Arial" w:cs="Arial"/>
                <w:b/>
                <w:color w:val="000000"/>
              </w:rPr>
            </w:pPr>
            <w:r>
              <w:rPr>
                <w:rFonts w:ascii="Arial" w:eastAsia="Arial" w:hAnsi="Arial" w:cs="Arial"/>
                <w:b/>
                <w:color w:val="000000"/>
              </w:rPr>
              <w:t>EDADES</w:t>
            </w:r>
          </w:p>
        </w:tc>
      </w:tr>
      <w:tr w:rsidR="000C4D4F" w14:paraId="614628E0" w14:textId="77777777">
        <w:trPr>
          <w:cantSplit/>
          <w:trHeight w:val="1205"/>
          <w:tblHeader/>
        </w:trPr>
        <w:tc>
          <w:tcPr>
            <w:tcW w:w="1809" w:type="dxa"/>
          </w:tcPr>
          <w:p w14:paraId="03E67F55" w14:textId="77777777" w:rsidR="000C4D4F" w:rsidRDefault="000C4D4F">
            <w:pPr>
              <w:pStyle w:val="Normal1"/>
              <w:pBdr>
                <w:top w:val="nil"/>
                <w:left w:val="nil"/>
                <w:bottom w:val="nil"/>
                <w:right w:val="nil"/>
                <w:between w:val="nil"/>
              </w:pBdr>
              <w:ind w:hanging="428"/>
              <w:jc w:val="center"/>
              <w:rPr>
                <w:rFonts w:ascii="Arial" w:eastAsia="Arial" w:hAnsi="Arial" w:cs="Arial"/>
                <w:b/>
                <w:color w:val="000000"/>
              </w:rPr>
            </w:pPr>
          </w:p>
          <w:p w14:paraId="3CAF9D19" w14:textId="77777777" w:rsidR="000C4D4F" w:rsidRDefault="00EB507A">
            <w:pPr>
              <w:pStyle w:val="Normal1"/>
              <w:jc w:val="center"/>
            </w:pPr>
            <w:r>
              <w:t xml:space="preserve">Nivel de </w:t>
            </w:r>
            <w:proofErr w:type="spellStart"/>
            <w:r>
              <w:t>Transición</w:t>
            </w:r>
            <w:proofErr w:type="spellEnd"/>
          </w:p>
        </w:tc>
        <w:tc>
          <w:tcPr>
            <w:tcW w:w="3407" w:type="dxa"/>
          </w:tcPr>
          <w:p w14:paraId="382A8AEB" w14:textId="77777777" w:rsidR="000C4D4F" w:rsidRPr="001C4123" w:rsidRDefault="00EB507A">
            <w:pPr>
              <w:pStyle w:val="Normal1"/>
              <w:pBdr>
                <w:top w:val="nil"/>
                <w:left w:val="nil"/>
                <w:bottom w:val="nil"/>
                <w:right w:val="nil"/>
                <w:between w:val="nil"/>
              </w:pBdr>
              <w:ind w:hanging="428"/>
              <w:jc w:val="center"/>
              <w:rPr>
                <w:color w:val="000000"/>
                <w:lang w:val="es-CL"/>
              </w:rPr>
            </w:pPr>
            <w:r w:rsidRPr="001C4123">
              <w:rPr>
                <w:color w:val="000000"/>
                <w:lang w:val="es-CL"/>
              </w:rPr>
              <w:t xml:space="preserve"> Nivel de Transición Menor</w:t>
            </w:r>
          </w:p>
          <w:p w14:paraId="5320341C" w14:textId="77777777" w:rsidR="000C4D4F" w:rsidRPr="001C4123" w:rsidRDefault="000C4D4F">
            <w:pPr>
              <w:pStyle w:val="Normal1"/>
              <w:jc w:val="center"/>
              <w:rPr>
                <w:lang w:val="es-CL"/>
              </w:rPr>
            </w:pPr>
          </w:p>
          <w:p w14:paraId="157BEEBD" w14:textId="77777777" w:rsidR="000C4D4F" w:rsidRPr="001C4123" w:rsidRDefault="00EB507A">
            <w:pPr>
              <w:pStyle w:val="Normal1"/>
              <w:pBdr>
                <w:top w:val="nil"/>
                <w:left w:val="nil"/>
                <w:bottom w:val="nil"/>
                <w:right w:val="nil"/>
                <w:between w:val="nil"/>
              </w:pBdr>
              <w:ind w:hanging="428"/>
              <w:jc w:val="center"/>
              <w:rPr>
                <w:color w:val="000000"/>
                <w:lang w:val="es-CL"/>
              </w:rPr>
            </w:pPr>
            <w:r w:rsidRPr="001C4123">
              <w:rPr>
                <w:color w:val="000000"/>
                <w:lang w:val="es-CL"/>
              </w:rPr>
              <w:t>Nivel de Transición Mayor</w:t>
            </w:r>
          </w:p>
        </w:tc>
        <w:tc>
          <w:tcPr>
            <w:tcW w:w="3023" w:type="dxa"/>
          </w:tcPr>
          <w:p w14:paraId="4E8296F6" w14:textId="77777777" w:rsidR="000C4D4F" w:rsidRPr="001C4123" w:rsidRDefault="00EB507A">
            <w:pPr>
              <w:pStyle w:val="Normal1"/>
              <w:pBdr>
                <w:top w:val="nil"/>
                <w:left w:val="nil"/>
                <w:bottom w:val="nil"/>
                <w:right w:val="nil"/>
                <w:between w:val="nil"/>
              </w:pBdr>
              <w:ind w:hanging="428"/>
              <w:jc w:val="center"/>
              <w:rPr>
                <w:rFonts w:ascii="Arial" w:eastAsia="Arial" w:hAnsi="Arial" w:cs="Arial"/>
                <w:color w:val="000000"/>
                <w:lang w:val="es-CL"/>
              </w:rPr>
            </w:pPr>
            <w:r w:rsidRPr="001C4123">
              <w:rPr>
                <w:rFonts w:ascii="Arial" w:eastAsia="Arial" w:hAnsi="Arial" w:cs="Arial"/>
                <w:color w:val="000000"/>
                <w:lang w:val="es-CL"/>
              </w:rPr>
              <w:t xml:space="preserve">De </w:t>
            </w:r>
            <w:r w:rsidRPr="001C4123">
              <w:rPr>
                <w:color w:val="000000"/>
                <w:lang w:val="es-CL"/>
              </w:rPr>
              <w:t xml:space="preserve">4 a 5 </w:t>
            </w:r>
            <w:proofErr w:type="gramStart"/>
            <w:r w:rsidRPr="001C4123">
              <w:rPr>
                <w:color w:val="000000"/>
                <w:lang w:val="es-CL"/>
              </w:rPr>
              <w:t>años de edad</w:t>
            </w:r>
            <w:proofErr w:type="gramEnd"/>
          </w:p>
          <w:p w14:paraId="02E62E18" w14:textId="77777777" w:rsidR="000C4D4F" w:rsidRPr="001C4123" w:rsidRDefault="000C4D4F">
            <w:pPr>
              <w:pStyle w:val="Normal1"/>
              <w:pBdr>
                <w:top w:val="nil"/>
                <w:left w:val="nil"/>
                <w:bottom w:val="nil"/>
                <w:right w:val="nil"/>
                <w:between w:val="nil"/>
              </w:pBdr>
              <w:ind w:hanging="428"/>
              <w:jc w:val="center"/>
              <w:rPr>
                <w:rFonts w:ascii="Arial" w:eastAsia="Arial" w:hAnsi="Arial" w:cs="Arial"/>
                <w:color w:val="000000"/>
                <w:lang w:val="es-CL"/>
              </w:rPr>
            </w:pPr>
          </w:p>
          <w:p w14:paraId="5382F036" w14:textId="77777777" w:rsidR="000C4D4F" w:rsidRPr="001C4123" w:rsidRDefault="00EB507A">
            <w:pPr>
              <w:pStyle w:val="Normal1"/>
              <w:pBdr>
                <w:top w:val="nil"/>
                <w:left w:val="nil"/>
                <w:bottom w:val="nil"/>
                <w:right w:val="nil"/>
                <w:between w:val="nil"/>
              </w:pBdr>
              <w:ind w:hanging="428"/>
              <w:jc w:val="center"/>
              <w:rPr>
                <w:rFonts w:ascii="Arial" w:eastAsia="Arial" w:hAnsi="Arial" w:cs="Arial"/>
                <w:color w:val="000000"/>
                <w:lang w:val="es-CL"/>
              </w:rPr>
            </w:pPr>
            <w:r w:rsidRPr="001C4123">
              <w:rPr>
                <w:rFonts w:ascii="Arial" w:eastAsia="Arial" w:hAnsi="Arial" w:cs="Arial"/>
                <w:color w:val="000000"/>
                <w:lang w:val="es-CL"/>
              </w:rPr>
              <w:t xml:space="preserve">De </w:t>
            </w:r>
            <w:r w:rsidRPr="001C4123">
              <w:rPr>
                <w:color w:val="000000"/>
                <w:lang w:val="es-CL"/>
              </w:rPr>
              <w:t xml:space="preserve">5 a 6 </w:t>
            </w:r>
            <w:proofErr w:type="gramStart"/>
            <w:r w:rsidRPr="001C4123">
              <w:rPr>
                <w:color w:val="000000"/>
                <w:lang w:val="es-CL"/>
              </w:rPr>
              <w:t>años de edad</w:t>
            </w:r>
            <w:proofErr w:type="gramEnd"/>
          </w:p>
        </w:tc>
      </w:tr>
    </w:tbl>
    <w:p w14:paraId="5B9B0160" w14:textId="77777777" w:rsidR="000C4D4F" w:rsidRDefault="000C4D4F">
      <w:pPr>
        <w:pStyle w:val="Normal1"/>
        <w:widowControl w:val="0"/>
        <w:pBdr>
          <w:top w:val="nil"/>
          <w:left w:val="nil"/>
          <w:bottom w:val="nil"/>
          <w:right w:val="nil"/>
          <w:between w:val="nil"/>
        </w:pBdr>
        <w:spacing w:before="12" w:after="0" w:line="240" w:lineRule="auto"/>
        <w:ind w:left="1280" w:hanging="428"/>
        <w:rPr>
          <w:rFonts w:ascii="Arial" w:eastAsia="Arial" w:hAnsi="Arial" w:cs="Arial"/>
          <w:color w:val="000000"/>
          <w:sz w:val="24"/>
          <w:szCs w:val="24"/>
        </w:rPr>
      </w:pPr>
    </w:p>
    <w:p w14:paraId="64909E35" w14:textId="77777777" w:rsidR="000C4D4F" w:rsidRDefault="000C4D4F">
      <w:pPr>
        <w:pStyle w:val="Normal1"/>
        <w:widowControl w:val="0"/>
        <w:pBdr>
          <w:top w:val="nil"/>
          <w:left w:val="nil"/>
          <w:bottom w:val="nil"/>
          <w:right w:val="nil"/>
          <w:between w:val="nil"/>
        </w:pBdr>
        <w:spacing w:after="0" w:line="240" w:lineRule="auto"/>
        <w:ind w:hanging="428"/>
        <w:rPr>
          <w:rFonts w:ascii="Arial" w:eastAsia="Arial" w:hAnsi="Arial" w:cs="Arial"/>
          <w:color w:val="000000"/>
        </w:rPr>
      </w:pPr>
    </w:p>
    <w:p w14:paraId="1B124B65" w14:textId="77777777" w:rsidR="000C4D4F" w:rsidRDefault="000C4D4F">
      <w:pPr>
        <w:pStyle w:val="Normal1"/>
        <w:widowControl w:val="0"/>
        <w:pBdr>
          <w:top w:val="nil"/>
          <w:left w:val="nil"/>
          <w:bottom w:val="nil"/>
          <w:right w:val="nil"/>
          <w:between w:val="nil"/>
        </w:pBdr>
        <w:spacing w:after="0" w:line="240" w:lineRule="auto"/>
        <w:ind w:hanging="428"/>
        <w:rPr>
          <w:rFonts w:ascii="Arial" w:eastAsia="Arial" w:hAnsi="Arial" w:cs="Arial"/>
          <w:color w:val="000000"/>
        </w:rPr>
      </w:pPr>
    </w:p>
    <w:p w14:paraId="27E32A00" w14:textId="77777777" w:rsidR="000C4D4F" w:rsidRDefault="000C4D4F">
      <w:pPr>
        <w:pStyle w:val="Normal1"/>
        <w:widowControl w:val="0"/>
        <w:pBdr>
          <w:top w:val="nil"/>
          <w:left w:val="nil"/>
          <w:bottom w:val="nil"/>
          <w:right w:val="nil"/>
          <w:between w:val="nil"/>
        </w:pBdr>
        <w:spacing w:before="186" w:after="0" w:line="240" w:lineRule="auto"/>
        <w:ind w:left="1280" w:hanging="428"/>
        <w:rPr>
          <w:rFonts w:ascii="Arial" w:eastAsia="Arial" w:hAnsi="Arial" w:cs="Arial"/>
          <w:b/>
          <w:color w:val="000000"/>
          <w:sz w:val="24"/>
          <w:szCs w:val="24"/>
          <w:u w:val="single"/>
        </w:rPr>
      </w:pPr>
    </w:p>
    <w:p w14:paraId="50CF0057" w14:textId="77777777" w:rsidR="000C4D4F" w:rsidRDefault="000C4D4F">
      <w:pPr>
        <w:pStyle w:val="Normal1"/>
        <w:rPr>
          <w:b/>
          <w:u w:val="single"/>
        </w:rPr>
      </w:pPr>
    </w:p>
    <w:p w14:paraId="304CE83E" w14:textId="77777777" w:rsidR="000C4D4F" w:rsidRDefault="000C4D4F">
      <w:pPr>
        <w:pStyle w:val="Normal1"/>
        <w:rPr>
          <w:b/>
          <w:u w:val="single"/>
        </w:rPr>
      </w:pPr>
    </w:p>
    <w:p w14:paraId="117655D0" w14:textId="77777777" w:rsidR="000C4D4F" w:rsidRDefault="00EB507A">
      <w:pPr>
        <w:pStyle w:val="Normal1"/>
        <w:rPr>
          <w:b/>
          <w:u w:val="single"/>
        </w:rPr>
      </w:pPr>
      <w:r>
        <w:rPr>
          <w:b/>
          <w:u w:val="single"/>
        </w:rPr>
        <w:lastRenderedPageBreak/>
        <w:t>HORARIOS DE FUNCIONAMIENTO:</w:t>
      </w:r>
    </w:p>
    <w:p w14:paraId="03C6C463" w14:textId="77777777" w:rsidR="000C4D4F" w:rsidRDefault="000C4D4F">
      <w:pPr>
        <w:pStyle w:val="Normal1"/>
        <w:widowControl w:val="0"/>
        <w:pBdr>
          <w:top w:val="nil"/>
          <w:left w:val="nil"/>
          <w:bottom w:val="nil"/>
          <w:right w:val="nil"/>
          <w:between w:val="nil"/>
        </w:pBdr>
        <w:spacing w:before="1" w:after="0" w:line="240" w:lineRule="auto"/>
        <w:ind w:hanging="428"/>
        <w:rPr>
          <w:rFonts w:ascii="Arial" w:eastAsia="Arial" w:hAnsi="Arial" w:cs="Arial"/>
          <w:b/>
          <w:color w:val="000000"/>
          <w:sz w:val="16"/>
          <w:szCs w:val="16"/>
        </w:rPr>
      </w:pPr>
    </w:p>
    <w:p w14:paraId="7B68C9CD" w14:textId="77777777" w:rsidR="000C4D4F" w:rsidRDefault="00EB507A">
      <w:pPr>
        <w:pStyle w:val="Normal1"/>
        <w:widowControl w:val="0"/>
        <w:pBdr>
          <w:top w:val="nil"/>
          <w:left w:val="nil"/>
          <w:bottom w:val="nil"/>
          <w:right w:val="nil"/>
          <w:between w:val="nil"/>
        </w:pBdr>
        <w:spacing w:before="22" w:after="0" w:line="360" w:lineRule="auto"/>
        <w:ind w:right="51"/>
        <w:jc w:val="both"/>
        <w:rPr>
          <w:color w:val="000000"/>
          <w:sz w:val="23"/>
          <w:szCs w:val="23"/>
        </w:rPr>
      </w:pPr>
      <w:r>
        <w:rPr>
          <w:color w:val="000000"/>
          <w:sz w:val="23"/>
          <w:szCs w:val="23"/>
        </w:rPr>
        <w:t>Párvulos funcionará en Jornada Escolar Completa, de lunes a jueves y viernes:</w:t>
      </w:r>
    </w:p>
    <w:tbl>
      <w:tblPr>
        <w:tblStyle w:val="afb"/>
        <w:tblpPr w:leftFromText="141" w:rightFromText="141" w:vertAnchor="text" w:tblpY="304"/>
        <w:tblW w:w="79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3"/>
        <w:gridCol w:w="2348"/>
        <w:gridCol w:w="2054"/>
        <w:gridCol w:w="2054"/>
      </w:tblGrid>
      <w:tr w:rsidR="000C4D4F" w14:paraId="17BC2C47" w14:textId="77777777">
        <w:trPr>
          <w:cantSplit/>
          <w:trHeight w:val="465"/>
          <w:tblHeader/>
        </w:trPr>
        <w:tc>
          <w:tcPr>
            <w:tcW w:w="1463" w:type="dxa"/>
          </w:tcPr>
          <w:p w14:paraId="7E12B461" w14:textId="77777777" w:rsidR="000C4D4F" w:rsidRDefault="00EB507A">
            <w:pPr>
              <w:pStyle w:val="Normal1"/>
              <w:pBdr>
                <w:top w:val="nil"/>
                <w:left w:val="nil"/>
                <w:bottom w:val="nil"/>
                <w:right w:val="nil"/>
                <w:between w:val="nil"/>
              </w:pBdr>
              <w:spacing w:before="22" w:line="360" w:lineRule="auto"/>
              <w:ind w:right="51"/>
              <w:jc w:val="center"/>
              <w:rPr>
                <w:b/>
                <w:color w:val="000000"/>
                <w:sz w:val="23"/>
                <w:szCs w:val="23"/>
              </w:rPr>
            </w:pPr>
            <w:r>
              <w:rPr>
                <w:b/>
                <w:color w:val="000000"/>
                <w:sz w:val="23"/>
                <w:szCs w:val="23"/>
              </w:rPr>
              <w:t>NIVEL</w:t>
            </w:r>
          </w:p>
        </w:tc>
        <w:tc>
          <w:tcPr>
            <w:tcW w:w="2348" w:type="dxa"/>
          </w:tcPr>
          <w:p w14:paraId="2E9EF7A2" w14:textId="77777777" w:rsidR="000C4D4F" w:rsidRDefault="00EB507A">
            <w:pPr>
              <w:pStyle w:val="Normal1"/>
              <w:pBdr>
                <w:top w:val="nil"/>
                <w:left w:val="nil"/>
                <w:bottom w:val="nil"/>
                <w:right w:val="nil"/>
                <w:between w:val="nil"/>
              </w:pBdr>
              <w:spacing w:before="22" w:line="360" w:lineRule="auto"/>
              <w:ind w:right="51"/>
              <w:jc w:val="center"/>
              <w:rPr>
                <w:b/>
                <w:color w:val="000000"/>
                <w:sz w:val="23"/>
                <w:szCs w:val="23"/>
              </w:rPr>
            </w:pPr>
            <w:r>
              <w:rPr>
                <w:b/>
                <w:color w:val="000000"/>
                <w:sz w:val="23"/>
                <w:szCs w:val="23"/>
              </w:rPr>
              <w:t>JORNADA MAÑANA</w:t>
            </w:r>
          </w:p>
        </w:tc>
        <w:tc>
          <w:tcPr>
            <w:tcW w:w="2054" w:type="dxa"/>
          </w:tcPr>
          <w:p w14:paraId="238EC836" w14:textId="77777777" w:rsidR="000C4D4F" w:rsidRDefault="00EB507A">
            <w:pPr>
              <w:pStyle w:val="Normal1"/>
              <w:pBdr>
                <w:top w:val="nil"/>
                <w:left w:val="nil"/>
                <w:bottom w:val="nil"/>
                <w:right w:val="nil"/>
                <w:between w:val="nil"/>
              </w:pBdr>
              <w:spacing w:before="22" w:line="360" w:lineRule="auto"/>
              <w:ind w:right="51"/>
              <w:jc w:val="center"/>
              <w:rPr>
                <w:b/>
                <w:color w:val="000000"/>
                <w:sz w:val="23"/>
                <w:szCs w:val="23"/>
              </w:rPr>
            </w:pPr>
            <w:r>
              <w:rPr>
                <w:b/>
                <w:color w:val="000000"/>
                <w:sz w:val="23"/>
                <w:szCs w:val="23"/>
              </w:rPr>
              <w:t>JORNADA TARDE</w:t>
            </w:r>
          </w:p>
        </w:tc>
        <w:tc>
          <w:tcPr>
            <w:tcW w:w="2054" w:type="dxa"/>
          </w:tcPr>
          <w:p w14:paraId="37A38899" w14:textId="77777777" w:rsidR="000C4D4F" w:rsidRDefault="00EB507A">
            <w:pPr>
              <w:pStyle w:val="Normal1"/>
              <w:pBdr>
                <w:top w:val="nil"/>
                <w:left w:val="nil"/>
                <w:bottom w:val="nil"/>
                <w:right w:val="nil"/>
                <w:between w:val="nil"/>
              </w:pBdr>
              <w:spacing w:before="22" w:line="360" w:lineRule="auto"/>
              <w:ind w:right="51"/>
              <w:jc w:val="center"/>
              <w:rPr>
                <w:b/>
                <w:color w:val="000000"/>
                <w:sz w:val="23"/>
                <w:szCs w:val="23"/>
              </w:rPr>
            </w:pPr>
            <w:r>
              <w:rPr>
                <w:b/>
                <w:color w:val="000000"/>
                <w:sz w:val="23"/>
                <w:szCs w:val="23"/>
              </w:rPr>
              <w:t>VIERNES</w:t>
            </w:r>
          </w:p>
        </w:tc>
      </w:tr>
      <w:tr w:rsidR="000C4D4F" w14:paraId="500831FE" w14:textId="77777777">
        <w:trPr>
          <w:cantSplit/>
          <w:trHeight w:val="476"/>
          <w:tblHeader/>
        </w:trPr>
        <w:tc>
          <w:tcPr>
            <w:tcW w:w="1463" w:type="dxa"/>
          </w:tcPr>
          <w:p w14:paraId="28FB5957" w14:textId="77777777" w:rsidR="000C4D4F" w:rsidRDefault="00EB507A">
            <w:pPr>
              <w:pStyle w:val="Normal1"/>
              <w:pBdr>
                <w:top w:val="nil"/>
                <w:left w:val="nil"/>
                <w:bottom w:val="nil"/>
                <w:right w:val="nil"/>
                <w:between w:val="nil"/>
              </w:pBdr>
              <w:spacing w:before="22" w:line="360" w:lineRule="auto"/>
              <w:ind w:right="51"/>
              <w:jc w:val="both"/>
              <w:rPr>
                <w:color w:val="000000"/>
                <w:sz w:val="23"/>
                <w:szCs w:val="23"/>
              </w:rPr>
            </w:pPr>
            <w:r>
              <w:rPr>
                <w:color w:val="000000"/>
                <w:sz w:val="23"/>
                <w:szCs w:val="23"/>
              </w:rPr>
              <w:t>NT1</w:t>
            </w:r>
          </w:p>
        </w:tc>
        <w:tc>
          <w:tcPr>
            <w:tcW w:w="2348" w:type="dxa"/>
          </w:tcPr>
          <w:p w14:paraId="4D9F2543" w14:textId="77777777" w:rsidR="000C4D4F" w:rsidRDefault="00EB507A">
            <w:pPr>
              <w:pStyle w:val="Normal1"/>
              <w:pBdr>
                <w:top w:val="nil"/>
                <w:left w:val="nil"/>
                <w:bottom w:val="nil"/>
                <w:right w:val="nil"/>
                <w:between w:val="nil"/>
              </w:pBdr>
              <w:spacing w:before="22" w:line="360" w:lineRule="auto"/>
              <w:ind w:right="51"/>
              <w:jc w:val="both"/>
              <w:rPr>
                <w:color w:val="000000"/>
                <w:sz w:val="23"/>
                <w:szCs w:val="23"/>
              </w:rPr>
            </w:pPr>
            <w:r>
              <w:rPr>
                <w:color w:val="000000"/>
                <w:sz w:val="23"/>
                <w:szCs w:val="23"/>
              </w:rPr>
              <w:t>08:15 a 13:30</w:t>
            </w:r>
          </w:p>
        </w:tc>
        <w:tc>
          <w:tcPr>
            <w:tcW w:w="2054" w:type="dxa"/>
          </w:tcPr>
          <w:p w14:paraId="6D656031" w14:textId="77777777" w:rsidR="000C4D4F" w:rsidRDefault="00EB507A">
            <w:pPr>
              <w:pStyle w:val="Normal1"/>
              <w:pBdr>
                <w:top w:val="nil"/>
                <w:left w:val="nil"/>
                <w:bottom w:val="nil"/>
                <w:right w:val="nil"/>
                <w:between w:val="nil"/>
              </w:pBdr>
              <w:spacing w:before="22" w:line="360" w:lineRule="auto"/>
              <w:ind w:right="51"/>
              <w:jc w:val="both"/>
              <w:rPr>
                <w:color w:val="000000"/>
                <w:sz w:val="23"/>
                <w:szCs w:val="23"/>
              </w:rPr>
            </w:pPr>
            <w:r>
              <w:rPr>
                <w:color w:val="000000"/>
                <w:sz w:val="23"/>
                <w:szCs w:val="23"/>
              </w:rPr>
              <w:t>14:15 a 15:30</w:t>
            </w:r>
          </w:p>
        </w:tc>
        <w:tc>
          <w:tcPr>
            <w:tcW w:w="2054" w:type="dxa"/>
          </w:tcPr>
          <w:p w14:paraId="6528245F" w14:textId="77777777" w:rsidR="000C4D4F" w:rsidRDefault="00EB507A">
            <w:pPr>
              <w:pStyle w:val="Normal1"/>
              <w:pBdr>
                <w:top w:val="nil"/>
                <w:left w:val="nil"/>
                <w:bottom w:val="nil"/>
                <w:right w:val="nil"/>
                <w:between w:val="nil"/>
              </w:pBdr>
              <w:spacing w:before="22" w:line="360" w:lineRule="auto"/>
              <w:ind w:right="51"/>
              <w:jc w:val="both"/>
              <w:rPr>
                <w:color w:val="000000"/>
                <w:sz w:val="23"/>
                <w:szCs w:val="23"/>
              </w:rPr>
            </w:pPr>
            <w:r>
              <w:rPr>
                <w:color w:val="000000"/>
                <w:sz w:val="23"/>
                <w:szCs w:val="23"/>
              </w:rPr>
              <w:t>08:00 a 13:00</w:t>
            </w:r>
          </w:p>
        </w:tc>
      </w:tr>
      <w:tr w:rsidR="000C4D4F" w14:paraId="6FF5AA85" w14:textId="77777777">
        <w:trPr>
          <w:cantSplit/>
          <w:trHeight w:val="476"/>
          <w:tblHeader/>
        </w:trPr>
        <w:tc>
          <w:tcPr>
            <w:tcW w:w="1463" w:type="dxa"/>
          </w:tcPr>
          <w:p w14:paraId="6572C32D" w14:textId="77777777" w:rsidR="000C4D4F" w:rsidRDefault="00EB507A">
            <w:pPr>
              <w:pStyle w:val="Normal1"/>
              <w:pBdr>
                <w:top w:val="nil"/>
                <w:left w:val="nil"/>
                <w:bottom w:val="nil"/>
                <w:right w:val="nil"/>
                <w:between w:val="nil"/>
              </w:pBdr>
              <w:spacing w:before="22" w:line="360" w:lineRule="auto"/>
              <w:ind w:right="51"/>
              <w:jc w:val="both"/>
              <w:rPr>
                <w:color w:val="000000"/>
                <w:sz w:val="23"/>
                <w:szCs w:val="23"/>
              </w:rPr>
            </w:pPr>
            <w:r>
              <w:rPr>
                <w:color w:val="000000"/>
                <w:sz w:val="23"/>
                <w:szCs w:val="23"/>
              </w:rPr>
              <w:t>NT2</w:t>
            </w:r>
          </w:p>
        </w:tc>
        <w:tc>
          <w:tcPr>
            <w:tcW w:w="2348" w:type="dxa"/>
          </w:tcPr>
          <w:p w14:paraId="7EB67062" w14:textId="77777777" w:rsidR="000C4D4F" w:rsidRDefault="00EB507A">
            <w:pPr>
              <w:pStyle w:val="Normal1"/>
              <w:pBdr>
                <w:top w:val="nil"/>
                <w:left w:val="nil"/>
                <w:bottom w:val="nil"/>
                <w:right w:val="nil"/>
                <w:between w:val="nil"/>
              </w:pBdr>
              <w:spacing w:before="22" w:line="360" w:lineRule="auto"/>
              <w:ind w:right="51"/>
              <w:jc w:val="both"/>
              <w:rPr>
                <w:color w:val="000000"/>
                <w:sz w:val="23"/>
                <w:szCs w:val="23"/>
              </w:rPr>
            </w:pPr>
            <w:r>
              <w:rPr>
                <w:color w:val="000000"/>
                <w:sz w:val="23"/>
                <w:szCs w:val="23"/>
              </w:rPr>
              <w:t>08:15 a 13:30</w:t>
            </w:r>
          </w:p>
        </w:tc>
        <w:tc>
          <w:tcPr>
            <w:tcW w:w="2054" w:type="dxa"/>
          </w:tcPr>
          <w:p w14:paraId="3802540A" w14:textId="77777777" w:rsidR="000C4D4F" w:rsidRDefault="00EB507A">
            <w:pPr>
              <w:pStyle w:val="Normal1"/>
              <w:pBdr>
                <w:top w:val="nil"/>
                <w:left w:val="nil"/>
                <w:bottom w:val="nil"/>
                <w:right w:val="nil"/>
                <w:between w:val="nil"/>
              </w:pBdr>
              <w:spacing w:before="22" w:line="360" w:lineRule="auto"/>
              <w:ind w:right="51"/>
              <w:jc w:val="both"/>
              <w:rPr>
                <w:color w:val="000000"/>
                <w:sz w:val="23"/>
                <w:szCs w:val="23"/>
              </w:rPr>
            </w:pPr>
            <w:r>
              <w:rPr>
                <w:color w:val="000000"/>
                <w:sz w:val="23"/>
                <w:szCs w:val="23"/>
              </w:rPr>
              <w:t>14:15 a 15:30</w:t>
            </w:r>
          </w:p>
        </w:tc>
        <w:tc>
          <w:tcPr>
            <w:tcW w:w="2054" w:type="dxa"/>
          </w:tcPr>
          <w:p w14:paraId="4C5EE7F6" w14:textId="77777777" w:rsidR="000C4D4F" w:rsidRDefault="00EB507A">
            <w:pPr>
              <w:pStyle w:val="Normal1"/>
              <w:pBdr>
                <w:top w:val="nil"/>
                <w:left w:val="nil"/>
                <w:bottom w:val="nil"/>
                <w:right w:val="nil"/>
                <w:between w:val="nil"/>
              </w:pBdr>
              <w:spacing w:before="22" w:line="360" w:lineRule="auto"/>
              <w:ind w:right="51"/>
              <w:jc w:val="both"/>
              <w:rPr>
                <w:color w:val="000000"/>
                <w:sz w:val="23"/>
                <w:szCs w:val="23"/>
              </w:rPr>
            </w:pPr>
            <w:r>
              <w:rPr>
                <w:color w:val="000000"/>
                <w:sz w:val="23"/>
                <w:szCs w:val="23"/>
              </w:rPr>
              <w:t>08:00 a 13:00</w:t>
            </w:r>
          </w:p>
        </w:tc>
      </w:tr>
    </w:tbl>
    <w:p w14:paraId="3E9BAE92" w14:textId="77777777" w:rsidR="000C4D4F" w:rsidRDefault="000C4D4F">
      <w:pPr>
        <w:pStyle w:val="Normal1"/>
        <w:widowControl w:val="0"/>
        <w:pBdr>
          <w:top w:val="nil"/>
          <w:left w:val="nil"/>
          <w:bottom w:val="nil"/>
          <w:right w:val="nil"/>
          <w:between w:val="nil"/>
        </w:pBdr>
        <w:spacing w:before="22" w:after="0" w:line="360" w:lineRule="auto"/>
        <w:ind w:right="51"/>
        <w:jc w:val="both"/>
        <w:rPr>
          <w:color w:val="000000"/>
          <w:sz w:val="23"/>
          <w:szCs w:val="23"/>
        </w:rPr>
      </w:pPr>
    </w:p>
    <w:p w14:paraId="7584F36C" w14:textId="77777777" w:rsidR="000C4D4F" w:rsidRDefault="000C4D4F">
      <w:pPr>
        <w:pStyle w:val="Normal1"/>
        <w:widowControl w:val="0"/>
        <w:pBdr>
          <w:top w:val="nil"/>
          <w:left w:val="nil"/>
          <w:bottom w:val="nil"/>
          <w:right w:val="nil"/>
          <w:between w:val="nil"/>
        </w:pBdr>
        <w:spacing w:before="22" w:after="0" w:line="360" w:lineRule="auto"/>
        <w:ind w:right="51"/>
        <w:jc w:val="both"/>
        <w:rPr>
          <w:color w:val="000000"/>
          <w:sz w:val="23"/>
          <w:szCs w:val="23"/>
        </w:rPr>
      </w:pPr>
    </w:p>
    <w:p w14:paraId="087B7504" w14:textId="77777777" w:rsidR="000C4D4F" w:rsidRDefault="000C4D4F">
      <w:pPr>
        <w:pStyle w:val="Normal1"/>
        <w:widowControl w:val="0"/>
        <w:pBdr>
          <w:top w:val="nil"/>
          <w:left w:val="nil"/>
          <w:bottom w:val="nil"/>
          <w:right w:val="nil"/>
          <w:between w:val="nil"/>
        </w:pBdr>
        <w:spacing w:before="22" w:after="0" w:line="360" w:lineRule="auto"/>
        <w:ind w:right="51"/>
        <w:jc w:val="both"/>
        <w:rPr>
          <w:color w:val="000000"/>
          <w:sz w:val="23"/>
          <w:szCs w:val="23"/>
        </w:rPr>
      </w:pPr>
    </w:p>
    <w:p w14:paraId="0344DAD2" w14:textId="77777777" w:rsidR="000C4D4F" w:rsidRDefault="000C4D4F">
      <w:pPr>
        <w:pStyle w:val="Normal1"/>
        <w:widowControl w:val="0"/>
        <w:pBdr>
          <w:top w:val="nil"/>
          <w:left w:val="nil"/>
          <w:bottom w:val="nil"/>
          <w:right w:val="nil"/>
          <w:between w:val="nil"/>
        </w:pBdr>
        <w:spacing w:before="22" w:after="0" w:line="360" w:lineRule="auto"/>
        <w:ind w:right="51"/>
        <w:jc w:val="both"/>
        <w:rPr>
          <w:color w:val="000000"/>
          <w:sz w:val="23"/>
          <w:szCs w:val="23"/>
        </w:rPr>
      </w:pPr>
    </w:p>
    <w:p w14:paraId="038B5EE5" w14:textId="77777777" w:rsidR="000C4D4F" w:rsidRDefault="000C4D4F">
      <w:pPr>
        <w:pStyle w:val="Normal1"/>
        <w:widowControl w:val="0"/>
        <w:pBdr>
          <w:top w:val="nil"/>
          <w:left w:val="nil"/>
          <w:bottom w:val="nil"/>
          <w:right w:val="nil"/>
          <w:between w:val="nil"/>
        </w:pBdr>
        <w:spacing w:before="22" w:after="0" w:line="360" w:lineRule="auto"/>
        <w:ind w:right="51"/>
        <w:jc w:val="both"/>
        <w:rPr>
          <w:color w:val="000000"/>
          <w:sz w:val="23"/>
          <w:szCs w:val="23"/>
        </w:rPr>
      </w:pPr>
    </w:p>
    <w:p w14:paraId="14C417F1" w14:textId="77777777" w:rsidR="000C4D4F" w:rsidRDefault="00EB507A">
      <w:pPr>
        <w:pStyle w:val="Normal1"/>
        <w:spacing w:line="360" w:lineRule="auto"/>
        <w:ind w:firstLine="708"/>
        <w:jc w:val="both"/>
        <w:rPr>
          <w:sz w:val="23"/>
          <w:szCs w:val="23"/>
        </w:rPr>
      </w:pPr>
      <w:r>
        <w:rPr>
          <w:sz w:val="23"/>
          <w:szCs w:val="23"/>
        </w:rPr>
        <w:t>Previa coordinación entre el equipo y el apoderado se pueden convenir horarios diferidos de entrada y/o salida del establecimiento (siempre dentro del horario de funcionamiento de los niveles de párvulos) ya sea de forma transitoria o por situaciones excepcionales.</w:t>
      </w:r>
    </w:p>
    <w:p w14:paraId="41D72B1E" w14:textId="77777777" w:rsidR="000C4D4F" w:rsidRDefault="00EB507A">
      <w:pPr>
        <w:pStyle w:val="Normal1"/>
        <w:rPr>
          <w:b/>
          <w:u w:val="single"/>
        </w:rPr>
      </w:pPr>
      <w:r>
        <w:rPr>
          <w:b/>
          <w:u w:val="single"/>
        </w:rPr>
        <w:t>RECEPCIÓN DE LOS PÁRVULOS:</w:t>
      </w:r>
    </w:p>
    <w:p w14:paraId="769DFFCA" w14:textId="77777777" w:rsidR="000C4D4F" w:rsidRDefault="00EB507A">
      <w:pPr>
        <w:pStyle w:val="Normal1"/>
        <w:widowControl w:val="0"/>
        <w:pBdr>
          <w:top w:val="nil"/>
          <w:left w:val="nil"/>
          <w:bottom w:val="nil"/>
          <w:right w:val="nil"/>
          <w:between w:val="nil"/>
        </w:pBdr>
        <w:spacing w:before="108" w:after="0" w:line="360" w:lineRule="auto"/>
        <w:ind w:left="852" w:right="111"/>
        <w:jc w:val="both"/>
        <w:rPr>
          <w:color w:val="000000"/>
          <w:sz w:val="23"/>
          <w:szCs w:val="23"/>
        </w:rPr>
      </w:pPr>
      <w:r>
        <w:rPr>
          <w:color w:val="000000"/>
          <w:sz w:val="23"/>
          <w:szCs w:val="23"/>
        </w:rPr>
        <w:t>Al inicio de la jornada los estudiantes son recibidos por el personal del establecimiento (</w:t>
      </w:r>
      <w:proofErr w:type="gramStart"/>
      <w:r>
        <w:rPr>
          <w:color w:val="000000"/>
          <w:sz w:val="23"/>
          <w:szCs w:val="23"/>
        </w:rPr>
        <w:t>Asistente  de</w:t>
      </w:r>
      <w:proofErr w:type="gramEnd"/>
      <w:r>
        <w:rPr>
          <w:color w:val="000000"/>
          <w:sz w:val="23"/>
          <w:szCs w:val="23"/>
        </w:rPr>
        <w:t xml:space="preserve"> Párvulos, Educadoras o Inspectores) quienes los reciben en sala de Recepción de estudiantes.</w:t>
      </w:r>
    </w:p>
    <w:p w14:paraId="266AE178" w14:textId="77777777" w:rsidR="000C4D4F" w:rsidRDefault="00EB507A">
      <w:pPr>
        <w:pStyle w:val="Normal1"/>
        <w:widowControl w:val="0"/>
        <w:pBdr>
          <w:top w:val="nil"/>
          <w:left w:val="nil"/>
          <w:bottom w:val="nil"/>
          <w:right w:val="nil"/>
          <w:between w:val="nil"/>
        </w:pBdr>
        <w:spacing w:before="108" w:after="0" w:line="360" w:lineRule="auto"/>
        <w:ind w:left="852" w:right="111"/>
        <w:jc w:val="both"/>
        <w:rPr>
          <w:color w:val="000000"/>
          <w:sz w:val="23"/>
          <w:szCs w:val="23"/>
        </w:rPr>
      </w:pPr>
      <w:r>
        <w:rPr>
          <w:color w:val="000000"/>
          <w:sz w:val="23"/>
          <w:szCs w:val="23"/>
        </w:rPr>
        <w:t xml:space="preserve">Si el estudiante llega atrasado o fuera del horario de recepción, la persona a cargo del niño o niña debe ser entregarlo en Inspectoría para que personal autorizado lo deje en la sala de clases correspondiente. </w:t>
      </w:r>
    </w:p>
    <w:p w14:paraId="6D588073" w14:textId="77777777" w:rsidR="000C4D4F" w:rsidRDefault="00EB507A">
      <w:pPr>
        <w:pStyle w:val="Normal1"/>
        <w:widowControl w:val="0"/>
        <w:pBdr>
          <w:top w:val="nil"/>
          <w:left w:val="nil"/>
          <w:bottom w:val="nil"/>
          <w:right w:val="nil"/>
          <w:between w:val="nil"/>
        </w:pBdr>
        <w:spacing w:before="108" w:after="0" w:line="360" w:lineRule="auto"/>
        <w:ind w:left="852" w:right="111"/>
        <w:jc w:val="both"/>
        <w:rPr>
          <w:color w:val="000000"/>
          <w:sz w:val="23"/>
          <w:szCs w:val="23"/>
        </w:rPr>
      </w:pPr>
      <w:r>
        <w:rPr>
          <w:color w:val="000000"/>
          <w:sz w:val="23"/>
          <w:szCs w:val="23"/>
        </w:rPr>
        <w:t>Si el estudiante se traslada en transporte escolar, es responsabilidad del apoderado solicitar al transportista que lo acompañe hasta que haga ingreso a la sala de recepción y/o quede a cargo del equipo educativo correspondiente. El apoderado debe informar y mantener actualizados los datos del/la transportista al Inspector General, Educadora de Párvulos a cargo del curso y/o Asistente de Párvulos del nivel.</w:t>
      </w:r>
    </w:p>
    <w:p w14:paraId="77449D08" w14:textId="77777777" w:rsidR="000C4D4F" w:rsidRDefault="00EB507A">
      <w:pPr>
        <w:pStyle w:val="Normal1"/>
        <w:rPr>
          <w:b/>
          <w:u w:val="single"/>
        </w:rPr>
      </w:pPr>
      <w:r>
        <w:rPr>
          <w:b/>
          <w:u w:val="single"/>
        </w:rPr>
        <w:t>RETIROS ANTICIPADOS:</w:t>
      </w:r>
    </w:p>
    <w:p w14:paraId="1E49336B" w14:textId="77777777" w:rsidR="000C4D4F" w:rsidRDefault="00EB507A">
      <w:pPr>
        <w:pStyle w:val="Normal1"/>
        <w:widowControl w:val="0"/>
        <w:pBdr>
          <w:top w:val="nil"/>
          <w:left w:val="nil"/>
          <w:bottom w:val="nil"/>
          <w:right w:val="nil"/>
          <w:between w:val="nil"/>
        </w:pBdr>
        <w:spacing w:before="113" w:after="0" w:line="360" w:lineRule="auto"/>
        <w:ind w:left="852" w:right="110"/>
        <w:jc w:val="both"/>
        <w:rPr>
          <w:color w:val="000000"/>
          <w:sz w:val="23"/>
          <w:szCs w:val="23"/>
        </w:rPr>
      </w:pPr>
      <w:r>
        <w:rPr>
          <w:color w:val="000000"/>
          <w:sz w:val="23"/>
          <w:szCs w:val="23"/>
        </w:rPr>
        <w:t>Si el apoderado o la persona autorizada para retirar al párvulo NO se presenta en condiciones adecuadas para garantizar su seguridad (estado de alteración emocional, señales de consumo de alcohol y/o drogas, por ejemplo); o bien llega a retirarlo una persona NO autorizada por el apoderado, el niño o niña no se entregará por su seguridad personal. El equipo del establecimiento intentará contactar telefónicamente o por otra vía a las personas autorizadas para su retiro para que lo autorice o bien venga a retirarlo.</w:t>
      </w:r>
    </w:p>
    <w:p w14:paraId="79465EEB" w14:textId="77777777" w:rsidR="000C4D4F" w:rsidRDefault="00EB507A">
      <w:pPr>
        <w:pStyle w:val="Normal1"/>
        <w:widowControl w:val="0"/>
        <w:tabs>
          <w:tab w:val="left" w:pos="1280"/>
          <w:tab w:val="left" w:pos="1281"/>
        </w:tabs>
        <w:spacing w:before="10" w:after="0" w:line="360" w:lineRule="auto"/>
        <w:jc w:val="center"/>
        <w:rPr>
          <w:sz w:val="24"/>
          <w:szCs w:val="24"/>
        </w:rPr>
      </w:pPr>
      <w:r>
        <w:rPr>
          <w:b/>
          <w:u w:val="single"/>
        </w:rPr>
        <w:t xml:space="preserve">REGULACIONES USO DE UNIFORME, ROPA DE CAMBIO </w:t>
      </w:r>
      <w:proofErr w:type="gramStart"/>
      <w:r>
        <w:rPr>
          <w:b/>
          <w:u w:val="single"/>
        </w:rPr>
        <w:t>Y  “</w:t>
      </w:r>
      <w:proofErr w:type="gramEnd"/>
      <w:r>
        <w:rPr>
          <w:b/>
          <w:u w:val="single"/>
        </w:rPr>
        <w:t xml:space="preserve">PAÑALES </w:t>
      </w:r>
    </w:p>
    <w:p w14:paraId="1BB44F6A" w14:textId="77777777" w:rsidR="000C4D4F" w:rsidRDefault="00EB507A">
      <w:pPr>
        <w:pStyle w:val="Normal1"/>
        <w:widowControl w:val="0"/>
        <w:tabs>
          <w:tab w:val="left" w:pos="1280"/>
          <w:tab w:val="left" w:pos="1281"/>
        </w:tabs>
        <w:spacing w:before="10" w:after="0" w:line="360" w:lineRule="auto"/>
        <w:jc w:val="both"/>
        <w:rPr>
          <w:b/>
          <w:sz w:val="24"/>
          <w:szCs w:val="24"/>
        </w:rPr>
      </w:pPr>
      <w:r>
        <w:rPr>
          <w:b/>
          <w:sz w:val="24"/>
          <w:szCs w:val="24"/>
        </w:rPr>
        <w:t xml:space="preserve">UNIFORME: </w:t>
      </w:r>
    </w:p>
    <w:p w14:paraId="6F575AAA" w14:textId="77777777" w:rsidR="000C4D4F" w:rsidRDefault="00EB507A">
      <w:pPr>
        <w:pStyle w:val="Normal1"/>
        <w:widowControl w:val="0"/>
        <w:tabs>
          <w:tab w:val="left" w:pos="1280"/>
          <w:tab w:val="left" w:pos="1281"/>
        </w:tabs>
        <w:spacing w:before="10" w:after="0" w:line="360" w:lineRule="auto"/>
        <w:jc w:val="both"/>
        <w:rPr>
          <w:b/>
          <w:sz w:val="24"/>
          <w:szCs w:val="24"/>
        </w:rPr>
      </w:pPr>
      <w:r>
        <w:rPr>
          <w:b/>
          <w:sz w:val="24"/>
          <w:szCs w:val="24"/>
        </w:rPr>
        <w:lastRenderedPageBreak/>
        <w:t>PARA NIÑAS:</w:t>
      </w:r>
    </w:p>
    <w:p w14:paraId="053E1EB4"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a) Falda institucional de color gris.</w:t>
      </w:r>
    </w:p>
    <w:p w14:paraId="3B2C8515"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b) Calza o ballerinas de color gris.</w:t>
      </w:r>
    </w:p>
    <w:p w14:paraId="35FA381E" w14:textId="77777777" w:rsidR="000C4D4F" w:rsidRDefault="000C4D4F">
      <w:pPr>
        <w:pStyle w:val="Normal1"/>
        <w:widowControl w:val="0"/>
        <w:tabs>
          <w:tab w:val="left" w:pos="1280"/>
          <w:tab w:val="left" w:pos="1281"/>
        </w:tabs>
        <w:spacing w:before="10" w:after="0" w:line="360" w:lineRule="auto"/>
        <w:jc w:val="both"/>
        <w:rPr>
          <w:sz w:val="24"/>
          <w:szCs w:val="24"/>
        </w:rPr>
      </w:pPr>
    </w:p>
    <w:p w14:paraId="5B47A74C" w14:textId="77777777" w:rsidR="000C4D4F" w:rsidRDefault="00EB507A">
      <w:pPr>
        <w:pStyle w:val="Normal1"/>
        <w:widowControl w:val="0"/>
        <w:tabs>
          <w:tab w:val="left" w:pos="1280"/>
          <w:tab w:val="left" w:pos="1281"/>
        </w:tabs>
        <w:spacing w:before="10" w:after="0" w:line="360" w:lineRule="auto"/>
        <w:jc w:val="both"/>
        <w:rPr>
          <w:b/>
          <w:sz w:val="24"/>
          <w:szCs w:val="24"/>
        </w:rPr>
      </w:pPr>
      <w:r>
        <w:rPr>
          <w:b/>
          <w:sz w:val="24"/>
          <w:szCs w:val="24"/>
        </w:rPr>
        <w:t>PARA NIÑOS</w:t>
      </w:r>
    </w:p>
    <w:p w14:paraId="66E9E4A0" w14:textId="77777777" w:rsidR="000C4D4F" w:rsidRDefault="00EB507A">
      <w:pPr>
        <w:pStyle w:val="Normal1"/>
        <w:widowControl w:val="0"/>
        <w:tabs>
          <w:tab w:val="left" w:pos="1280"/>
          <w:tab w:val="left" w:pos="1281"/>
        </w:tabs>
        <w:spacing w:before="10" w:after="0" w:line="360" w:lineRule="auto"/>
        <w:jc w:val="both"/>
        <w:rPr>
          <w:b/>
          <w:sz w:val="24"/>
          <w:szCs w:val="24"/>
        </w:rPr>
      </w:pPr>
      <w:r>
        <w:rPr>
          <w:b/>
          <w:sz w:val="24"/>
          <w:szCs w:val="24"/>
        </w:rPr>
        <w:t>PARA EDUCACIÓN UNISEX.</w:t>
      </w:r>
    </w:p>
    <w:p w14:paraId="35F4BC0C" w14:textId="77777777" w:rsidR="000C4D4F" w:rsidRDefault="00EB507A">
      <w:pPr>
        <w:pStyle w:val="Normal1"/>
        <w:widowControl w:val="0"/>
        <w:tabs>
          <w:tab w:val="left" w:pos="1280"/>
          <w:tab w:val="left" w:pos="1281"/>
        </w:tabs>
        <w:spacing w:before="10" w:after="0" w:line="360" w:lineRule="auto"/>
        <w:jc w:val="both"/>
        <w:rPr>
          <w:b/>
          <w:sz w:val="24"/>
          <w:szCs w:val="24"/>
        </w:rPr>
      </w:pPr>
      <w:r>
        <w:rPr>
          <w:b/>
          <w:sz w:val="24"/>
          <w:szCs w:val="24"/>
        </w:rPr>
        <w:t>a) Polerón Institucional</w:t>
      </w:r>
    </w:p>
    <w:p w14:paraId="08DEDDBF"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b) Polera piqué institucional.</w:t>
      </w:r>
    </w:p>
    <w:p w14:paraId="68EDA381"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c) Polera deportiva institucional.</w:t>
      </w:r>
    </w:p>
    <w:p w14:paraId="7FA671C3"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d) Zapatos negros.</w:t>
      </w:r>
    </w:p>
    <w:p w14:paraId="2F67473E"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e) Zapatillas deportivas Negras o Blancas.</w:t>
      </w:r>
    </w:p>
    <w:p w14:paraId="2824E3AD"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f) Camiseta blanca.</w:t>
      </w:r>
    </w:p>
    <w:p w14:paraId="2A3F28A2" w14:textId="77777777" w:rsidR="000C4D4F" w:rsidRDefault="000C4D4F">
      <w:pPr>
        <w:pStyle w:val="Normal1"/>
        <w:widowControl w:val="0"/>
        <w:tabs>
          <w:tab w:val="left" w:pos="1280"/>
          <w:tab w:val="left" w:pos="1281"/>
        </w:tabs>
        <w:spacing w:before="10" w:after="0" w:line="360" w:lineRule="auto"/>
        <w:jc w:val="both"/>
        <w:rPr>
          <w:sz w:val="24"/>
          <w:szCs w:val="24"/>
        </w:rPr>
      </w:pPr>
    </w:p>
    <w:p w14:paraId="54069EF3" w14:textId="77777777" w:rsidR="000C4D4F" w:rsidRDefault="000C4D4F">
      <w:pPr>
        <w:pStyle w:val="Normal1"/>
        <w:widowControl w:val="0"/>
        <w:tabs>
          <w:tab w:val="left" w:pos="1280"/>
          <w:tab w:val="left" w:pos="1281"/>
        </w:tabs>
        <w:spacing w:before="10" w:after="0" w:line="360" w:lineRule="auto"/>
        <w:jc w:val="both"/>
        <w:rPr>
          <w:sz w:val="24"/>
          <w:szCs w:val="24"/>
        </w:rPr>
      </w:pPr>
    </w:p>
    <w:p w14:paraId="1D0CB0CA" w14:textId="77777777" w:rsidR="000C4D4F" w:rsidRDefault="000C4D4F">
      <w:pPr>
        <w:pStyle w:val="Normal1"/>
        <w:widowControl w:val="0"/>
        <w:tabs>
          <w:tab w:val="left" w:pos="1280"/>
          <w:tab w:val="left" w:pos="1281"/>
        </w:tabs>
        <w:spacing w:before="10" w:after="0" w:line="360" w:lineRule="auto"/>
        <w:jc w:val="both"/>
        <w:rPr>
          <w:sz w:val="24"/>
          <w:szCs w:val="24"/>
        </w:rPr>
      </w:pPr>
    </w:p>
    <w:p w14:paraId="0AE6E710" w14:textId="77777777" w:rsidR="000C4D4F" w:rsidRDefault="000C4D4F">
      <w:pPr>
        <w:pStyle w:val="Normal1"/>
        <w:widowControl w:val="0"/>
        <w:tabs>
          <w:tab w:val="left" w:pos="1280"/>
          <w:tab w:val="left" w:pos="1281"/>
        </w:tabs>
        <w:spacing w:before="10" w:after="0" w:line="360" w:lineRule="auto"/>
        <w:jc w:val="both"/>
        <w:rPr>
          <w:sz w:val="24"/>
          <w:szCs w:val="24"/>
        </w:rPr>
      </w:pPr>
    </w:p>
    <w:p w14:paraId="573B14B2" w14:textId="77777777" w:rsidR="000C4D4F" w:rsidRDefault="000C4D4F">
      <w:pPr>
        <w:pStyle w:val="Normal1"/>
        <w:widowControl w:val="0"/>
        <w:tabs>
          <w:tab w:val="left" w:pos="1280"/>
          <w:tab w:val="left" w:pos="1281"/>
        </w:tabs>
        <w:spacing w:before="10" w:after="0" w:line="360" w:lineRule="auto"/>
        <w:jc w:val="both"/>
        <w:rPr>
          <w:sz w:val="24"/>
          <w:szCs w:val="24"/>
        </w:rPr>
      </w:pPr>
    </w:p>
    <w:p w14:paraId="1095E03C" w14:textId="77777777" w:rsidR="000C4D4F" w:rsidRDefault="000C4D4F">
      <w:pPr>
        <w:pStyle w:val="Normal1"/>
        <w:widowControl w:val="0"/>
        <w:tabs>
          <w:tab w:val="left" w:pos="1280"/>
          <w:tab w:val="left" w:pos="1281"/>
        </w:tabs>
        <w:spacing w:before="10" w:after="0" w:line="360" w:lineRule="auto"/>
        <w:jc w:val="both"/>
        <w:rPr>
          <w:sz w:val="24"/>
          <w:szCs w:val="24"/>
        </w:rPr>
      </w:pPr>
    </w:p>
    <w:p w14:paraId="60C82307" w14:textId="77777777" w:rsidR="000C4D4F" w:rsidRDefault="00EB507A">
      <w:pPr>
        <w:pStyle w:val="Normal1"/>
        <w:widowControl w:val="0"/>
        <w:tabs>
          <w:tab w:val="left" w:pos="1280"/>
          <w:tab w:val="left" w:pos="1281"/>
        </w:tabs>
        <w:spacing w:before="10" w:after="0" w:line="360" w:lineRule="auto"/>
        <w:jc w:val="center"/>
        <w:rPr>
          <w:b/>
          <w:sz w:val="24"/>
          <w:szCs w:val="24"/>
        </w:rPr>
      </w:pPr>
      <w:r>
        <w:rPr>
          <w:b/>
          <w:sz w:val="24"/>
          <w:szCs w:val="24"/>
        </w:rPr>
        <w:t>NORMAS EN CUANTO AL USO DEL UNIFORME</w:t>
      </w:r>
    </w:p>
    <w:p w14:paraId="78F4BD73" w14:textId="77777777" w:rsidR="000C4D4F" w:rsidRDefault="000C4D4F">
      <w:pPr>
        <w:pStyle w:val="Normal1"/>
        <w:widowControl w:val="0"/>
        <w:tabs>
          <w:tab w:val="left" w:pos="1280"/>
          <w:tab w:val="left" w:pos="1281"/>
        </w:tabs>
        <w:spacing w:before="10" w:after="0" w:line="360" w:lineRule="auto"/>
        <w:jc w:val="center"/>
        <w:rPr>
          <w:b/>
          <w:sz w:val="24"/>
          <w:szCs w:val="24"/>
        </w:rPr>
      </w:pPr>
    </w:p>
    <w:p w14:paraId="6014D2EC"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 xml:space="preserve">a) El uso del uniforme es obligatorio en toda actividad pedagógica regular y extraordinaria que implique la representación del establecimiento por parte de los estudiantes. Salvo en situación autorizadas por el equipo de docentes directivos del establecimiento que se comunicarán por vía escrita, correo y/o </w:t>
      </w:r>
      <w:proofErr w:type="spellStart"/>
      <w:r>
        <w:rPr>
          <w:sz w:val="24"/>
          <w:szCs w:val="24"/>
        </w:rPr>
        <w:t>wsp</w:t>
      </w:r>
      <w:proofErr w:type="spellEnd"/>
      <w:r>
        <w:rPr>
          <w:sz w:val="24"/>
          <w:szCs w:val="24"/>
        </w:rPr>
        <w:t>, a los padres y apoderados con al menos 48 horas de anterioridad.</w:t>
      </w:r>
    </w:p>
    <w:p w14:paraId="19EC822D"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 xml:space="preserve">b) Los estudiantes de los niveles de párvulos podrán usar el buzo institucional del establecimiento según características de los estudiantes, todos los días de la semana, si así lo estima su apoderado(a), siempre y cuando tengan para hacer cambio durante la semana, especialmente para las actividades de Psicomotricidad. </w:t>
      </w:r>
    </w:p>
    <w:p w14:paraId="214AB50B"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c) Todos los estudiantes tienen el deber de concurrir a los actos oficiales, dentro o fuera del Establecimiento, con el uniforme que se señala, según corresponda serán exigidas en ceremonias oficiales del establecimiento.</w:t>
      </w:r>
    </w:p>
    <w:p w14:paraId="4A101F6B"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lastRenderedPageBreak/>
        <w:t xml:space="preserve">d) El uniforme completo debe estar debidamente </w:t>
      </w:r>
      <w:r>
        <w:rPr>
          <w:b/>
          <w:sz w:val="24"/>
          <w:szCs w:val="24"/>
        </w:rPr>
        <w:t>marcado con nombre y apellido</w:t>
      </w:r>
      <w:r>
        <w:rPr>
          <w:sz w:val="24"/>
          <w:szCs w:val="24"/>
        </w:rPr>
        <w:t xml:space="preserve"> en el interior de las prendas. Su uso se mantiene durante todo el año escolar.</w:t>
      </w:r>
    </w:p>
    <w:p w14:paraId="67921D17"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e) En caso de que algún estudiante presente un problema para asistir con el uniforme o adquirir el uniforme escolar, el padre, madre y/o apoderado, deberá solicitar entrevista con el directorio Inspector General del establecimiento, para que este exima temporalmente el uso total o parcial del uniforme escolar, por razones debidamente justificadas y acreditadas por los padres o apoderados.</w:t>
      </w:r>
    </w:p>
    <w:p w14:paraId="6B72F7A9" w14:textId="77777777" w:rsidR="000C4D4F" w:rsidRDefault="00EB507A">
      <w:pPr>
        <w:pStyle w:val="Normal1"/>
        <w:widowControl w:val="0"/>
        <w:tabs>
          <w:tab w:val="left" w:pos="1280"/>
          <w:tab w:val="left" w:pos="1281"/>
        </w:tabs>
        <w:spacing w:before="10" w:after="0" w:line="360" w:lineRule="auto"/>
        <w:jc w:val="both"/>
        <w:rPr>
          <w:sz w:val="24"/>
          <w:szCs w:val="24"/>
        </w:rPr>
      </w:pPr>
      <w:r>
        <w:rPr>
          <w:sz w:val="24"/>
          <w:szCs w:val="24"/>
        </w:rPr>
        <w:t>f) En caso de no poder asistir a clases por un día con su respectivo uniforme y/o buzo y/o delantal o cotona, deberá presentar comunicación escrita, por parte del apoderado/a y comunicarlo en Inspectoría y a la Educadora de Párvulos a cargo del curso.</w:t>
      </w:r>
    </w:p>
    <w:p w14:paraId="3493F559" w14:textId="77777777" w:rsidR="000C4D4F" w:rsidRDefault="00EB507A">
      <w:pPr>
        <w:pStyle w:val="Normal1"/>
        <w:widowControl w:val="0"/>
        <w:numPr>
          <w:ilvl w:val="0"/>
          <w:numId w:val="111"/>
        </w:numPr>
        <w:pBdr>
          <w:top w:val="nil"/>
          <w:left w:val="nil"/>
          <w:bottom w:val="nil"/>
          <w:right w:val="nil"/>
          <w:between w:val="nil"/>
        </w:pBdr>
        <w:tabs>
          <w:tab w:val="left" w:pos="1280"/>
          <w:tab w:val="left" w:pos="1281"/>
        </w:tabs>
        <w:spacing w:before="10" w:after="0" w:line="360" w:lineRule="auto"/>
        <w:jc w:val="both"/>
        <w:rPr>
          <w:color w:val="000000"/>
          <w:sz w:val="24"/>
          <w:szCs w:val="24"/>
        </w:rPr>
      </w:pPr>
      <w:r>
        <w:rPr>
          <w:color w:val="000000"/>
          <w:sz w:val="24"/>
          <w:szCs w:val="24"/>
        </w:rPr>
        <w:t xml:space="preserve">Los estudiantes de NT1 y NT2 deben </w:t>
      </w:r>
      <w:r>
        <w:rPr>
          <w:b/>
          <w:color w:val="000000"/>
          <w:sz w:val="24"/>
          <w:szCs w:val="24"/>
          <w:u w:val="single"/>
        </w:rPr>
        <w:t>traer ropa de cambio</w:t>
      </w:r>
      <w:r>
        <w:rPr>
          <w:color w:val="000000"/>
          <w:sz w:val="24"/>
          <w:szCs w:val="24"/>
        </w:rPr>
        <w:t xml:space="preserve">, para proceder ante cualquier eventualidad que estropee el uniforme. El cambio de ropa puede ser de color común y </w:t>
      </w:r>
      <w:proofErr w:type="gramStart"/>
      <w:r>
        <w:rPr>
          <w:color w:val="000000"/>
          <w:sz w:val="24"/>
          <w:szCs w:val="24"/>
        </w:rPr>
        <w:t>de acuerdo a</w:t>
      </w:r>
      <w:proofErr w:type="gramEnd"/>
      <w:r>
        <w:rPr>
          <w:color w:val="000000"/>
          <w:sz w:val="24"/>
          <w:szCs w:val="24"/>
        </w:rPr>
        <w:t xml:space="preserve"> la estación del año. </w:t>
      </w:r>
    </w:p>
    <w:p w14:paraId="2B3820FD" w14:textId="77777777" w:rsidR="000C4D4F" w:rsidRDefault="00EB507A">
      <w:pPr>
        <w:pStyle w:val="Normal1"/>
        <w:rPr>
          <w:b/>
          <w:u w:val="single"/>
        </w:rPr>
      </w:pPr>
      <w:r>
        <w:rPr>
          <w:b/>
          <w:u w:val="single"/>
        </w:rPr>
        <w:t>HIGIENE, CUIDADO PERSONAL Y MUDA:</w:t>
      </w:r>
    </w:p>
    <w:p w14:paraId="23565298" w14:textId="77777777" w:rsidR="000C4D4F" w:rsidRDefault="00EB507A">
      <w:pPr>
        <w:pStyle w:val="Normal1"/>
        <w:spacing w:line="360" w:lineRule="auto"/>
        <w:ind w:firstLine="708"/>
        <w:jc w:val="both"/>
        <w:rPr>
          <w:sz w:val="23"/>
          <w:szCs w:val="23"/>
        </w:rPr>
      </w:pPr>
      <w:r>
        <w:rPr>
          <w:sz w:val="23"/>
          <w:szCs w:val="23"/>
        </w:rPr>
        <w:t xml:space="preserve">Una de las necesidades básicas que tienen </w:t>
      </w:r>
      <w:proofErr w:type="gramStart"/>
      <w:r>
        <w:rPr>
          <w:sz w:val="23"/>
          <w:szCs w:val="23"/>
        </w:rPr>
        <w:t>los niños y niñas</w:t>
      </w:r>
      <w:proofErr w:type="gramEnd"/>
      <w:r>
        <w:rPr>
          <w:sz w:val="23"/>
          <w:szCs w:val="23"/>
        </w:rPr>
        <w:t>, es aquella referida a su higiene y aseo personal, siendo las familias las primeras responsables de satisfacer esta necesidad y de enviar al establecimiento algunos elementos personales para el aseo (cepillo y pasta de dientes, vaso plástico, jabón, toalla de manos, por ejemplo) y elementos para la muda (ropa de cambio).</w:t>
      </w:r>
    </w:p>
    <w:p w14:paraId="41AB4C0A" w14:textId="77777777" w:rsidR="000C4D4F" w:rsidRDefault="00EB507A">
      <w:pPr>
        <w:pStyle w:val="Normal1"/>
        <w:spacing w:line="360" w:lineRule="auto"/>
        <w:ind w:firstLine="708"/>
        <w:jc w:val="both"/>
        <w:rPr>
          <w:sz w:val="23"/>
          <w:szCs w:val="23"/>
        </w:rPr>
      </w:pPr>
      <w:r>
        <w:rPr>
          <w:sz w:val="23"/>
          <w:szCs w:val="23"/>
        </w:rPr>
        <w:t xml:space="preserve">El equipo del establecimiento realizará acciones diarias destinadas al fortalecimiento de los hábitos de higiene y cuidado </w:t>
      </w:r>
      <w:proofErr w:type="gramStart"/>
      <w:r>
        <w:rPr>
          <w:sz w:val="23"/>
          <w:szCs w:val="23"/>
        </w:rPr>
        <w:t>personal  de</w:t>
      </w:r>
      <w:proofErr w:type="gramEnd"/>
      <w:r>
        <w:rPr>
          <w:sz w:val="23"/>
          <w:szCs w:val="23"/>
        </w:rPr>
        <w:t xml:space="preserve"> los párvulos.</w:t>
      </w:r>
    </w:p>
    <w:p w14:paraId="6390E5A9" w14:textId="77777777" w:rsidR="000C4D4F" w:rsidRDefault="00EB507A">
      <w:pPr>
        <w:pStyle w:val="Normal1"/>
        <w:spacing w:line="360" w:lineRule="auto"/>
        <w:ind w:firstLine="708"/>
        <w:jc w:val="both"/>
        <w:rPr>
          <w:sz w:val="23"/>
          <w:szCs w:val="23"/>
        </w:rPr>
      </w:pPr>
      <w:r>
        <w:rPr>
          <w:sz w:val="23"/>
          <w:szCs w:val="23"/>
        </w:rPr>
        <w:t>•</w:t>
      </w:r>
      <w:r>
        <w:rPr>
          <w:sz w:val="23"/>
          <w:szCs w:val="23"/>
        </w:rPr>
        <w:tab/>
        <w:t>Lavarse las manos (higiene de manos) a menudo con agua y jabón durante al menos 20 segundos. Se recomienda aumentar a 40 a 60 segundos cuando se tenga las manos visiblemente sucias o hayan estado en contacto con secreciones.</w:t>
      </w:r>
    </w:p>
    <w:p w14:paraId="48C76FEB" w14:textId="77777777" w:rsidR="000C4D4F" w:rsidRDefault="00EB507A">
      <w:pPr>
        <w:pStyle w:val="Normal1"/>
        <w:spacing w:line="360" w:lineRule="auto"/>
        <w:ind w:firstLine="708"/>
        <w:jc w:val="both"/>
        <w:rPr>
          <w:sz w:val="23"/>
          <w:szCs w:val="23"/>
        </w:rPr>
      </w:pPr>
      <w:r>
        <w:rPr>
          <w:sz w:val="23"/>
          <w:szCs w:val="23"/>
        </w:rPr>
        <w:t>•</w:t>
      </w:r>
      <w:r>
        <w:rPr>
          <w:sz w:val="23"/>
          <w:szCs w:val="23"/>
        </w:rPr>
        <w:tab/>
        <w:t>Si no hay agua y jabón disponibles y las manos están visiblemente limpias, usar un desinfectante para manos que contenga al menos 70% de alcohol (alcohol gel). Cubrir todas las superficies de las manos y frotarlas por unos 20 segundos o hasta que se sientan secas (no soplar).</w:t>
      </w:r>
    </w:p>
    <w:p w14:paraId="261D56F3" w14:textId="77777777" w:rsidR="000C4D4F" w:rsidRDefault="00EB507A">
      <w:pPr>
        <w:pStyle w:val="Normal1"/>
        <w:spacing w:line="360" w:lineRule="auto"/>
        <w:ind w:firstLine="708"/>
        <w:jc w:val="both"/>
      </w:pPr>
      <w:r>
        <w:rPr>
          <w:sz w:val="23"/>
          <w:szCs w:val="23"/>
        </w:rPr>
        <w:t xml:space="preserve">Las funcionarias están preparadas para realizar tareas procesos de muda e higiene, en un contexto de cuidado y protección. Si el apoderado no desea que el personal del establecimiento realice este proceso cuenta con la opción de hacerlo él mismo o quien autorice de manera oportuna, </w:t>
      </w:r>
      <w:r>
        <w:rPr>
          <w:b/>
          <w:sz w:val="23"/>
          <w:szCs w:val="23"/>
        </w:rPr>
        <w:t>previa coordinación</w:t>
      </w:r>
      <w:r>
        <w:rPr>
          <w:sz w:val="23"/>
          <w:szCs w:val="23"/>
        </w:rPr>
        <w:t xml:space="preserve"> con el equipo y </w:t>
      </w:r>
      <w:r>
        <w:rPr>
          <w:b/>
          <w:sz w:val="23"/>
          <w:szCs w:val="23"/>
        </w:rPr>
        <w:t>envío de una solicitud</w:t>
      </w:r>
      <w:r>
        <w:rPr>
          <w:sz w:val="23"/>
          <w:szCs w:val="23"/>
        </w:rPr>
        <w:t xml:space="preserve"> escrita y firmada al Inspector General y Educadora de Párvulos a cargo.</w:t>
      </w:r>
    </w:p>
    <w:p w14:paraId="4E9D742E" w14:textId="77777777" w:rsidR="000C4D4F" w:rsidRDefault="000C4D4F">
      <w:pPr>
        <w:pStyle w:val="Normal1"/>
        <w:rPr>
          <w:b/>
          <w:u w:val="single"/>
        </w:rPr>
      </w:pPr>
    </w:p>
    <w:p w14:paraId="097EE2A1" w14:textId="77777777" w:rsidR="000C4D4F" w:rsidRDefault="00EB507A">
      <w:pPr>
        <w:pStyle w:val="Normal1"/>
        <w:rPr>
          <w:b/>
          <w:u w:val="single"/>
        </w:rPr>
      </w:pPr>
      <w:r>
        <w:rPr>
          <w:b/>
          <w:u w:val="single"/>
        </w:rPr>
        <w:lastRenderedPageBreak/>
        <w:t>ENFERMEDADES CONTAGIOSAS:</w:t>
      </w:r>
    </w:p>
    <w:p w14:paraId="63C8ECC3" w14:textId="77777777" w:rsidR="000C4D4F" w:rsidRDefault="00EB507A">
      <w:pPr>
        <w:pStyle w:val="Normal1"/>
        <w:spacing w:line="360" w:lineRule="auto"/>
        <w:ind w:firstLine="708"/>
        <w:jc w:val="both"/>
        <w:rPr>
          <w:sz w:val="23"/>
          <w:szCs w:val="23"/>
        </w:rPr>
      </w:pPr>
      <w:r>
        <w:rPr>
          <w:sz w:val="23"/>
          <w:szCs w:val="23"/>
        </w:rPr>
        <w:t>El establecimiento se adhiere a las campañas o programas de vacunación masiva ministeriales, especialmente en caso de enfermedades contagiosas.</w:t>
      </w:r>
    </w:p>
    <w:p w14:paraId="2E2FF079" w14:textId="77777777" w:rsidR="000C4D4F" w:rsidRDefault="00EB507A">
      <w:pPr>
        <w:pStyle w:val="Normal1"/>
        <w:spacing w:line="360" w:lineRule="auto"/>
        <w:ind w:firstLine="708"/>
        <w:jc w:val="both"/>
        <w:rPr>
          <w:sz w:val="23"/>
          <w:szCs w:val="23"/>
        </w:rPr>
      </w:pPr>
      <w:r>
        <w:rPr>
          <w:sz w:val="23"/>
          <w:szCs w:val="23"/>
        </w:rPr>
        <w:t xml:space="preserve">En caso de enfermedad de un estudiante, es responsabilidad del apoderado tomar las medidas necesarias para favorecer su recuperación y bienestar. Frente a enfermedades contagiosas, también es de su responsabilidad respetar </w:t>
      </w:r>
      <w:r>
        <w:rPr>
          <w:b/>
          <w:sz w:val="23"/>
          <w:szCs w:val="23"/>
        </w:rPr>
        <w:t>el reposo en el hogar</w:t>
      </w:r>
      <w:r>
        <w:rPr>
          <w:sz w:val="23"/>
          <w:szCs w:val="23"/>
        </w:rPr>
        <w:t xml:space="preserve"> indicado por el médico e informar al equipo de esta situación de la manera más inmediata posible, con el objetivo de que el establecimiento adopte todas las medidas de resguardo que estén a su alcance para que los demás </w:t>
      </w:r>
      <w:proofErr w:type="gramStart"/>
      <w:r>
        <w:rPr>
          <w:sz w:val="23"/>
          <w:szCs w:val="23"/>
        </w:rPr>
        <w:t>niños y niñas</w:t>
      </w:r>
      <w:proofErr w:type="gramEnd"/>
      <w:r>
        <w:rPr>
          <w:sz w:val="23"/>
          <w:szCs w:val="23"/>
        </w:rPr>
        <w:t xml:space="preserve"> se mantengan sanos y estar atentos a posibles contagios. Ante la noticia de la existencia de una enfermedad contagiosa y con la finalidad de evitar los contagios, el establecimiento velará especialmente por la ventilación diaria de los espacios habitables, la desinfección de los ambientes con aerosoles y/o útiles de aseo desinfectantes, estrictas normas de lavado de manos de niños y adultos, uso de alcohol gel y pañuelos desechables, notificación a los demás apoderados de la epidemia, entre otros.</w:t>
      </w:r>
    </w:p>
    <w:p w14:paraId="00292090" w14:textId="77777777" w:rsidR="000C4D4F" w:rsidRDefault="000C4D4F">
      <w:pPr>
        <w:pStyle w:val="Normal1"/>
        <w:spacing w:line="360" w:lineRule="auto"/>
        <w:ind w:firstLine="708"/>
        <w:jc w:val="both"/>
        <w:rPr>
          <w:sz w:val="23"/>
          <w:szCs w:val="23"/>
        </w:rPr>
      </w:pPr>
    </w:p>
    <w:p w14:paraId="44D2D62E" w14:textId="77777777" w:rsidR="000C4D4F" w:rsidRDefault="000C4D4F">
      <w:pPr>
        <w:pStyle w:val="Normal1"/>
        <w:spacing w:line="360" w:lineRule="auto"/>
        <w:ind w:firstLine="708"/>
        <w:jc w:val="both"/>
        <w:rPr>
          <w:sz w:val="23"/>
          <w:szCs w:val="23"/>
        </w:rPr>
      </w:pPr>
    </w:p>
    <w:p w14:paraId="676F8072" w14:textId="77777777" w:rsidR="000C4D4F" w:rsidRDefault="000C4D4F">
      <w:pPr>
        <w:pStyle w:val="Normal1"/>
        <w:spacing w:line="360" w:lineRule="auto"/>
        <w:ind w:firstLine="708"/>
        <w:jc w:val="both"/>
        <w:rPr>
          <w:sz w:val="23"/>
          <w:szCs w:val="23"/>
        </w:rPr>
      </w:pPr>
    </w:p>
    <w:p w14:paraId="3B9F868E" w14:textId="77777777" w:rsidR="000C4D4F" w:rsidRDefault="00EB507A">
      <w:pPr>
        <w:pStyle w:val="Normal1"/>
        <w:jc w:val="center"/>
        <w:rPr>
          <w:b/>
          <w:u w:val="single"/>
        </w:rPr>
      </w:pPr>
      <w:r>
        <w:rPr>
          <w:b/>
          <w:u w:val="single"/>
        </w:rPr>
        <w:t>MEDIDAS ORIENTADAS A GARANTIZAR LA HIGIENE DEL PERSONAL DE PÁRVULOS Y DEL ESTABLECIMIENTO:</w:t>
      </w:r>
    </w:p>
    <w:p w14:paraId="71F9DA10" w14:textId="77777777" w:rsidR="000C4D4F" w:rsidRDefault="00EB507A">
      <w:pPr>
        <w:pStyle w:val="Normal1"/>
        <w:spacing w:line="360" w:lineRule="auto"/>
        <w:ind w:firstLine="708"/>
        <w:jc w:val="both"/>
        <w:rPr>
          <w:b/>
          <w:i/>
          <w:sz w:val="23"/>
          <w:szCs w:val="23"/>
        </w:rPr>
      </w:pPr>
      <w:r>
        <w:rPr>
          <w:sz w:val="23"/>
          <w:szCs w:val="23"/>
        </w:rPr>
        <w:t xml:space="preserve">Se tendrá especial consideración a la </w:t>
      </w:r>
      <w:r>
        <w:rPr>
          <w:b/>
          <w:i/>
          <w:sz w:val="23"/>
          <w:szCs w:val="23"/>
        </w:rPr>
        <w:t>mantención de la higiene</w:t>
      </w:r>
      <w:r>
        <w:rPr>
          <w:sz w:val="23"/>
          <w:szCs w:val="23"/>
        </w:rPr>
        <w:t xml:space="preserve"> de los espacios en que </w:t>
      </w:r>
      <w:r>
        <w:rPr>
          <w:b/>
          <w:i/>
          <w:sz w:val="23"/>
          <w:szCs w:val="23"/>
        </w:rPr>
        <w:t>habitan</w:t>
      </w:r>
      <w:r>
        <w:rPr>
          <w:sz w:val="23"/>
          <w:szCs w:val="23"/>
        </w:rPr>
        <w:t xml:space="preserve"> los párvulos (salas de clases, baños y áreas comunes); de </w:t>
      </w:r>
      <w:r>
        <w:rPr>
          <w:b/>
          <w:i/>
          <w:sz w:val="23"/>
          <w:szCs w:val="23"/>
        </w:rPr>
        <w:t>los elementos que utilizan</w:t>
      </w:r>
      <w:r>
        <w:rPr>
          <w:sz w:val="23"/>
          <w:szCs w:val="23"/>
        </w:rPr>
        <w:t xml:space="preserve"> de manera cotidiana (</w:t>
      </w:r>
      <w:r>
        <w:rPr>
          <w:b/>
          <w:i/>
          <w:sz w:val="23"/>
          <w:szCs w:val="23"/>
        </w:rPr>
        <w:t>material didáctico, mobiliario, juguetes, etc</w:t>
      </w:r>
      <w:r>
        <w:rPr>
          <w:sz w:val="23"/>
          <w:szCs w:val="23"/>
        </w:rPr>
        <w:t xml:space="preserve">.); y también de las condiciones referidas a su cuidado, procurando su aseo, ventilación diaria y desinfección, con sustancias que no sean nocivas para los seres humanos, evitando así la entrada de posibles </w:t>
      </w:r>
      <w:r>
        <w:rPr>
          <w:b/>
          <w:i/>
          <w:sz w:val="23"/>
          <w:szCs w:val="23"/>
        </w:rPr>
        <w:t>vectores y plagas.</w:t>
      </w:r>
    </w:p>
    <w:p w14:paraId="192F87E8" w14:textId="77777777" w:rsidR="000C4D4F" w:rsidRDefault="00EB507A">
      <w:pPr>
        <w:pStyle w:val="Normal1"/>
        <w:spacing w:line="360" w:lineRule="auto"/>
        <w:ind w:firstLine="708"/>
        <w:jc w:val="both"/>
        <w:rPr>
          <w:b/>
          <w:i/>
          <w:sz w:val="23"/>
          <w:szCs w:val="23"/>
        </w:rPr>
      </w:pPr>
      <w:r>
        <w:rPr>
          <w:sz w:val="23"/>
          <w:szCs w:val="23"/>
        </w:rPr>
        <w:t xml:space="preserve">Dichas acciones serán de </w:t>
      </w:r>
      <w:r>
        <w:rPr>
          <w:b/>
          <w:i/>
          <w:sz w:val="23"/>
          <w:szCs w:val="23"/>
        </w:rPr>
        <w:t>responsabilidad del personal de aseo</w:t>
      </w:r>
      <w:r>
        <w:rPr>
          <w:sz w:val="23"/>
          <w:szCs w:val="23"/>
        </w:rPr>
        <w:t xml:space="preserve"> y mantención destinado a los párvulos y serán fiscalizadas de forma semanal por </w:t>
      </w:r>
      <w:r>
        <w:rPr>
          <w:b/>
          <w:i/>
          <w:sz w:val="23"/>
          <w:szCs w:val="23"/>
        </w:rPr>
        <w:t>Inspector General.</w:t>
      </w:r>
    </w:p>
    <w:p w14:paraId="4F7D9EEE" w14:textId="77777777" w:rsidR="000C4D4F" w:rsidRDefault="00EB507A">
      <w:pPr>
        <w:pStyle w:val="Normal1"/>
        <w:spacing w:line="360" w:lineRule="auto"/>
        <w:ind w:firstLine="708"/>
        <w:jc w:val="both"/>
        <w:rPr>
          <w:b/>
          <w:i/>
          <w:sz w:val="23"/>
          <w:szCs w:val="23"/>
        </w:rPr>
      </w:pPr>
      <w:r>
        <w:rPr>
          <w:b/>
          <w:i/>
          <w:sz w:val="23"/>
          <w:szCs w:val="23"/>
        </w:rPr>
        <w:t>Limpiar y desinfectar</w:t>
      </w:r>
      <w:r>
        <w:rPr>
          <w:sz w:val="23"/>
          <w:szCs w:val="23"/>
        </w:rPr>
        <w:t xml:space="preserve"> con frecuencia todas las superficies de trabajo diario, especialmente aquellas que </w:t>
      </w:r>
      <w:proofErr w:type="gramStart"/>
      <w:r>
        <w:rPr>
          <w:sz w:val="23"/>
          <w:szCs w:val="23"/>
        </w:rPr>
        <w:t>las párvulos</w:t>
      </w:r>
      <w:proofErr w:type="gramEnd"/>
      <w:r>
        <w:rPr>
          <w:sz w:val="23"/>
          <w:szCs w:val="23"/>
        </w:rPr>
        <w:t xml:space="preserve"> tocan frecuentemente (</w:t>
      </w:r>
      <w:r>
        <w:rPr>
          <w:b/>
          <w:i/>
          <w:sz w:val="23"/>
          <w:szCs w:val="23"/>
        </w:rPr>
        <w:t>barandas, pomos de las puertas, juguetes, recursos pedagógicos manipulables).</w:t>
      </w:r>
    </w:p>
    <w:p w14:paraId="2146ED86" w14:textId="77777777" w:rsidR="000C4D4F" w:rsidRDefault="00EB507A">
      <w:pPr>
        <w:pStyle w:val="Normal1"/>
        <w:spacing w:line="360" w:lineRule="auto"/>
        <w:ind w:firstLine="708"/>
        <w:jc w:val="both"/>
        <w:rPr>
          <w:sz w:val="23"/>
          <w:szCs w:val="23"/>
        </w:rPr>
      </w:pPr>
      <w:r>
        <w:rPr>
          <w:sz w:val="23"/>
          <w:szCs w:val="23"/>
        </w:rPr>
        <w:lastRenderedPageBreak/>
        <w:t xml:space="preserve">Así mismo el establecimiento </w:t>
      </w:r>
      <w:r>
        <w:rPr>
          <w:b/>
          <w:i/>
          <w:sz w:val="23"/>
          <w:szCs w:val="23"/>
        </w:rPr>
        <w:t>cuenta con convenios</w:t>
      </w:r>
      <w:r>
        <w:rPr>
          <w:sz w:val="23"/>
          <w:szCs w:val="23"/>
        </w:rPr>
        <w:t xml:space="preserve"> con empresas especializadas en la </w:t>
      </w:r>
      <w:r>
        <w:rPr>
          <w:b/>
          <w:i/>
          <w:sz w:val="23"/>
          <w:szCs w:val="23"/>
        </w:rPr>
        <w:t>sanitización y desratización</w:t>
      </w:r>
      <w:r>
        <w:rPr>
          <w:sz w:val="23"/>
          <w:szCs w:val="23"/>
        </w:rPr>
        <w:t xml:space="preserve"> de los espacios del establecimiento.</w:t>
      </w:r>
    </w:p>
    <w:p w14:paraId="3912F816" w14:textId="77777777" w:rsidR="000C4D4F" w:rsidRDefault="00EB507A">
      <w:pPr>
        <w:pStyle w:val="Normal1"/>
        <w:spacing w:line="360" w:lineRule="auto"/>
        <w:ind w:firstLine="708"/>
        <w:jc w:val="both"/>
        <w:rPr>
          <w:sz w:val="23"/>
          <w:szCs w:val="23"/>
        </w:rPr>
      </w:pPr>
      <w:r>
        <w:rPr>
          <w:sz w:val="23"/>
          <w:szCs w:val="23"/>
        </w:rPr>
        <w:t>Por su parte, el personal que atiende a los párvulos estará provisto de su respectivo uniforme y hará especial énfasis en su higiene personal y lavado de manos.</w:t>
      </w:r>
    </w:p>
    <w:p w14:paraId="27C425A2" w14:textId="77777777" w:rsidR="000C4D4F" w:rsidRDefault="00EB507A">
      <w:pPr>
        <w:pStyle w:val="Normal1"/>
        <w:widowControl w:val="0"/>
        <w:pBdr>
          <w:top w:val="nil"/>
          <w:left w:val="nil"/>
          <w:bottom w:val="nil"/>
          <w:right w:val="nil"/>
          <w:between w:val="nil"/>
        </w:pBdr>
        <w:spacing w:before="184" w:after="0" w:line="240" w:lineRule="auto"/>
        <w:rPr>
          <w:b/>
          <w:color w:val="000000"/>
          <w:u w:val="single"/>
        </w:rPr>
      </w:pPr>
      <w:r>
        <w:rPr>
          <w:b/>
          <w:color w:val="000000"/>
          <w:u w:val="single"/>
        </w:rPr>
        <w:t>FALTAS Y SANCIONES CONDUCTUALES:</w:t>
      </w:r>
    </w:p>
    <w:p w14:paraId="2AE46FD3" w14:textId="77777777" w:rsidR="000C4D4F" w:rsidRDefault="000C4D4F">
      <w:pPr>
        <w:pStyle w:val="Normal1"/>
        <w:widowControl w:val="0"/>
        <w:pBdr>
          <w:top w:val="nil"/>
          <w:left w:val="nil"/>
          <w:bottom w:val="nil"/>
          <w:right w:val="nil"/>
          <w:between w:val="nil"/>
        </w:pBdr>
        <w:spacing w:before="113" w:after="0" w:line="252" w:lineRule="auto"/>
        <w:ind w:left="1280" w:right="111" w:hanging="428"/>
        <w:jc w:val="both"/>
        <w:rPr>
          <w:b/>
          <w:color w:val="000000"/>
          <w:u w:val="single"/>
        </w:rPr>
      </w:pPr>
    </w:p>
    <w:p w14:paraId="18A2BF6E" w14:textId="77777777" w:rsidR="000C4D4F" w:rsidRDefault="00EB507A">
      <w:pPr>
        <w:pStyle w:val="Normal1"/>
        <w:spacing w:line="360" w:lineRule="auto"/>
        <w:ind w:firstLine="708"/>
        <w:jc w:val="both"/>
        <w:rPr>
          <w:sz w:val="23"/>
          <w:szCs w:val="23"/>
        </w:rPr>
      </w:pPr>
      <w:r>
        <w:rPr>
          <w:sz w:val="23"/>
          <w:szCs w:val="23"/>
        </w:rPr>
        <w:t xml:space="preserve">A los párvulos no se les aplicará las sanciones establecidas en el manual de convivencia frente a la comisión de faltas y será responsabilidad del equipo de Convivencia Escolar y de su familia trabajar en conjunto las estrategias más adecuadas para evitar situaciones que </w:t>
      </w:r>
      <w:r>
        <w:rPr>
          <w:b/>
          <w:i/>
          <w:sz w:val="23"/>
          <w:szCs w:val="23"/>
        </w:rPr>
        <w:t>afecten al estudiante, a sus compañeros(as) y a otros integrantes de la comunidad educativa</w:t>
      </w:r>
      <w:r>
        <w:rPr>
          <w:sz w:val="23"/>
          <w:szCs w:val="23"/>
        </w:rPr>
        <w:t>. En esta etapa es clave el aprendizaje de los mecanismos de resolución pacífica de los conflictos a los cuales se pondrá especial énfasis.</w:t>
      </w:r>
    </w:p>
    <w:p w14:paraId="3696A745" w14:textId="77777777" w:rsidR="000C4D4F" w:rsidRDefault="00EB507A">
      <w:pPr>
        <w:pStyle w:val="Normal1"/>
        <w:spacing w:line="360" w:lineRule="auto"/>
        <w:ind w:firstLine="708"/>
        <w:jc w:val="both"/>
        <w:rPr>
          <w:sz w:val="23"/>
          <w:szCs w:val="23"/>
          <w:u w:val="single"/>
        </w:rPr>
      </w:pPr>
      <w:r>
        <w:rPr>
          <w:sz w:val="23"/>
          <w:szCs w:val="23"/>
        </w:rPr>
        <w:t xml:space="preserve">Lo anterior, no impide la adopción de medidas pedagógicas o formativas descritas en el reglamento de convivencia escolar, orientadas a favorecer el desarrollo progresivo de la empatía para la resolución pacífica de los conflictos y comprensión de las normas por parte de los párvulos, </w:t>
      </w:r>
      <w:r>
        <w:rPr>
          <w:sz w:val="23"/>
          <w:szCs w:val="23"/>
          <w:u w:val="single"/>
        </w:rPr>
        <w:t>estas acciones estarán contempladas en el plan de gestión de convivencia escolar del establecimiento.</w:t>
      </w:r>
    </w:p>
    <w:p w14:paraId="4C9BC068" w14:textId="77777777" w:rsidR="000C4D4F" w:rsidRDefault="000C4D4F">
      <w:pPr>
        <w:pStyle w:val="Normal1"/>
        <w:jc w:val="center"/>
        <w:rPr>
          <w:b/>
          <w:sz w:val="23"/>
          <w:szCs w:val="23"/>
        </w:rPr>
      </w:pPr>
    </w:p>
    <w:p w14:paraId="0E31346B" w14:textId="77777777" w:rsidR="000C4D4F" w:rsidRDefault="000C4D4F">
      <w:pPr>
        <w:pStyle w:val="Normal1"/>
        <w:jc w:val="center"/>
        <w:rPr>
          <w:b/>
          <w:sz w:val="23"/>
          <w:szCs w:val="23"/>
        </w:rPr>
      </w:pPr>
    </w:p>
    <w:p w14:paraId="10B4B029" w14:textId="77777777" w:rsidR="000C4D4F" w:rsidRDefault="00EB507A">
      <w:pPr>
        <w:pStyle w:val="Normal1"/>
        <w:jc w:val="center"/>
        <w:rPr>
          <w:b/>
          <w:sz w:val="32"/>
          <w:szCs w:val="32"/>
        </w:rPr>
      </w:pPr>
      <w:r>
        <w:rPr>
          <w:b/>
          <w:sz w:val="23"/>
          <w:szCs w:val="23"/>
        </w:rPr>
        <w:t>PROTOCOLOS ESPECIALES PARA PÁRVULOS:</w:t>
      </w:r>
    </w:p>
    <w:p w14:paraId="7ED6CCB6" w14:textId="77777777" w:rsidR="000C4D4F" w:rsidRDefault="000C4D4F">
      <w:pPr>
        <w:pStyle w:val="Normal1"/>
        <w:widowControl w:val="0"/>
        <w:pBdr>
          <w:top w:val="nil"/>
          <w:left w:val="nil"/>
          <w:bottom w:val="nil"/>
          <w:right w:val="nil"/>
          <w:between w:val="nil"/>
        </w:pBdr>
        <w:spacing w:before="9" w:after="0" w:line="240" w:lineRule="auto"/>
        <w:ind w:hanging="428"/>
        <w:jc w:val="both"/>
        <w:rPr>
          <w:rFonts w:ascii="Arial" w:eastAsia="Arial" w:hAnsi="Arial" w:cs="Arial"/>
          <w:b/>
          <w:color w:val="000000"/>
          <w:sz w:val="32"/>
          <w:szCs w:val="32"/>
        </w:rPr>
      </w:pPr>
    </w:p>
    <w:p w14:paraId="11786EB0" w14:textId="77777777" w:rsidR="000C4D4F" w:rsidRDefault="00EB507A">
      <w:pPr>
        <w:pStyle w:val="Normal1"/>
        <w:rPr>
          <w:b/>
          <w:sz w:val="23"/>
          <w:szCs w:val="23"/>
        </w:rPr>
      </w:pPr>
      <w:r>
        <w:rPr>
          <w:b/>
          <w:sz w:val="23"/>
          <w:szCs w:val="23"/>
        </w:rPr>
        <w:t>I.- PROTOCOLO PARA EL CASO DE DETECCIÓN DE SITUACIONES DE VULNERACIÓN DE DERECHOS DE LOS ESTUDIANTES DE EDUCACIÓN PARVULARIA.</w:t>
      </w:r>
    </w:p>
    <w:p w14:paraId="543B001F" w14:textId="77777777" w:rsidR="000C4D4F" w:rsidRDefault="000C4D4F">
      <w:pPr>
        <w:pStyle w:val="Normal1"/>
        <w:widowControl w:val="0"/>
        <w:pBdr>
          <w:top w:val="nil"/>
          <w:left w:val="nil"/>
          <w:bottom w:val="nil"/>
          <w:right w:val="nil"/>
          <w:between w:val="nil"/>
        </w:pBdr>
        <w:spacing w:before="10" w:after="0" w:line="240" w:lineRule="auto"/>
        <w:ind w:hanging="428"/>
        <w:rPr>
          <w:b/>
          <w:color w:val="000000"/>
          <w:sz w:val="23"/>
          <w:szCs w:val="23"/>
        </w:rPr>
      </w:pPr>
    </w:p>
    <w:p w14:paraId="76808937" w14:textId="77777777" w:rsidR="000C4D4F" w:rsidRDefault="00EB507A">
      <w:pPr>
        <w:pStyle w:val="Normal1"/>
        <w:shd w:val="clear" w:color="auto" w:fill="FFFFFF"/>
        <w:spacing w:line="360" w:lineRule="auto"/>
        <w:ind w:firstLine="708"/>
        <w:jc w:val="both"/>
        <w:rPr>
          <w:sz w:val="23"/>
          <w:szCs w:val="23"/>
        </w:rPr>
      </w:pPr>
      <w:r>
        <w:rPr>
          <w:sz w:val="23"/>
          <w:szCs w:val="23"/>
        </w:rPr>
        <w:t>El presente protocolo se aplicará para el caso de detección de situaciones de vulneración de los derechos de los párvulos, tales como, el descuido o el trato negligente por parte del adulto responsable del cuidado del menor.</w:t>
      </w:r>
    </w:p>
    <w:p w14:paraId="3C1CE8A9" w14:textId="77777777" w:rsidR="000C4D4F" w:rsidRDefault="00EB507A">
      <w:pPr>
        <w:pStyle w:val="Normal1"/>
        <w:widowControl w:val="0"/>
        <w:pBdr>
          <w:top w:val="nil"/>
          <w:left w:val="nil"/>
          <w:bottom w:val="nil"/>
          <w:right w:val="nil"/>
          <w:between w:val="nil"/>
        </w:pBdr>
        <w:spacing w:before="176" w:after="0" w:line="360" w:lineRule="auto"/>
        <w:ind w:left="1280" w:hanging="428"/>
        <w:rPr>
          <w:color w:val="000000"/>
          <w:sz w:val="23"/>
          <w:szCs w:val="23"/>
        </w:rPr>
      </w:pPr>
      <w:r>
        <w:rPr>
          <w:color w:val="000000"/>
          <w:sz w:val="23"/>
          <w:szCs w:val="23"/>
        </w:rPr>
        <w:t>Entran dentro de dicha calificación:</w:t>
      </w:r>
    </w:p>
    <w:p w14:paraId="3C16619A" w14:textId="77777777" w:rsidR="000C4D4F" w:rsidRDefault="00EB507A">
      <w:pPr>
        <w:pStyle w:val="Normal1"/>
        <w:widowControl w:val="0"/>
        <w:numPr>
          <w:ilvl w:val="0"/>
          <w:numId w:val="49"/>
        </w:numPr>
        <w:pBdr>
          <w:top w:val="nil"/>
          <w:left w:val="nil"/>
          <w:bottom w:val="nil"/>
          <w:right w:val="nil"/>
          <w:between w:val="nil"/>
        </w:pBdr>
        <w:tabs>
          <w:tab w:val="left" w:pos="1189"/>
        </w:tabs>
        <w:spacing w:before="113" w:after="0" w:line="360" w:lineRule="auto"/>
        <w:ind w:right="115"/>
        <w:rPr>
          <w:color w:val="000000"/>
          <w:sz w:val="23"/>
          <w:szCs w:val="23"/>
        </w:rPr>
      </w:pPr>
      <w:r>
        <w:rPr>
          <w:color w:val="000000"/>
          <w:sz w:val="23"/>
          <w:szCs w:val="23"/>
        </w:rPr>
        <w:t>La falta de atención a las necesidades físicas básicas del niño, tales como alimentación, vestuario, higiene, reposo y vivienda.</w:t>
      </w:r>
    </w:p>
    <w:p w14:paraId="41AB325A" w14:textId="77777777" w:rsidR="000C4D4F" w:rsidRDefault="00EB507A">
      <w:pPr>
        <w:pStyle w:val="Normal1"/>
        <w:widowControl w:val="0"/>
        <w:numPr>
          <w:ilvl w:val="0"/>
          <w:numId w:val="49"/>
        </w:numPr>
        <w:pBdr>
          <w:top w:val="nil"/>
          <w:left w:val="nil"/>
          <w:bottom w:val="nil"/>
          <w:right w:val="nil"/>
          <w:between w:val="nil"/>
        </w:pBdr>
        <w:tabs>
          <w:tab w:val="left" w:pos="1189"/>
        </w:tabs>
        <w:spacing w:before="2" w:after="0" w:line="360" w:lineRule="auto"/>
        <w:ind w:hanging="361"/>
        <w:rPr>
          <w:color w:val="000000"/>
          <w:sz w:val="23"/>
          <w:szCs w:val="23"/>
        </w:rPr>
      </w:pPr>
      <w:r>
        <w:rPr>
          <w:color w:val="000000"/>
          <w:sz w:val="23"/>
          <w:szCs w:val="23"/>
        </w:rPr>
        <w:t>Falta de proporción de atención médica básica.</w:t>
      </w:r>
    </w:p>
    <w:p w14:paraId="5FB785A1" w14:textId="77777777" w:rsidR="000C4D4F" w:rsidRDefault="00EB507A">
      <w:pPr>
        <w:pStyle w:val="Normal1"/>
        <w:widowControl w:val="0"/>
        <w:numPr>
          <w:ilvl w:val="0"/>
          <w:numId w:val="49"/>
        </w:numPr>
        <w:pBdr>
          <w:top w:val="nil"/>
          <w:left w:val="nil"/>
          <w:bottom w:val="nil"/>
          <w:right w:val="nil"/>
          <w:between w:val="nil"/>
        </w:pBdr>
        <w:tabs>
          <w:tab w:val="left" w:pos="1189"/>
        </w:tabs>
        <w:spacing w:before="12" w:after="0" w:line="360" w:lineRule="auto"/>
        <w:ind w:hanging="361"/>
        <w:rPr>
          <w:color w:val="000000"/>
          <w:sz w:val="23"/>
          <w:szCs w:val="23"/>
        </w:rPr>
      </w:pPr>
      <w:r>
        <w:rPr>
          <w:color w:val="000000"/>
          <w:sz w:val="23"/>
          <w:szCs w:val="23"/>
        </w:rPr>
        <w:t>Falta de atención oportuna de sus necesidades psicológicas o emocionales.</w:t>
      </w:r>
    </w:p>
    <w:p w14:paraId="1E8E50A6" w14:textId="77777777" w:rsidR="000C4D4F" w:rsidRDefault="00EB507A">
      <w:pPr>
        <w:pStyle w:val="Normal1"/>
        <w:widowControl w:val="0"/>
        <w:numPr>
          <w:ilvl w:val="0"/>
          <w:numId w:val="49"/>
        </w:numPr>
        <w:pBdr>
          <w:top w:val="nil"/>
          <w:left w:val="nil"/>
          <w:bottom w:val="nil"/>
          <w:right w:val="nil"/>
          <w:between w:val="nil"/>
        </w:pBdr>
        <w:tabs>
          <w:tab w:val="left" w:pos="1189"/>
        </w:tabs>
        <w:spacing w:before="2" w:after="0" w:line="360" w:lineRule="auto"/>
        <w:ind w:hanging="361"/>
        <w:rPr>
          <w:color w:val="000000"/>
          <w:sz w:val="23"/>
          <w:szCs w:val="23"/>
        </w:rPr>
      </w:pPr>
      <w:r>
        <w:rPr>
          <w:color w:val="000000"/>
          <w:sz w:val="23"/>
          <w:szCs w:val="23"/>
        </w:rPr>
        <w:lastRenderedPageBreak/>
        <w:t>Cuando existe abandono.</w:t>
      </w:r>
    </w:p>
    <w:p w14:paraId="54B8BE01" w14:textId="77777777" w:rsidR="000C4D4F" w:rsidRDefault="00EB507A">
      <w:pPr>
        <w:pStyle w:val="Normal1"/>
        <w:widowControl w:val="0"/>
        <w:numPr>
          <w:ilvl w:val="0"/>
          <w:numId w:val="49"/>
        </w:numPr>
        <w:pBdr>
          <w:top w:val="nil"/>
          <w:left w:val="nil"/>
          <w:bottom w:val="nil"/>
          <w:right w:val="nil"/>
          <w:between w:val="nil"/>
        </w:pBdr>
        <w:tabs>
          <w:tab w:val="left" w:pos="1189"/>
        </w:tabs>
        <w:spacing w:before="2" w:after="0" w:line="360" w:lineRule="auto"/>
        <w:ind w:hanging="361"/>
        <w:rPr>
          <w:color w:val="000000"/>
          <w:sz w:val="23"/>
          <w:szCs w:val="23"/>
        </w:rPr>
      </w:pPr>
      <w:r>
        <w:rPr>
          <w:color w:val="000000"/>
          <w:sz w:val="23"/>
          <w:szCs w:val="23"/>
        </w:rPr>
        <w:t>Exposición a situaciones de peligro, hechos de violencia, drogas o alcohol.</w:t>
      </w:r>
    </w:p>
    <w:p w14:paraId="4E5E1410" w14:textId="77777777" w:rsidR="000C4D4F" w:rsidRDefault="00EB507A">
      <w:pPr>
        <w:pStyle w:val="Normal1"/>
        <w:widowControl w:val="0"/>
        <w:numPr>
          <w:ilvl w:val="0"/>
          <w:numId w:val="49"/>
        </w:numPr>
        <w:pBdr>
          <w:top w:val="nil"/>
          <w:left w:val="nil"/>
          <w:bottom w:val="nil"/>
          <w:right w:val="nil"/>
          <w:between w:val="nil"/>
        </w:pBdr>
        <w:tabs>
          <w:tab w:val="left" w:pos="1189"/>
        </w:tabs>
        <w:spacing w:before="2" w:after="0" w:line="360" w:lineRule="auto"/>
        <w:ind w:hanging="361"/>
        <w:rPr>
          <w:color w:val="000000"/>
          <w:sz w:val="23"/>
          <w:szCs w:val="23"/>
        </w:rPr>
      </w:pPr>
      <w:r>
        <w:rPr>
          <w:color w:val="000000"/>
          <w:sz w:val="23"/>
          <w:szCs w:val="23"/>
        </w:rPr>
        <w:t>Hostigamiento verbal habitual (insultos, críticas, descalificaciones públicas, amenazas, etc.)</w:t>
      </w:r>
    </w:p>
    <w:p w14:paraId="0A3492A4" w14:textId="77777777" w:rsidR="000C4D4F" w:rsidRDefault="000C4D4F">
      <w:pPr>
        <w:pStyle w:val="Normal1"/>
        <w:widowControl w:val="0"/>
        <w:pBdr>
          <w:top w:val="nil"/>
          <w:left w:val="nil"/>
          <w:bottom w:val="nil"/>
          <w:right w:val="nil"/>
          <w:between w:val="nil"/>
        </w:pBdr>
        <w:tabs>
          <w:tab w:val="left" w:pos="1189"/>
        </w:tabs>
        <w:spacing w:before="2" w:after="0" w:line="360" w:lineRule="auto"/>
        <w:ind w:left="1188"/>
        <w:rPr>
          <w:color w:val="000000"/>
          <w:sz w:val="23"/>
          <w:szCs w:val="23"/>
        </w:rPr>
      </w:pPr>
    </w:p>
    <w:p w14:paraId="1DEA557A" w14:textId="77777777" w:rsidR="000C4D4F" w:rsidRDefault="00EB507A">
      <w:pPr>
        <w:pStyle w:val="Normal1"/>
        <w:widowControl w:val="0"/>
        <w:tabs>
          <w:tab w:val="left" w:pos="1189"/>
        </w:tabs>
        <w:spacing w:before="2" w:after="0" w:line="360" w:lineRule="auto"/>
        <w:jc w:val="both"/>
        <w:rPr>
          <w:sz w:val="23"/>
          <w:szCs w:val="23"/>
        </w:rPr>
      </w:pPr>
      <w:r>
        <w:rPr>
          <w:sz w:val="23"/>
          <w:szCs w:val="23"/>
        </w:rPr>
        <w:tab/>
        <w:t xml:space="preserve">Frente a las sospechas o detección de situación de vulneración, el personal a cargo del párvulo en el </w:t>
      </w:r>
      <w:proofErr w:type="gramStart"/>
      <w:r>
        <w:rPr>
          <w:sz w:val="23"/>
          <w:szCs w:val="23"/>
        </w:rPr>
        <w:t>establecimiento,</w:t>
      </w:r>
      <w:proofErr w:type="gramEnd"/>
      <w:r>
        <w:rPr>
          <w:sz w:val="23"/>
          <w:szCs w:val="23"/>
        </w:rPr>
        <w:t xml:space="preserve"> brindará la primera acogida al niño: escuchándolo, conteniéndolo, validando sus vivencias, sin interrogarlo ni poner en duda su relato, ni solicitar que lo realice de nuevo, evitando comentarios y gestos.</w:t>
      </w:r>
    </w:p>
    <w:p w14:paraId="41DDF021" w14:textId="77777777" w:rsidR="000C4D4F" w:rsidRDefault="00EB507A">
      <w:pPr>
        <w:pStyle w:val="Normal1"/>
        <w:widowControl w:val="0"/>
        <w:tabs>
          <w:tab w:val="left" w:pos="1189"/>
        </w:tabs>
        <w:spacing w:before="2" w:after="0" w:line="360" w:lineRule="auto"/>
        <w:jc w:val="both"/>
        <w:rPr>
          <w:sz w:val="23"/>
          <w:szCs w:val="23"/>
        </w:rPr>
      </w:pPr>
      <w:r>
        <w:rPr>
          <w:sz w:val="23"/>
          <w:szCs w:val="23"/>
        </w:rPr>
        <w:tab/>
        <w:t>El funcionario que sospeche o tenga conocimiento de situaciones de presunta vulneración, se comunicará de inmediato con el Encargado de convivencia escolar, Luego;</w:t>
      </w:r>
    </w:p>
    <w:p w14:paraId="7A51EE69" w14:textId="77777777" w:rsidR="000C4D4F" w:rsidRDefault="00EB507A">
      <w:pPr>
        <w:pStyle w:val="Normal1"/>
        <w:widowControl w:val="0"/>
        <w:numPr>
          <w:ilvl w:val="0"/>
          <w:numId w:val="50"/>
        </w:numPr>
        <w:pBdr>
          <w:top w:val="nil"/>
          <w:left w:val="nil"/>
          <w:bottom w:val="nil"/>
          <w:right w:val="nil"/>
          <w:between w:val="nil"/>
        </w:pBdr>
        <w:tabs>
          <w:tab w:val="left" w:pos="1189"/>
        </w:tabs>
        <w:spacing w:before="2" w:after="0" w:line="360" w:lineRule="auto"/>
        <w:jc w:val="both"/>
        <w:rPr>
          <w:color w:val="000000"/>
          <w:sz w:val="23"/>
          <w:szCs w:val="23"/>
        </w:rPr>
      </w:pPr>
      <w:r>
        <w:rPr>
          <w:color w:val="000000"/>
          <w:sz w:val="23"/>
          <w:szCs w:val="23"/>
        </w:rPr>
        <w:t xml:space="preserve">Se citará al apoderado, en un </w:t>
      </w:r>
      <w:r>
        <w:rPr>
          <w:b/>
          <w:i/>
          <w:color w:val="000000"/>
          <w:sz w:val="23"/>
          <w:szCs w:val="23"/>
        </w:rPr>
        <w:t>plazo no superior a 5 días hábiles</w:t>
      </w:r>
      <w:r>
        <w:rPr>
          <w:color w:val="000000"/>
          <w:sz w:val="23"/>
          <w:szCs w:val="23"/>
        </w:rPr>
        <w:t>, a una reunión en donde se le expondrán las sospechas y dispondrán medidas destinadas a ponerle fin a dicha vulneración, estableciendo plazos de cumplimiento de los acuerdos que se logren. En el caso que sea el mismo apoderado o familiar el sospechoso de vulnerar o participar como cómplice o encubridor, no se le citará, ya que tienden a obstaculizar la investigación o a retirar a los estudiantes de los establecimientos. De ser posible se contactará a otro adulto responsable.</w:t>
      </w:r>
    </w:p>
    <w:p w14:paraId="34343CD6" w14:textId="77777777" w:rsidR="000C4D4F" w:rsidRDefault="00EB507A">
      <w:pPr>
        <w:pStyle w:val="Normal1"/>
        <w:widowControl w:val="0"/>
        <w:numPr>
          <w:ilvl w:val="0"/>
          <w:numId w:val="50"/>
        </w:numPr>
        <w:pBdr>
          <w:top w:val="nil"/>
          <w:left w:val="nil"/>
          <w:bottom w:val="nil"/>
          <w:right w:val="nil"/>
          <w:between w:val="nil"/>
        </w:pBdr>
        <w:tabs>
          <w:tab w:val="left" w:pos="1189"/>
        </w:tabs>
        <w:spacing w:after="0" w:line="360" w:lineRule="auto"/>
        <w:jc w:val="both"/>
        <w:rPr>
          <w:color w:val="000000"/>
          <w:sz w:val="23"/>
          <w:szCs w:val="23"/>
        </w:rPr>
      </w:pPr>
      <w:r>
        <w:rPr>
          <w:color w:val="000000"/>
          <w:sz w:val="23"/>
          <w:szCs w:val="23"/>
        </w:rPr>
        <w:t xml:space="preserve">En caso de que el apoderado sea citado y </w:t>
      </w:r>
      <w:r>
        <w:rPr>
          <w:b/>
          <w:i/>
          <w:color w:val="000000"/>
          <w:sz w:val="23"/>
          <w:szCs w:val="23"/>
        </w:rPr>
        <w:t>no asista de forma injustificada</w:t>
      </w:r>
      <w:r>
        <w:rPr>
          <w:color w:val="000000"/>
          <w:sz w:val="23"/>
          <w:szCs w:val="23"/>
        </w:rPr>
        <w:t xml:space="preserve">, no cumpla con los acuerdos, o bien, no sea posible contactar a otro adulto responsable, </w:t>
      </w:r>
      <w:r>
        <w:rPr>
          <w:b/>
          <w:i/>
          <w:color w:val="000000"/>
          <w:sz w:val="23"/>
          <w:szCs w:val="23"/>
        </w:rPr>
        <w:t>se contactará</w:t>
      </w:r>
      <w:r>
        <w:rPr>
          <w:color w:val="000000"/>
          <w:sz w:val="23"/>
          <w:szCs w:val="23"/>
        </w:rPr>
        <w:t xml:space="preserve"> e </w:t>
      </w:r>
      <w:r>
        <w:rPr>
          <w:b/>
          <w:i/>
          <w:color w:val="000000"/>
          <w:sz w:val="23"/>
          <w:szCs w:val="23"/>
        </w:rPr>
        <w:t xml:space="preserve">informará </w:t>
      </w:r>
      <w:r>
        <w:rPr>
          <w:color w:val="000000"/>
          <w:sz w:val="23"/>
          <w:szCs w:val="23"/>
        </w:rPr>
        <w:t xml:space="preserve">de las señales detectadas a cualquiera de las siguientes instancias: </w:t>
      </w:r>
      <w:r>
        <w:rPr>
          <w:b/>
          <w:i/>
          <w:color w:val="000000"/>
          <w:sz w:val="23"/>
          <w:szCs w:val="23"/>
        </w:rPr>
        <w:t>la Oficina de Protección de Derechos comunal (OPD), Proyecto de Intervención Breve (PIB), Programa de Intervención Especializada (PIE), o al Programa de Prevención Comunitaria (PPC)</w:t>
      </w:r>
      <w:r>
        <w:rPr>
          <w:color w:val="000000"/>
          <w:sz w:val="23"/>
          <w:szCs w:val="23"/>
        </w:rPr>
        <w:t>, con el fin de que aborden el caso. Para ello, recabará la información, datos y antecedentes que se hayan recogido para ponerlos a disposición de la autoridad.</w:t>
      </w:r>
    </w:p>
    <w:p w14:paraId="530EBFF9" w14:textId="77777777" w:rsidR="000C4D4F" w:rsidRDefault="00EB507A">
      <w:pPr>
        <w:pStyle w:val="Normal1"/>
        <w:widowControl w:val="0"/>
        <w:pBdr>
          <w:top w:val="nil"/>
          <w:left w:val="nil"/>
          <w:bottom w:val="nil"/>
          <w:right w:val="nil"/>
          <w:between w:val="nil"/>
        </w:pBdr>
        <w:tabs>
          <w:tab w:val="left" w:pos="1189"/>
        </w:tabs>
        <w:spacing w:before="2" w:after="0" w:line="360" w:lineRule="auto"/>
        <w:ind w:left="1188"/>
        <w:jc w:val="both"/>
        <w:rPr>
          <w:b/>
          <w:i/>
          <w:color w:val="000000"/>
          <w:sz w:val="23"/>
          <w:szCs w:val="23"/>
        </w:rPr>
      </w:pPr>
      <w:r>
        <w:rPr>
          <w:color w:val="000000"/>
          <w:sz w:val="23"/>
          <w:szCs w:val="23"/>
        </w:rPr>
        <w:t>c)</w:t>
      </w:r>
      <w:r>
        <w:rPr>
          <w:color w:val="000000"/>
          <w:sz w:val="23"/>
          <w:szCs w:val="23"/>
        </w:rPr>
        <w:tab/>
        <w:t xml:space="preserve">Cuando se </w:t>
      </w:r>
      <w:r>
        <w:rPr>
          <w:b/>
          <w:i/>
          <w:color w:val="000000"/>
          <w:sz w:val="23"/>
          <w:szCs w:val="23"/>
        </w:rPr>
        <w:t>observen</w:t>
      </w:r>
      <w:r>
        <w:rPr>
          <w:color w:val="000000"/>
          <w:sz w:val="23"/>
          <w:szCs w:val="23"/>
        </w:rPr>
        <w:t xml:space="preserve"> indicadores de </w:t>
      </w:r>
      <w:r>
        <w:rPr>
          <w:b/>
          <w:i/>
          <w:color w:val="000000"/>
          <w:sz w:val="23"/>
          <w:szCs w:val="23"/>
        </w:rPr>
        <w:t>riesgo “mayor”</w:t>
      </w:r>
      <w:r>
        <w:rPr>
          <w:color w:val="000000"/>
          <w:sz w:val="23"/>
          <w:szCs w:val="23"/>
        </w:rPr>
        <w:t xml:space="preserve"> para el bienestar del estudiante, como : ausencia de un adulto que asuma un rol protector en la familia, exposición a situaciones de riesgo para el niño, entre otras, no será necesario comunicar al apoderado ni a la OPD, pudiéndose entablar </w:t>
      </w:r>
      <w:r>
        <w:rPr>
          <w:b/>
          <w:i/>
          <w:color w:val="000000"/>
          <w:sz w:val="23"/>
          <w:szCs w:val="23"/>
        </w:rPr>
        <w:t>Medidas de Protección (MP</w:t>
      </w:r>
      <w:r>
        <w:rPr>
          <w:color w:val="000000"/>
          <w:sz w:val="23"/>
          <w:szCs w:val="23"/>
        </w:rPr>
        <w:t xml:space="preserve">) en favor del estudiante ante los </w:t>
      </w:r>
      <w:r>
        <w:rPr>
          <w:b/>
          <w:i/>
          <w:color w:val="000000"/>
          <w:sz w:val="23"/>
          <w:szCs w:val="23"/>
        </w:rPr>
        <w:t>Tribunales de Familia</w:t>
      </w:r>
      <w:r>
        <w:rPr>
          <w:color w:val="000000"/>
          <w:sz w:val="23"/>
          <w:szCs w:val="23"/>
        </w:rPr>
        <w:t xml:space="preserve"> pertinentes, sin perjuicio de las obligaciones de denunciar los delitos de conformidad a lo establecido en el </w:t>
      </w:r>
      <w:r>
        <w:rPr>
          <w:b/>
          <w:i/>
          <w:color w:val="000000"/>
          <w:sz w:val="23"/>
          <w:szCs w:val="23"/>
        </w:rPr>
        <w:t>art. 175 del Código Procesal Penal.</w:t>
      </w:r>
    </w:p>
    <w:p w14:paraId="77E79250" w14:textId="77777777" w:rsidR="000C4D4F" w:rsidRDefault="00EB507A">
      <w:pPr>
        <w:pStyle w:val="Normal1"/>
        <w:widowControl w:val="0"/>
        <w:tabs>
          <w:tab w:val="left" w:pos="1189"/>
        </w:tabs>
        <w:spacing w:before="2" w:after="0" w:line="360" w:lineRule="auto"/>
        <w:jc w:val="both"/>
        <w:rPr>
          <w:sz w:val="23"/>
          <w:szCs w:val="23"/>
        </w:rPr>
      </w:pPr>
      <w:r>
        <w:rPr>
          <w:sz w:val="23"/>
          <w:szCs w:val="23"/>
        </w:rPr>
        <w:tab/>
        <w:t xml:space="preserve">Las </w:t>
      </w:r>
      <w:r>
        <w:rPr>
          <w:b/>
          <w:i/>
          <w:sz w:val="23"/>
          <w:szCs w:val="23"/>
        </w:rPr>
        <w:t>denuncias</w:t>
      </w:r>
      <w:r>
        <w:rPr>
          <w:sz w:val="23"/>
          <w:szCs w:val="23"/>
        </w:rPr>
        <w:t xml:space="preserve"> a los organismos externos deberán ser interpuesta dentro del </w:t>
      </w:r>
      <w:r>
        <w:rPr>
          <w:b/>
          <w:i/>
          <w:sz w:val="23"/>
          <w:szCs w:val="23"/>
        </w:rPr>
        <w:t>plazo de 5 días hábiles</w:t>
      </w:r>
      <w:r>
        <w:rPr>
          <w:sz w:val="23"/>
          <w:szCs w:val="23"/>
        </w:rPr>
        <w:t xml:space="preserve"> desde que se conocieron los hechos o desde que el apoderado(a) </w:t>
      </w:r>
      <w:r>
        <w:rPr>
          <w:b/>
          <w:i/>
          <w:sz w:val="23"/>
          <w:szCs w:val="23"/>
        </w:rPr>
        <w:t xml:space="preserve">no asistió </w:t>
      </w:r>
      <w:r>
        <w:rPr>
          <w:sz w:val="23"/>
          <w:szCs w:val="23"/>
        </w:rPr>
        <w:t xml:space="preserve">a la entrevista convocada o </w:t>
      </w:r>
      <w:r>
        <w:rPr>
          <w:b/>
          <w:i/>
          <w:sz w:val="23"/>
          <w:szCs w:val="23"/>
        </w:rPr>
        <w:t>no cumplió</w:t>
      </w:r>
      <w:r>
        <w:rPr>
          <w:sz w:val="23"/>
          <w:szCs w:val="23"/>
        </w:rPr>
        <w:t xml:space="preserve"> con el seguimiento solicitado.</w:t>
      </w:r>
    </w:p>
    <w:p w14:paraId="09E5059F" w14:textId="77777777" w:rsidR="000C4D4F" w:rsidRDefault="00EB507A">
      <w:pPr>
        <w:pStyle w:val="Normal1"/>
        <w:widowControl w:val="0"/>
        <w:tabs>
          <w:tab w:val="left" w:pos="1189"/>
        </w:tabs>
        <w:spacing w:before="2" w:after="0" w:line="360" w:lineRule="auto"/>
        <w:jc w:val="both"/>
        <w:rPr>
          <w:sz w:val="23"/>
          <w:szCs w:val="23"/>
        </w:rPr>
      </w:pPr>
      <w:r>
        <w:rPr>
          <w:sz w:val="23"/>
          <w:szCs w:val="23"/>
        </w:rPr>
        <w:tab/>
        <w:t xml:space="preserve">Al realizar la denuncia a la OPD y otras oficinas o a Tribunales, el establecimiento no está acreditando la ocurrencia de los hechos, sino que entrega los antecedentes para que sea investigada por los </w:t>
      </w:r>
      <w:r>
        <w:rPr>
          <w:sz w:val="23"/>
          <w:szCs w:val="23"/>
        </w:rPr>
        <w:lastRenderedPageBreak/>
        <w:t>organismos pertinentes, como una forma de activar los recursos protectores del Estado.</w:t>
      </w:r>
    </w:p>
    <w:p w14:paraId="3215504C" w14:textId="77777777" w:rsidR="000C4D4F" w:rsidRDefault="00EB507A">
      <w:pPr>
        <w:pStyle w:val="Normal1"/>
        <w:widowControl w:val="0"/>
        <w:tabs>
          <w:tab w:val="left" w:pos="1189"/>
        </w:tabs>
        <w:spacing w:before="2" w:after="0" w:line="360" w:lineRule="auto"/>
        <w:jc w:val="both"/>
        <w:rPr>
          <w:sz w:val="23"/>
          <w:szCs w:val="23"/>
        </w:rPr>
      </w:pPr>
      <w:r>
        <w:rPr>
          <w:sz w:val="23"/>
          <w:szCs w:val="23"/>
        </w:rPr>
        <w:tab/>
        <w:t>En caso de que las acciones legales sean realizadas por la familia, no será necesaria la acción directa del establecimiento, sin perjuicio de colaborar con la investigación, en la medida que el establecimiento sea requerido.</w:t>
      </w:r>
    </w:p>
    <w:p w14:paraId="76B63B8A" w14:textId="77777777" w:rsidR="000C4D4F" w:rsidRDefault="000C4D4F">
      <w:pPr>
        <w:pStyle w:val="Normal1"/>
        <w:widowControl w:val="0"/>
        <w:tabs>
          <w:tab w:val="left" w:pos="1189"/>
        </w:tabs>
        <w:spacing w:before="2" w:after="0" w:line="360" w:lineRule="auto"/>
        <w:jc w:val="both"/>
        <w:rPr>
          <w:sz w:val="23"/>
          <w:szCs w:val="23"/>
        </w:rPr>
      </w:pPr>
    </w:p>
    <w:p w14:paraId="4817055C" w14:textId="77777777" w:rsidR="000C4D4F" w:rsidRDefault="00EB507A">
      <w:pPr>
        <w:pStyle w:val="Normal1"/>
        <w:rPr>
          <w:b/>
          <w:sz w:val="23"/>
          <w:szCs w:val="23"/>
        </w:rPr>
      </w:pPr>
      <w:r>
        <w:rPr>
          <w:b/>
          <w:sz w:val="23"/>
          <w:szCs w:val="23"/>
        </w:rPr>
        <w:t>SEGUIMIENTO DE LOS CASOS CON LA FAMILIA:</w:t>
      </w:r>
    </w:p>
    <w:p w14:paraId="36356760" w14:textId="77777777" w:rsidR="000C4D4F" w:rsidRDefault="00EB507A">
      <w:pPr>
        <w:pStyle w:val="Normal1"/>
        <w:ind w:firstLine="708"/>
        <w:jc w:val="both"/>
        <w:rPr>
          <w:sz w:val="23"/>
          <w:szCs w:val="23"/>
        </w:rPr>
      </w:pPr>
      <w:r>
        <w:rPr>
          <w:sz w:val="23"/>
          <w:szCs w:val="23"/>
        </w:rPr>
        <w:t>Este es un proceso continuo y sistemático que permite obtener retroalimentación permanente sobre cómo se va avanzando en el cumplimiento de las acciones de intervención acordados, o bien, ver la necesidad de generar nuevas estrategias, además de mantener visibilizado al niño, niña, resguardando sus condiciones de protección.</w:t>
      </w:r>
    </w:p>
    <w:p w14:paraId="39CB9642" w14:textId="77777777" w:rsidR="000C4D4F" w:rsidRDefault="00EB507A">
      <w:pPr>
        <w:pStyle w:val="Normal1"/>
        <w:ind w:firstLine="708"/>
        <w:jc w:val="both"/>
      </w:pPr>
      <w:r>
        <w:t>Dependiendo de las características del caso, puede ser necesario realizar una segunda o más entrevistas con la familia, con objeto de ir verificando en conjunto los acuerdos establecidos, evaluar la necesidad de cambiar algunas estrategias, determinar las necesidades actuales que pueda estar teniendo el niño o su familia, entre otros aspectos.</w:t>
      </w:r>
    </w:p>
    <w:p w14:paraId="52502749" w14:textId="77777777" w:rsidR="000C4D4F" w:rsidRDefault="00EB507A">
      <w:pPr>
        <w:pStyle w:val="Normal1"/>
        <w:ind w:firstLine="708"/>
        <w:jc w:val="both"/>
      </w:pPr>
      <w:r>
        <w:t>Del seguimiento del caso, se puede acordar la derivación a un profesional de la salud, siendo obligación del apoderado(a) acompañar los informes que den cuenta de la intervención pertinente.</w:t>
      </w:r>
    </w:p>
    <w:p w14:paraId="67FFF608" w14:textId="77777777" w:rsidR="000C4D4F" w:rsidRDefault="00EB507A">
      <w:pPr>
        <w:pStyle w:val="Normal1"/>
        <w:ind w:firstLine="708"/>
        <w:jc w:val="both"/>
      </w:pPr>
      <w:r>
        <w:t>Las entrevistas pueden ser solicitadas por el establecimiento, como también por la familia. Esta acción puede ser liderada por la Educadora de Párvulos y en aquellos casos de mayor gravedad y/o complejidad, puede ser acompañada por el Encargado de Convivencia Escolar, Inspector General, Asistente Social, Psicólogo(a) u otro profesional del establecimiento.</w:t>
      </w:r>
    </w:p>
    <w:p w14:paraId="618E7AEE" w14:textId="77777777" w:rsidR="000C4D4F" w:rsidRDefault="00EB507A">
      <w:pPr>
        <w:pStyle w:val="Normal1"/>
        <w:ind w:firstLine="708"/>
        <w:jc w:val="both"/>
      </w:pPr>
      <w:r>
        <w:t>Dentro del seguimiento del caso, el establecimiento dispondrá las siguientes medidas destinadas a resguardar al estudiante presuntamente vulnerado y al sospechoso de la vulneración:</w:t>
      </w:r>
    </w:p>
    <w:p w14:paraId="320ED720" w14:textId="77777777" w:rsidR="000C4D4F" w:rsidRDefault="00EB507A">
      <w:pPr>
        <w:pStyle w:val="Normal1"/>
        <w:widowControl w:val="0"/>
        <w:numPr>
          <w:ilvl w:val="1"/>
          <w:numId w:val="51"/>
        </w:numPr>
        <w:pBdr>
          <w:top w:val="nil"/>
          <w:left w:val="nil"/>
          <w:bottom w:val="nil"/>
          <w:right w:val="nil"/>
          <w:between w:val="nil"/>
        </w:pBdr>
        <w:tabs>
          <w:tab w:val="left" w:pos="1189"/>
        </w:tabs>
        <w:spacing w:before="110" w:after="0" w:line="360" w:lineRule="auto"/>
        <w:ind w:right="112"/>
        <w:jc w:val="both"/>
      </w:pPr>
      <w:r>
        <w:rPr>
          <w:color w:val="000000"/>
        </w:rPr>
        <w:t>Resguardo de la identidad e intimidad del estudiante. Cuidando de no exponer su experiencia frente al resto de la comunidad educativa.</w:t>
      </w:r>
    </w:p>
    <w:p w14:paraId="7E5FB838" w14:textId="77777777" w:rsidR="000C4D4F" w:rsidRDefault="00EB507A">
      <w:pPr>
        <w:pStyle w:val="Normal1"/>
        <w:widowControl w:val="0"/>
        <w:numPr>
          <w:ilvl w:val="1"/>
          <w:numId w:val="51"/>
        </w:numPr>
        <w:pBdr>
          <w:top w:val="nil"/>
          <w:left w:val="nil"/>
          <w:bottom w:val="nil"/>
          <w:right w:val="nil"/>
          <w:between w:val="nil"/>
        </w:pBdr>
        <w:tabs>
          <w:tab w:val="left" w:pos="1189"/>
        </w:tabs>
        <w:spacing w:before="4" w:after="0" w:line="360" w:lineRule="auto"/>
        <w:ind w:hanging="361"/>
        <w:jc w:val="both"/>
      </w:pPr>
      <w:r>
        <w:rPr>
          <w:color w:val="000000"/>
        </w:rPr>
        <w:t>No se interrogará a la victima de forma inoportuna, cuidando de no revictimizarlo.</w:t>
      </w:r>
    </w:p>
    <w:p w14:paraId="392B3521" w14:textId="77777777" w:rsidR="000C4D4F" w:rsidRDefault="00EB507A">
      <w:pPr>
        <w:pStyle w:val="Normal1"/>
        <w:widowControl w:val="0"/>
        <w:numPr>
          <w:ilvl w:val="1"/>
          <w:numId w:val="51"/>
        </w:numPr>
        <w:pBdr>
          <w:top w:val="nil"/>
          <w:left w:val="nil"/>
          <w:bottom w:val="nil"/>
          <w:right w:val="nil"/>
          <w:between w:val="nil"/>
        </w:pBdr>
        <w:tabs>
          <w:tab w:val="left" w:pos="1189"/>
        </w:tabs>
        <w:spacing w:before="10" w:after="0" w:line="360" w:lineRule="auto"/>
        <w:ind w:right="109"/>
        <w:jc w:val="both"/>
      </w:pPr>
      <w:r>
        <w:rPr>
          <w:color w:val="000000"/>
        </w:rPr>
        <w:t>En caso de existir sospechas respecto de que las acciones de vulneración provengan de un funcionario del establecimiento, conforme a la gravedad de la situación, se podrá disponer, la separación del adulto eventualmente responsable de su función directa con el o la estudiante y/o derivar al niño o niña y su familia a un organismo de la red pública que pueda hacerse cargo de su intervención.</w:t>
      </w:r>
    </w:p>
    <w:p w14:paraId="49A20556" w14:textId="77777777" w:rsidR="000C4D4F" w:rsidRDefault="00EB507A">
      <w:pPr>
        <w:pStyle w:val="Normal1"/>
        <w:widowControl w:val="0"/>
        <w:numPr>
          <w:ilvl w:val="1"/>
          <w:numId w:val="51"/>
        </w:numPr>
        <w:pBdr>
          <w:top w:val="nil"/>
          <w:left w:val="nil"/>
          <w:bottom w:val="nil"/>
          <w:right w:val="nil"/>
          <w:between w:val="nil"/>
        </w:pBdr>
        <w:tabs>
          <w:tab w:val="left" w:pos="1189"/>
        </w:tabs>
        <w:spacing w:before="2" w:after="0" w:line="360" w:lineRule="auto"/>
        <w:ind w:right="110"/>
        <w:jc w:val="both"/>
      </w:pPr>
      <w:r>
        <w:rPr>
          <w:color w:val="000000"/>
        </w:rPr>
        <w:t>Resguardo de la identidad del adulto que aparece como sospechoso, hasta que se tenga claridad respecto de su responsabilidad.</w:t>
      </w:r>
    </w:p>
    <w:p w14:paraId="67B37F9E" w14:textId="77777777" w:rsidR="000C4D4F" w:rsidRDefault="000C4D4F">
      <w:pPr>
        <w:pStyle w:val="Normal1"/>
        <w:widowControl w:val="0"/>
        <w:pBdr>
          <w:top w:val="nil"/>
          <w:left w:val="nil"/>
          <w:bottom w:val="nil"/>
          <w:right w:val="nil"/>
          <w:between w:val="nil"/>
        </w:pBdr>
        <w:spacing w:before="4" w:after="0" w:line="360" w:lineRule="auto"/>
        <w:ind w:hanging="428"/>
        <w:rPr>
          <w:color w:val="000000"/>
        </w:rPr>
      </w:pPr>
    </w:p>
    <w:p w14:paraId="6C33C642" w14:textId="77777777" w:rsidR="000C4D4F" w:rsidRDefault="00EB507A">
      <w:pPr>
        <w:pStyle w:val="Normal1"/>
        <w:ind w:firstLine="708"/>
        <w:jc w:val="both"/>
      </w:pPr>
      <w:r>
        <w:t xml:space="preserve">Una vez implementado el modelo de intervención, se podrá considerar al caso como cerrado, en base a las condiciones de protección y riesgo en que se encuentre el niño o niña, desde los alcances que tiene una institución </w:t>
      </w:r>
      <w:r>
        <w:lastRenderedPageBreak/>
        <w:t>educativa. Por consiguiente, el establecimiento considera que un niño o niña se encuentra en condición de protección cuando:</w:t>
      </w:r>
    </w:p>
    <w:p w14:paraId="1949C778" w14:textId="77777777" w:rsidR="000C4D4F" w:rsidRDefault="00EB507A">
      <w:pPr>
        <w:pStyle w:val="Normal1"/>
        <w:widowControl w:val="0"/>
        <w:numPr>
          <w:ilvl w:val="0"/>
          <w:numId w:val="52"/>
        </w:numPr>
        <w:pBdr>
          <w:top w:val="nil"/>
          <w:left w:val="nil"/>
          <w:bottom w:val="nil"/>
          <w:right w:val="nil"/>
          <w:between w:val="nil"/>
        </w:pBdr>
        <w:spacing w:before="4" w:after="0" w:line="360" w:lineRule="auto"/>
        <w:rPr>
          <w:color w:val="000000"/>
        </w:rPr>
      </w:pPr>
      <w:r>
        <w:rPr>
          <w:color w:val="000000"/>
        </w:rPr>
        <w:t>El niño o niña ha sido derivado y/o está siendo atendido por las redes pertinentes y/o se encuentra en proceso de reparación/tratamiento por la situación de vulneración, si así corresponde.</w:t>
      </w:r>
    </w:p>
    <w:p w14:paraId="3E75F2E0" w14:textId="77777777" w:rsidR="000C4D4F" w:rsidRDefault="00EB507A">
      <w:pPr>
        <w:pStyle w:val="Normal1"/>
        <w:widowControl w:val="0"/>
        <w:pBdr>
          <w:top w:val="nil"/>
          <w:left w:val="nil"/>
          <w:bottom w:val="nil"/>
          <w:right w:val="nil"/>
          <w:between w:val="nil"/>
        </w:pBdr>
        <w:spacing w:before="4" w:after="0" w:line="360" w:lineRule="auto"/>
        <w:ind w:left="1280" w:hanging="428"/>
        <w:jc w:val="both"/>
        <w:rPr>
          <w:color w:val="000000"/>
        </w:rPr>
      </w:pPr>
      <w:r>
        <w:rPr>
          <w:color w:val="000000"/>
        </w:rPr>
        <w:t>2.</w:t>
      </w:r>
      <w:r>
        <w:rPr>
          <w:color w:val="000000"/>
        </w:rPr>
        <w:tab/>
        <w:t>El niño o niña no requirió derivación, manteniendo una asistencia permanente y sin presencia de señales, indicadores y/o sintomatología asociada a vulneración, situación que también se observa en su contexto familiar.</w:t>
      </w:r>
    </w:p>
    <w:p w14:paraId="4DF362A0" w14:textId="77777777" w:rsidR="000C4D4F" w:rsidRDefault="00EB507A">
      <w:pPr>
        <w:pStyle w:val="Normal1"/>
        <w:widowControl w:val="0"/>
        <w:pBdr>
          <w:top w:val="nil"/>
          <w:left w:val="nil"/>
          <w:bottom w:val="nil"/>
          <w:right w:val="nil"/>
          <w:between w:val="nil"/>
        </w:pBdr>
        <w:spacing w:before="4" w:after="0" w:line="360" w:lineRule="auto"/>
        <w:ind w:left="1280" w:hanging="428"/>
        <w:jc w:val="both"/>
        <w:rPr>
          <w:color w:val="000000"/>
        </w:rPr>
      </w:pPr>
      <w:r>
        <w:rPr>
          <w:color w:val="000000"/>
        </w:rPr>
        <w:t>3.</w:t>
      </w:r>
      <w:r>
        <w:rPr>
          <w:color w:val="000000"/>
        </w:rPr>
        <w:tab/>
        <w:t>Se ha logrado el fortalecimiento del rol protector de la familia mediante.</w:t>
      </w:r>
    </w:p>
    <w:p w14:paraId="0D1B7982" w14:textId="77777777" w:rsidR="000C4D4F" w:rsidRDefault="00EB507A">
      <w:pPr>
        <w:pStyle w:val="Normal1"/>
        <w:widowControl w:val="0"/>
        <w:pBdr>
          <w:top w:val="nil"/>
          <w:left w:val="nil"/>
          <w:bottom w:val="nil"/>
          <w:right w:val="nil"/>
          <w:between w:val="nil"/>
        </w:pBdr>
        <w:spacing w:before="4" w:after="0" w:line="360" w:lineRule="auto"/>
        <w:ind w:left="1280" w:hanging="428"/>
        <w:jc w:val="both"/>
        <w:rPr>
          <w:color w:val="000000"/>
        </w:rPr>
      </w:pPr>
      <w:r>
        <w:rPr>
          <w:color w:val="000000"/>
        </w:rPr>
        <w:t>4.</w:t>
      </w:r>
      <w:r>
        <w:rPr>
          <w:color w:val="000000"/>
        </w:rPr>
        <w:tab/>
        <w:t>El niño o niña egresó o fue retirado.</w:t>
      </w:r>
    </w:p>
    <w:p w14:paraId="72111A7C" w14:textId="77777777" w:rsidR="000C4D4F" w:rsidRDefault="000C4D4F">
      <w:pPr>
        <w:pStyle w:val="Normal1"/>
        <w:widowControl w:val="0"/>
        <w:pBdr>
          <w:top w:val="nil"/>
          <w:left w:val="nil"/>
          <w:bottom w:val="nil"/>
          <w:right w:val="nil"/>
          <w:between w:val="nil"/>
        </w:pBdr>
        <w:spacing w:before="4" w:after="0" w:line="360" w:lineRule="auto"/>
        <w:ind w:left="1280" w:hanging="428"/>
        <w:rPr>
          <w:color w:val="000000"/>
        </w:rPr>
      </w:pPr>
    </w:p>
    <w:p w14:paraId="1531F1F9" w14:textId="77777777" w:rsidR="000C4D4F" w:rsidRDefault="00EB507A">
      <w:pPr>
        <w:pStyle w:val="Normal1"/>
        <w:spacing w:line="360" w:lineRule="auto"/>
        <w:ind w:firstLine="708"/>
      </w:pPr>
      <w:r>
        <w:t xml:space="preserve">Si se cumple una de las condiciones anteriores, el caso se considerará como cerrado. Si aparecen nuevos indicadores de posible vulneración de derechos se </w:t>
      </w:r>
      <w:proofErr w:type="gramStart"/>
      <w:r>
        <w:t>re abrirá</w:t>
      </w:r>
      <w:proofErr w:type="gramEnd"/>
      <w:r>
        <w:t xml:space="preserve"> el caso o seguirá como un caso nuevo.</w:t>
      </w:r>
    </w:p>
    <w:p w14:paraId="381C98BA" w14:textId="77777777" w:rsidR="000C4D4F" w:rsidRDefault="000C4D4F">
      <w:pPr>
        <w:pStyle w:val="Normal1"/>
        <w:spacing w:line="360" w:lineRule="auto"/>
        <w:ind w:firstLine="708"/>
      </w:pPr>
    </w:p>
    <w:p w14:paraId="3C1BE50C" w14:textId="77777777" w:rsidR="000C4D4F" w:rsidRDefault="00EB507A">
      <w:pPr>
        <w:pStyle w:val="Normal1"/>
        <w:jc w:val="both"/>
        <w:rPr>
          <w:b/>
        </w:rPr>
      </w:pPr>
      <w:r>
        <w:rPr>
          <w:b/>
        </w:rPr>
        <w:t>II.- PROTOCOLO PARA EL CASO DE DETECCIÓN DE SITUACIONES DE MALTRATO INFANTIL, HECHOS DE CONOTACIÓN SEXUAL O AGRESIONES SEXUALES EN CONTRA DE ESTUDIANTES DE PÁRVULO.</w:t>
      </w:r>
    </w:p>
    <w:p w14:paraId="152ED028" w14:textId="77777777" w:rsidR="000C4D4F" w:rsidRDefault="00EB507A">
      <w:pPr>
        <w:pStyle w:val="Normal1"/>
        <w:spacing w:line="360" w:lineRule="auto"/>
        <w:ind w:firstLine="708"/>
        <w:jc w:val="both"/>
      </w:pPr>
      <w:r>
        <w:t>El establecimiento tomará medidas inmediatas, equitativas y correctivas con la autoridad que le compete en lo referente a informes, denuncias y quejas que hubiesen llegado formalmente al conocimiento del establecimiento.</w:t>
      </w:r>
    </w:p>
    <w:p w14:paraId="3FF45D5B" w14:textId="77777777" w:rsidR="000C4D4F" w:rsidRDefault="00EB507A">
      <w:pPr>
        <w:pStyle w:val="Normal1"/>
        <w:rPr>
          <w:b/>
        </w:rPr>
      </w:pPr>
      <w:r>
        <w:rPr>
          <w:b/>
        </w:rPr>
        <w:t>ACTUACIONES:</w:t>
      </w:r>
    </w:p>
    <w:p w14:paraId="1CAE4932" w14:textId="77777777" w:rsidR="000C4D4F" w:rsidRDefault="00EB507A">
      <w:pPr>
        <w:pStyle w:val="Normal1"/>
        <w:spacing w:line="360" w:lineRule="auto"/>
        <w:ind w:firstLine="708"/>
        <w:jc w:val="both"/>
      </w:pPr>
      <w:r>
        <w:t>Cualquier miembro de la comunidad escolar que sospeche, observe, oiga o sea testigo de algún modo de un hecho de maltrato infantil, de connotación sexual o agresión sexual en contra de un estudiante de párvulo o a quien se le informe una acción tal, debe actuar de manera inmediata y apropiada para disuadir el abuso y evitar su recurrencia en casos eminentes, además de realizar la correspondiente denuncia de forma inmediata a un miembro del equipo de Dirección del establecimiento, Director y/o Encargado de Convivencia.</w:t>
      </w:r>
    </w:p>
    <w:p w14:paraId="653AD489" w14:textId="77777777" w:rsidR="000C4D4F" w:rsidRDefault="00EB507A">
      <w:pPr>
        <w:pStyle w:val="Normal1"/>
        <w:spacing w:line="360" w:lineRule="auto"/>
        <w:ind w:firstLine="708"/>
        <w:jc w:val="both"/>
      </w:pPr>
      <w:r>
        <w:t>Frente a las sospechas o detección de situación de vulneración, el personal a cargo del párvulo brindará la primera acogida al niño o niña: escuchándolo, conteniéndolo, validando sus vivencias, sin interrogarlo ni poner en duda su relato ni solicitar que lo realice de nuevo, evitando comentarios y gestos.</w:t>
      </w:r>
    </w:p>
    <w:p w14:paraId="1CF86FA7" w14:textId="77777777" w:rsidR="000C4D4F" w:rsidRDefault="00EB507A">
      <w:pPr>
        <w:pStyle w:val="Normal1"/>
        <w:spacing w:line="360" w:lineRule="auto"/>
        <w:ind w:firstLine="708"/>
        <w:jc w:val="both"/>
      </w:pPr>
      <w:r>
        <w:t xml:space="preserve">Es fundamental señalar que </w:t>
      </w:r>
      <w:r>
        <w:rPr>
          <w:b/>
          <w:i/>
        </w:rPr>
        <w:t>entre párvulos no existe abuso sexual</w:t>
      </w:r>
      <w:r>
        <w:t xml:space="preserve">, sino juegos sexualizados, que ocurren entre niños y niñas de </w:t>
      </w:r>
      <w:proofErr w:type="gramStart"/>
      <w:r>
        <w:t>las mismas</w:t>
      </w:r>
      <w:proofErr w:type="gramEnd"/>
      <w:r>
        <w:t xml:space="preserve"> </w:t>
      </w:r>
      <w:proofErr w:type="spellStart"/>
      <w:r>
        <w:t>edadeso</w:t>
      </w:r>
      <w:proofErr w:type="spellEnd"/>
      <w:r>
        <w:t xml:space="preserve"> similares (entre párvulos o entre párvulos del ciclo de Transición, ya sea de NT1 o NT2 y estudiantes de Primero Año Básico) sin coerción. Se debe tener mucho cuidado en no catalogar como abuso, una situación entre dos niños o niñas que pueda tratarse de una experiencia exploratoria que es necesario orientar de manera educativa y no castigar.</w:t>
      </w:r>
    </w:p>
    <w:p w14:paraId="01E01205" w14:textId="77777777" w:rsidR="000C4D4F" w:rsidRDefault="00EB507A">
      <w:pPr>
        <w:pStyle w:val="Normal1"/>
        <w:spacing w:line="360" w:lineRule="auto"/>
        <w:ind w:firstLine="708"/>
        <w:jc w:val="both"/>
      </w:pPr>
      <w:r>
        <w:lastRenderedPageBreak/>
        <w:t>Sin perjuicio de lo anterior, si se observan señales físicas en el cuerpo del niño o niña y/o expresa alguna molestia física que haga sospechar de maltrato grave y/o abuso sexual de parte de un tercero, se hará efectivo de inmediato el protocolo de accidentes escolares, trasladando al afectado al centro asistencial más cercano para que lo examinen, sin necesidad de consultar previamente al apoderado(a).</w:t>
      </w:r>
    </w:p>
    <w:p w14:paraId="0C1FEDB6" w14:textId="77777777" w:rsidR="000C4D4F" w:rsidRDefault="00EB507A">
      <w:pPr>
        <w:pStyle w:val="Normal1"/>
        <w:spacing w:line="360" w:lineRule="auto"/>
        <w:ind w:firstLine="708"/>
        <w:jc w:val="both"/>
      </w:pPr>
      <w:r>
        <w:t>Paralelamente, una vez recibida la denuncia, si existe sospechas fundadas o certeza de la existencia de un maltrato grave o abuso sexual, la Dirección deberá denunciar el hecho, dentro de las 24 horas siguientes a conocido, de alguna de las siguientes instituciones: Carabineros de Chile, Investigaciones de Chile, Ministerio Público y/o Tribunales de Justicia, quienes son los encargados de desarrollar la investigación y aplicar las sanciones correspondientes. Por su parte, el establecimiento se limitará a recopilar antecedentes generales que contribuyan a la investigación que realiza la autoridad estatal (el establecimiento actúa como colaborador y se abstiene de realizar la investigación propiamente tal).</w:t>
      </w:r>
    </w:p>
    <w:p w14:paraId="3FEF12D2" w14:textId="77777777" w:rsidR="000C4D4F" w:rsidRDefault="00EB507A">
      <w:pPr>
        <w:pStyle w:val="Normal1"/>
        <w:spacing w:line="360" w:lineRule="auto"/>
        <w:ind w:firstLine="708"/>
        <w:jc w:val="both"/>
      </w:pPr>
      <w:r>
        <w:t>A su vez, el asistente social, psicóloga o Encargado de convivencia citará por escrito, dentro del plazo de 5 días hábiles, y se reunirá con el apoderado(a) o persona responsable del menor para comunicarle de lo acontecido y de la información que maneja el establecimiento. En el caso que sea el mismo apoderado(a) o familiar el sospechoso de cometer el abuso o participar como cómplice o encubridor, no se le citará, ya que tienden a obstaculizar la investigación o a retirar al estudiante del establecimiento.</w:t>
      </w:r>
    </w:p>
    <w:p w14:paraId="51B1D97F" w14:textId="77777777" w:rsidR="000C4D4F" w:rsidRDefault="00EB507A">
      <w:pPr>
        <w:pStyle w:val="Normal1"/>
        <w:spacing w:line="360" w:lineRule="auto"/>
        <w:ind w:firstLine="708"/>
        <w:jc w:val="both"/>
      </w:pPr>
      <w:r>
        <w:t>En caso de ser necesario, se derivará a la familia a las Oficinas de Protección de Derechos (OPD), Proyecto de Intervención Breve (PIB), Programa de Intervención Especializada (PIE), Programa de Prevención Comunitaria (PPC) o a los Profesionales de los Servicios de Psiquiatría de Hospitales o Clínicas y se las mantendrá informada del conocimiento que tenga el establecimiento sobre el desarrollo de la investigación.</w:t>
      </w:r>
    </w:p>
    <w:p w14:paraId="2EF1B82D" w14:textId="77777777" w:rsidR="000C4D4F" w:rsidRDefault="00EB507A">
      <w:pPr>
        <w:pStyle w:val="Normal1"/>
        <w:spacing w:line="360" w:lineRule="auto"/>
        <w:ind w:firstLine="708"/>
        <w:jc w:val="both"/>
      </w:pPr>
      <w:r>
        <w:t>Si el hecho ya es conocido por el resto de la comunidad escolar, se podrá informar a través de una comunicación y/o a través de reuniones de apoderados (parciales o generales), con el objeto de:</w:t>
      </w:r>
    </w:p>
    <w:p w14:paraId="0A33646D" w14:textId="77777777" w:rsidR="000C4D4F" w:rsidRDefault="00EB507A">
      <w:pPr>
        <w:pStyle w:val="Normal1"/>
        <w:pBdr>
          <w:top w:val="nil"/>
          <w:left w:val="nil"/>
          <w:bottom w:val="nil"/>
          <w:right w:val="nil"/>
          <w:between w:val="nil"/>
        </w:pBdr>
        <w:spacing w:after="0" w:line="360" w:lineRule="auto"/>
        <w:ind w:left="720"/>
        <w:jc w:val="both"/>
        <w:rPr>
          <w:color w:val="000000"/>
        </w:rPr>
      </w:pPr>
      <w:r>
        <w:rPr>
          <w:color w:val="000000"/>
        </w:rPr>
        <w:t>a)</w:t>
      </w:r>
      <w:r>
        <w:rPr>
          <w:color w:val="000000"/>
        </w:rPr>
        <w:tab/>
        <w:t>Explicar la situación en términos globales, sin individualizar a las o los involucrados ni entregar detalles, a fin de evitar distorsiones en la información o situaciones de secretismo que generen desconfianzas entre las familias respecto a la labor protectora del establecimiento.</w:t>
      </w:r>
    </w:p>
    <w:p w14:paraId="70A06769" w14:textId="77777777" w:rsidR="000C4D4F" w:rsidRDefault="00EB507A">
      <w:pPr>
        <w:pStyle w:val="Normal1"/>
        <w:pBdr>
          <w:top w:val="nil"/>
          <w:left w:val="nil"/>
          <w:bottom w:val="nil"/>
          <w:right w:val="nil"/>
          <w:between w:val="nil"/>
        </w:pBdr>
        <w:spacing w:after="0" w:line="360" w:lineRule="auto"/>
        <w:ind w:left="720"/>
        <w:jc w:val="both"/>
        <w:rPr>
          <w:color w:val="000000"/>
        </w:rPr>
      </w:pPr>
      <w:r>
        <w:rPr>
          <w:color w:val="000000"/>
        </w:rPr>
        <w:t>b)</w:t>
      </w:r>
      <w:r>
        <w:rPr>
          <w:color w:val="000000"/>
        </w:rPr>
        <w:tab/>
        <w:t>Comunicar y explicar las medidas y acciones que se están implementando y/o se implementarán en la comunidad educativa a razón del hecho.</w:t>
      </w:r>
    </w:p>
    <w:p w14:paraId="54AC21BA" w14:textId="77777777" w:rsidR="000C4D4F" w:rsidRDefault="00EB507A">
      <w:pPr>
        <w:pStyle w:val="Normal1"/>
        <w:pBdr>
          <w:top w:val="nil"/>
          <w:left w:val="nil"/>
          <w:bottom w:val="nil"/>
          <w:right w:val="nil"/>
          <w:between w:val="nil"/>
        </w:pBdr>
        <w:spacing w:line="360" w:lineRule="auto"/>
        <w:ind w:left="720"/>
        <w:jc w:val="both"/>
        <w:rPr>
          <w:color w:val="000000"/>
        </w:rPr>
      </w:pPr>
      <w:r>
        <w:rPr>
          <w:color w:val="000000"/>
        </w:rPr>
        <w:t>c)</w:t>
      </w:r>
      <w:r>
        <w:rPr>
          <w:color w:val="000000"/>
        </w:rPr>
        <w:tab/>
        <w:t>Solicitar colaboración y apoyo de parte de los apoderados en la labor formativa del establecimiento en torno a este tema. Siempre cuidando de no afectar la identidad del estudiante.</w:t>
      </w:r>
    </w:p>
    <w:p w14:paraId="6A96BCB3" w14:textId="77777777" w:rsidR="000C4D4F" w:rsidRDefault="00EB507A">
      <w:pPr>
        <w:pStyle w:val="Normal1"/>
        <w:spacing w:line="360" w:lineRule="auto"/>
        <w:ind w:firstLine="708"/>
        <w:jc w:val="both"/>
      </w:pPr>
      <w:r>
        <w:lastRenderedPageBreak/>
        <w:t xml:space="preserve">Asimismo, se podrá implementar un plan de intervención en crisis para sus compañeros, </w:t>
      </w:r>
      <w:proofErr w:type="gramStart"/>
      <w:r>
        <w:t>compañeras,  donde</w:t>
      </w:r>
      <w:proofErr w:type="gramEnd"/>
      <w:r>
        <w:t xml:space="preserve"> se brindará un espacio de contención a los estudiantes del ciclo comprometido, resguardando la identidad e intimidad del estudiante afectado.</w:t>
      </w:r>
    </w:p>
    <w:p w14:paraId="33D220F4" w14:textId="77777777" w:rsidR="000C4D4F" w:rsidRDefault="00EB507A">
      <w:pPr>
        <w:pStyle w:val="Normal1"/>
        <w:spacing w:line="360" w:lineRule="auto"/>
        <w:ind w:firstLine="708"/>
        <w:jc w:val="both"/>
      </w:pPr>
      <w:r>
        <w:t>Durante el curso de la investigación, se resguardará prioritariamente el interés superior del niño niña, tomando medidas razonables para garantizar que no se produzcan más incidentes de acoso, intimidación u hostigamiento entre el estudiante vulnerado y el supuesto agresor. Si es necesario, el establecimiento implementará un Plan de Seguridad para el estudiante involucrado el que puede disponer, prohibición de acercamiento al estudiante o ingreso al establecimiento del sospechoso.</w:t>
      </w:r>
    </w:p>
    <w:p w14:paraId="1F470922" w14:textId="77777777" w:rsidR="000C4D4F" w:rsidRDefault="00EB507A">
      <w:pPr>
        <w:pStyle w:val="Normal1"/>
        <w:spacing w:line="360" w:lineRule="auto"/>
        <w:ind w:firstLine="708"/>
        <w:jc w:val="both"/>
      </w:pPr>
      <w:r>
        <w:t>De ser un funcionario el sospechoso y sin perjuicio de la presunción de inocencia, se podrá disponer la separación de sus funciones directas con el estudiante denunciante durante el periodo que dure la investigación y/o derivación del niño –niña y su familia a la red asistencial que pueda hacerse cargo de su intervención.</w:t>
      </w:r>
    </w:p>
    <w:p w14:paraId="033624B0" w14:textId="77777777" w:rsidR="000C4D4F" w:rsidRDefault="00EB507A">
      <w:pPr>
        <w:pStyle w:val="Normal1"/>
        <w:spacing w:line="360" w:lineRule="auto"/>
        <w:jc w:val="both"/>
        <w:rPr>
          <w:b/>
        </w:rPr>
      </w:pPr>
      <w:r>
        <w:rPr>
          <w:b/>
        </w:rPr>
        <w:t>Medidas sancionatorias a aplicar en contra del abusador:</w:t>
      </w:r>
    </w:p>
    <w:p w14:paraId="4F2A246A" w14:textId="77777777" w:rsidR="000C4D4F" w:rsidRDefault="00EB507A">
      <w:pPr>
        <w:pStyle w:val="Normal1"/>
        <w:spacing w:line="360" w:lineRule="auto"/>
        <w:ind w:firstLine="708"/>
        <w:jc w:val="both"/>
      </w:pPr>
      <w:r>
        <w:t>Si la vulneración (agresión sexual) a esta normativa la realiza un:</w:t>
      </w:r>
    </w:p>
    <w:p w14:paraId="1EC3E45B" w14:textId="77777777" w:rsidR="000C4D4F" w:rsidRDefault="00EB507A">
      <w:pPr>
        <w:pStyle w:val="Normal1"/>
        <w:spacing w:line="360" w:lineRule="auto"/>
        <w:ind w:firstLine="708"/>
        <w:jc w:val="both"/>
      </w:pPr>
      <w:r>
        <w:t>a)</w:t>
      </w:r>
      <w:r>
        <w:tab/>
      </w:r>
      <w:proofErr w:type="gramStart"/>
      <w:r>
        <w:rPr>
          <w:b/>
        </w:rPr>
        <w:t>Funcionario</w:t>
      </w:r>
      <w:proofErr w:type="gramEnd"/>
      <w:r>
        <w:rPr>
          <w:b/>
        </w:rPr>
        <w:t xml:space="preserve"> del Establecimiento</w:t>
      </w:r>
      <w:r>
        <w:t>: Si se resuelve que el trabajador del establecimiento violó este Reglamento y procedimiento el establecimiento podrá iniciar un Sumario administrativo para tomar las acciones de disciplina laboral que pueden incluir la suspensión transitoria o definitiva, con o sin derecho de indemnización, cambio de funciones o incluso el despido, de conformidad al contrato de trabajo y normativa laboral vigente.</w:t>
      </w:r>
    </w:p>
    <w:p w14:paraId="5C1C4C7A" w14:textId="77777777" w:rsidR="000C4D4F" w:rsidRDefault="00EB507A">
      <w:pPr>
        <w:pStyle w:val="Normal1"/>
        <w:spacing w:line="360" w:lineRule="auto"/>
        <w:ind w:firstLine="708"/>
        <w:jc w:val="both"/>
      </w:pPr>
      <w:r>
        <w:t>b)</w:t>
      </w:r>
      <w:r>
        <w:tab/>
      </w:r>
      <w:r>
        <w:rPr>
          <w:b/>
        </w:rPr>
        <w:t>Dependiente de la comunidad escolar</w:t>
      </w:r>
      <w:r>
        <w:t>: Se podrán aplicar medidas temporales o definitivas (sanciones), entre las cuales se incluye prohibición de acercamiento a la víctima, pérdida de los contratos o beneficios adquiridos y prohibición de ingreso al establecimiento, derivación del informe al sostenedor para realizar la investigación correspondiente y posterior sanciones.</w:t>
      </w:r>
    </w:p>
    <w:p w14:paraId="44AEC0DB" w14:textId="77777777" w:rsidR="000C4D4F" w:rsidRDefault="00EB507A">
      <w:pPr>
        <w:pStyle w:val="Normal1"/>
        <w:spacing w:line="360" w:lineRule="auto"/>
        <w:ind w:firstLine="708"/>
        <w:jc w:val="both"/>
      </w:pPr>
      <w:r>
        <w:t>c)</w:t>
      </w:r>
      <w:r>
        <w:tab/>
      </w:r>
      <w:r>
        <w:rPr>
          <w:b/>
        </w:rPr>
        <w:t>Apoderado(a):</w:t>
      </w:r>
      <w:r>
        <w:t xml:space="preserve"> Se podrá determinar en forma transitoria o definitiva la prohibición de ingreso al establecimiento, y cambio de apoderado(a).</w:t>
      </w:r>
    </w:p>
    <w:p w14:paraId="7F2977E8" w14:textId="77777777" w:rsidR="000C4D4F" w:rsidRDefault="00EB507A">
      <w:pPr>
        <w:pStyle w:val="Normal1"/>
        <w:jc w:val="center"/>
        <w:rPr>
          <w:b/>
        </w:rPr>
      </w:pPr>
      <w:r>
        <w:rPr>
          <w:b/>
        </w:rPr>
        <w:t>III.- PROTOCOLO PARA EL CASO DE DETECCIÓN DE SITUACIONES DE MALTRATO O VIOLENCIA ENTRE ADULTOS DE LA COMUNIDAD ESCOLAR VINCULADOS A LOS PÁRVULOS.</w:t>
      </w:r>
    </w:p>
    <w:p w14:paraId="74EA0420" w14:textId="77777777" w:rsidR="000C4D4F" w:rsidRDefault="00EB507A">
      <w:pPr>
        <w:pStyle w:val="Normal1"/>
        <w:spacing w:line="360" w:lineRule="auto"/>
        <w:ind w:firstLine="708"/>
        <w:jc w:val="both"/>
      </w:pPr>
      <w:r>
        <w:t>Consiste en cualquier acción u omisión intencional, ya sea física o psicológica, realizada por uno o más adultos miembro de la Comunidad Escolar en contra de otro adulto  también miembro de la misma, dentro del recinto del establecimiento, en forma presencial o a través de medios tecnológicos o cibernéticos, siempre que pueda, producirle el temor razonable a la víctima de sufrir un menoscabo considerable en su integridad física o psíquica, su vida privada, su propiedad o en otros derechos fundamentales.</w:t>
      </w:r>
    </w:p>
    <w:p w14:paraId="50AD41C6" w14:textId="77777777" w:rsidR="000C4D4F" w:rsidRDefault="00EB507A">
      <w:pPr>
        <w:pStyle w:val="Normal1"/>
        <w:spacing w:line="360" w:lineRule="auto"/>
        <w:ind w:firstLine="708"/>
        <w:jc w:val="both"/>
      </w:pPr>
      <w:r>
        <w:lastRenderedPageBreak/>
        <w:t>La investigación y normas relativas al debido proceso se regirán por lo establecido en el Manual de convivencia escolar, en el protocolo correspondiente a la materia.</w:t>
      </w:r>
    </w:p>
    <w:p w14:paraId="21C13667" w14:textId="77777777" w:rsidR="000C4D4F" w:rsidRDefault="00EB507A">
      <w:pPr>
        <w:pStyle w:val="Normal1"/>
        <w:spacing w:line="360" w:lineRule="auto"/>
        <w:ind w:firstLine="708"/>
        <w:jc w:val="both"/>
      </w:pPr>
      <w:r>
        <w:t>Para garantizar la tranquilidad y seguridad de él – la o los- las supuestamente afectados(as), en caso de ser considerado necesario, se podrá establecer un Plan de Seguridad en favor del denunciante con medidas transitorias, tales como: reasignar las tareas del funcionario en cuestión siempre que no implique un menoscabo laboral; prohibición de ingreso al establecimiento del adulto o funcionario supuestamente agresor; entre otras acciones.</w:t>
      </w:r>
    </w:p>
    <w:p w14:paraId="0C50CF5C" w14:textId="77777777" w:rsidR="000C4D4F" w:rsidRDefault="00EB507A">
      <w:pPr>
        <w:pStyle w:val="Normal1"/>
        <w:spacing w:line="360" w:lineRule="auto"/>
        <w:ind w:firstLine="708"/>
        <w:jc w:val="both"/>
      </w:pPr>
      <w:r>
        <w:t>Si el reclamo es desestimado, ya sea porque la denuncia no se pudo confirmar, o bien, luego de la investigación, la denuncia fue desechada: Se podrán aplicar otras medidas o acciones reparativas, tales como acciones destinadas a la promoción o prevención del maltrato entre adultos, solicitar la atención de profesionales de la salud, actividades que fomenten la buena convivencia, entre otras medidas.</w:t>
      </w:r>
    </w:p>
    <w:p w14:paraId="132FA9E8" w14:textId="77777777" w:rsidR="000C4D4F" w:rsidRDefault="00EB507A">
      <w:pPr>
        <w:pStyle w:val="Normal1"/>
        <w:jc w:val="both"/>
      </w:pPr>
      <w:r>
        <w:t>En el caso de que el maltrato fuera acreditado:</w:t>
      </w:r>
    </w:p>
    <w:p w14:paraId="2695E693" w14:textId="77777777" w:rsidR="000C4D4F" w:rsidRDefault="00EB507A">
      <w:pPr>
        <w:pStyle w:val="Normal1"/>
        <w:jc w:val="both"/>
        <w:rPr>
          <w:b/>
        </w:rPr>
      </w:pPr>
      <w:r>
        <w:rPr>
          <w:b/>
        </w:rPr>
        <w:t>A este respecto se distingue si,</w:t>
      </w:r>
    </w:p>
    <w:p w14:paraId="5FBB5F35" w14:textId="77777777" w:rsidR="000C4D4F" w:rsidRDefault="00EB507A">
      <w:pPr>
        <w:pStyle w:val="Normal1"/>
        <w:spacing w:line="360" w:lineRule="auto"/>
        <w:ind w:firstLine="708"/>
        <w:jc w:val="both"/>
      </w:pPr>
      <w:r>
        <w:t>a)</w:t>
      </w:r>
      <w:r>
        <w:tab/>
        <w:t>El denunciado(a) es un apoderado(a): La medida y/o sanción será el cambio de apoderado(a) y/o la prohibición del ingreso al recinto escolar o acercamiento a la víctima de conformidad a la normativa establecida en el Manual de Convivencia.</w:t>
      </w:r>
    </w:p>
    <w:p w14:paraId="32404ADF" w14:textId="77777777" w:rsidR="000C4D4F" w:rsidRDefault="00EB507A">
      <w:pPr>
        <w:pStyle w:val="Normal1"/>
        <w:spacing w:line="360" w:lineRule="auto"/>
        <w:ind w:firstLine="708"/>
        <w:jc w:val="both"/>
      </w:pPr>
      <w:r>
        <w:t>b)</w:t>
      </w:r>
      <w:r>
        <w:tab/>
        <w:t>Denunciado(a) es un funcionario del establecimiento: Se aplicarán las medidas establecidas en el Reglamento y Protocolos Internos, contrato de trabajo y normativa laboral.</w:t>
      </w:r>
    </w:p>
    <w:p w14:paraId="678525F3" w14:textId="77777777" w:rsidR="000C4D4F" w:rsidRDefault="00EB507A">
      <w:pPr>
        <w:pStyle w:val="Normal1"/>
        <w:spacing w:line="360" w:lineRule="auto"/>
        <w:ind w:firstLine="708"/>
        <w:jc w:val="both"/>
      </w:pPr>
      <w:r>
        <w:t>c)</w:t>
      </w:r>
      <w:r>
        <w:tab/>
        <w:t>Es un dependiente del establecimiento: Podrá ser sancionado mediante: prohibición de acercarse a la víctima; prohibición de ingreso al establecimiento y/o pérdida definitiva de su condición.</w:t>
      </w:r>
    </w:p>
    <w:p w14:paraId="7A0DCC6A" w14:textId="77777777" w:rsidR="000C4D4F" w:rsidRDefault="00EB507A">
      <w:pPr>
        <w:pStyle w:val="Normal1"/>
        <w:spacing w:line="360" w:lineRule="auto"/>
        <w:ind w:firstLine="708"/>
        <w:jc w:val="both"/>
      </w:pPr>
      <w:r>
        <w:t>Cualquiera sea el denunciado, si la denuncia de maltrato reviste los caracteres de delito, o bien de la investigación iniciada se colige que estamos frente a una acción delictual, el caso será denunciado y derivado a la autoridad estatal correspondiente por parte de la Directiva del establecimiento, de conformidad al art. 175 del Código Procesal Penal, debiendo reunirse los antecedentes generales que colaboren con la investigación que seguirá desarrollando la autoridad estatal.</w:t>
      </w:r>
    </w:p>
    <w:p w14:paraId="7E680959" w14:textId="77777777" w:rsidR="000C4D4F" w:rsidRDefault="00EB507A">
      <w:pPr>
        <w:pStyle w:val="Normal1"/>
        <w:spacing w:line="360" w:lineRule="auto"/>
        <w:ind w:firstLine="708"/>
        <w:jc w:val="both"/>
        <w:rPr>
          <w:highlight w:val="yellow"/>
        </w:rPr>
      </w:pPr>
      <w:r>
        <w:t>En todo lo no regulado en el presente protocolo, se estará a lo dispuesto en el Manual de Convivencia Escolar.</w:t>
      </w:r>
    </w:p>
    <w:p w14:paraId="783B8B7F" w14:textId="77777777" w:rsidR="000C4D4F" w:rsidRDefault="00EB507A">
      <w:pPr>
        <w:pStyle w:val="Normal1"/>
        <w:jc w:val="center"/>
        <w:rPr>
          <w:b/>
        </w:rPr>
      </w:pPr>
      <w:r>
        <w:rPr>
          <w:b/>
        </w:rPr>
        <w:t>IV.- PROTOCOLO PARA EL CASO DE ACCIDENTES ESCOLARES DE LOS PÁRVULOS.</w:t>
      </w:r>
    </w:p>
    <w:p w14:paraId="1F638432" w14:textId="77777777" w:rsidR="000C4D4F" w:rsidRDefault="00EB507A">
      <w:pPr>
        <w:pStyle w:val="Normal1"/>
        <w:spacing w:line="360" w:lineRule="auto"/>
        <w:ind w:firstLine="708"/>
        <w:jc w:val="both"/>
      </w:pPr>
      <w:r>
        <w:lastRenderedPageBreak/>
        <w:t xml:space="preserve">Para los efectos del Decreto </w:t>
      </w:r>
      <w:proofErr w:type="spellStart"/>
      <w:r>
        <w:t>Nº</w:t>
      </w:r>
      <w:proofErr w:type="spellEnd"/>
      <w:r>
        <w:t xml:space="preserve"> 313 de 1985 del Ministerio del Trabajo, se entenderá por accidente escolar “toda lesión que un- una estudiante sufra a causa o con ocasión de sus estudios, o de la realización de su práctica profesional o educacional, y que le produzca incapacidad o muerte”.</w:t>
      </w:r>
    </w:p>
    <w:p w14:paraId="47D32BC9" w14:textId="77777777" w:rsidR="000C4D4F" w:rsidRDefault="00EB507A">
      <w:pPr>
        <w:pStyle w:val="Normal1"/>
        <w:spacing w:line="360" w:lineRule="auto"/>
        <w:ind w:firstLine="708"/>
        <w:jc w:val="both"/>
      </w:pPr>
      <w:r>
        <w:t>Se considerarán también como accidente escolar, los ocurridos en el trayecto directo, de ida o regreso, entre la casa habitación y el establecimiento educacional respectivo, como también los ocurridos en el trayecto directo entre estos lugares. Exceptúense los accidentes debidos a fuerza mayor extraña que no tenga relación alguna con los estudios y los producidos intencionalmente por la víctima. La prueba de las excepciones corresponderá al organismo administrador.</w:t>
      </w:r>
    </w:p>
    <w:p w14:paraId="0B438BA6" w14:textId="77777777" w:rsidR="000C4D4F" w:rsidRDefault="00EB507A">
      <w:pPr>
        <w:pStyle w:val="Normal1"/>
        <w:spacing w:line="360" w:lineRule="auto"/>
        <w:ind w:firstLine="708"/>
        <w:jc w:val="both"/>
      </w:pPr>
      <w:r>
        <w:t xml:space="preserve">El establecimiento es el responsable de abordar de manera oportuna, planificada y coordinada la atención de un accidente escolar. Sin embargo, prevenir accidentes escolares es misión de todos los miembros de la comunidad escolar, es por ello </w:t>
      </w:r>
      <w:proofErr w:type="gramStart"/>
      <w:r>
        <w:t>que</w:t>
      </w:r>
      <w:proofErr w:type="gramEnd"/>
      <w:r>
        <w:t xml:space="preserve"> es de suma importancia que la comunidad educativa en su conjunto se involucre, participe e informe sobre qué aspectos deben ser aplicados cada vez que este tipo de situaciones se presenten.</w:t>
      </w:r>
    </w:p>
    <w:p w14:paraId="395119AD" w14:textId="77777777" w:rsidR="000C4D4F" w:rsidRDefault="000C4D4F">
      <w:pPr>
        <w:pStyle w:val="Normal1"/>
        <w:pBdr>
          <w:top w:val="nil"/>
          <w:left w:val="nil"/>
          <w:bottom w:val="nil"/>
          <w:right w:val="nil"/>
          <w:between w:val="nil"/>
        </w:pBdr>
        <w:spacing w:after="0"/>
        <w:ind w:left="720"/>
        <w:rPr>
          <w:color w:val="000000"/>
        </w:rPr>
      </w:pPr>
    </w:p>
    <w:p w14:paraId="7752C86D" w14:textId="77777777" w:rsidR="000C4D4F" w:rsidRDefault="00EB507A">
      <w:pPr>
        <w:pStyle w:val="Normal1"/>
        <w:pBdr>
          <w:top w:val="nil"/>
          <w:left w:val="nil"/>
          <w:bottom w:val="nil"/>
          <w:right w:val="nil"/>
          <w:between w:val="nil"/>
        </w:pBdr>
        <w:spacing w:after="0"/>
        <w:ind w:left="720"/>
        <w:rPr>
          <w:color w:val="000000"/>
        </w:rPr>
      </w:pPr>
      <w:r>
        <w:rPr>
          <w:color w:val="000000"/>
        </w:rPr>
        <w:t>•</w:t>
      </w:r>
      <w:r>
        <w:rPr>
          <w:color w:val="000000"/>
        </w:rPr>
        <w:tab/>
        <w:t>Informar a las instancias correspondientes sobre situaciones de riesgo que observen en el establecimiento educacional, especialmente si se trata de enfermedades contagiosas.</w:t>
      </w:r>
    </w:p>
    <w:p w14:paraId="3DE001D9" w14:textId="77777777" w:rsidR="000C4D4F" w:rsidRDefault="00EB507A">
      <w:pPr>
        <w:pStyle w:val="Normal1"/>
        <w:pBdr>
          <w:top w:val="nil"/>
          <w:left w:val="nil"/>
          <w:bottom w:val="nil"/>
          <w:right w:val="nil"/>
          <w:between w:val="nil"/>
        </w:pBdr>
        <w:spacing w:after="0"/>
        <w:ind w:left="720"/>
        <w:rPr>
          <w:color w:val="000000"/>
        </w:rPr>
      </w:pPr>
      <w:r>
        <w:rPr>
          <w:color w:val="000000"/>
        </w:rPr>
        <w:t>•</w:t>
      </w:r>
      <w:r>
        <w:rPr>
          <w:color w:val="000000"/>
        </w:rPr>
        <w:tab/>
        <w:t>Informarse sobre los beneficios del seguro escolar estatal.</w:t>
      </w:r>
    </w:p>
    <w:p w14:paraId="55B3AC3C" w14:textId="77777777" w:rsidR="000C4D4F" w:rsidRDefault="00EB507A">
      <w:pPr>
        <w:pStyle w:val="Normal1"/>
        <w:pBdr>
          <w:top w:val="nil"/>
          <w:left w:val="nil"/>
          <w:bottom w:val="nil"/>
          <w:right w:val="nil"/>
          <w:between w:val="nil"/>
        </w:pBdr>
        <w:spacing w:after="0"/>
        <w:ind w:left="720"/>
        <w:rPr>
          <w:color w:val="000000"/>
        </w:rPr>
      </w:pPr>
      <w:r>
        <w:rPr>
          <w:color w:val="000000"/>
        </w:rPr>
        <w:t>•</w:t>
      </w:r>
      <w:r>
        <w:rPr>
          <w:color w:val="000000"/>
        </w:rPr>
        <w:tab/>
        <w:t>Mantener una actitud preventiva en sus acciones diarias.</w:t>
      </w:r>
    </w:p>
    <w:p w14:paraId="68E361CC" w14:textId="77777777" w:rsidR="000C4D4F" w:rsidRDefault="00EB507A">
      <w:pPr>
        <w:pStyle w:val="Normal1"/>
        <w:pBdr>
          <w:top w:val="nil"/>
          <w:left w:val="nil"/>
          <w:bottom w:val="nil"/>
          <w:right w:val="nil"/>
          <w:between w:val="nil"/>
        </w:pBdr>
        <w:spacing w:after="0"/>
        <w:ind w:left="720"/>
        <w:rPr>
          <w:color w:val="000000"/>
        </w:rPr>
      </w:pPr>
      <w:r>
        <w:rPr>
          <w:color w:val="000000"/>
        </w:rPr>
        <w:t>•</w:t>
      </w:r>
      <w:r>
        <w:rPr>
          <w:color w:val="000000"/>
        </w:rPr>
        <w:tab/>
        <w:t>Participar en las actividades de promoción de la “Semana de la Seguridad Escolar” convocada anualmente por el Ministerio de Educación.</w:t>
      </w:r>
    </w:p>
    <w:p w14:paraId="762BAD71" w14:textId="77777777" w:rsidR="000C4D4F" w:rsidRDefault="00EB507A">
      <w:pPr>
        <w:pStyle w:val="Normal1"/>
        <w:pBdr>
          <w:top w:val="nil"/>
          <w:left w:val="nil"/>
          <w:bottom w:val="nil"/>
          <w:right w:val="nil"/>
          <w:between w:val="nil"/>
        </w:pBdr>
        <w:ind w:left="720"/>
        <w:rPr>
          <w:color w:val="000000"/>
        </w:rPr>
      </w:pPr>
      <w:r>
        <w:rPr>
          <w:color w:val="000000"/>
        </w:rPr>
        <w:t>•</w:t>
      </w:r>
      <w:r>
        <w:rPr>
          <w:color w:val="000000"/>
        </w:rPr>
        <w:tab/>
        <w:t>Generar instancias de diálogo que promuevan la importancia del autocuidado y la prevención de riesgos.</w:t>
      </w:r>
    </w:p>
    <w:p w14:paraId="04A9BC32" w14:textId="77777777" w:rsidR="000C4D4F" w:rsidRDefault="00EB507A">
      <w:pPr>
        <w:pStyle w:val="Normal1"/>
        <w:jc w:val="both"/>
        <w:rPr>
          <w:b/>
        </w:rPr>
      </w:pPr>
      <w:r>
        <w:rPr>
          <w:b/>
        </w:rPr>
        <w:t>NORMATIVA GENERAL EN TORNO A ACCIDENTES ESCOLARES.</w:t>
      </w:r>
    </w:p>
    <w:p w14:paraId="7EA56C41" w14:textId="77777777" w:rsidR="000C4D4F" w:rsidRDefault="00EB507A">
      <w:pPr>
        <w:pStyle w:val="Normal1"/>
        <w:spacing w:line="360" w:lineRule="auto"/>
        <w:ind w:firstLine="708"/>
        <w:jc w:val="both"/>
      </w:pPr>
      <w:r>
        <w:t>Los estudiantes cuentan con el beneficio que otorga la ley 16.744 y DS 313 y corresponde a atenciones recibidas exclusivamente en establecimientos públicos del Servicio Nacional de Salud, no en clínicas privadas.</w:t>
      </w:r>
    </w:p>
    <w:p w14:paraId="2B36EC41" w14:textId="77777777" w:rsidR="000C4D4F" w:rsidRDefault="00EB507A">
      <w:pPr>
        <w:pStyle w:val="Normal1"/>
        <w:pBdr>
          <w:top w:val="nil"/>
          <w:left w:val="nil"/>
          <w:bottom w:val="nil"/>
          <w:right w:val="nil"/>
          <w:between w:val="nil"/>
        </w:pBdr>
        <w:spacing w:line="360" w:lineRule="auto"/>
        <w:ind w:left="720"/>
        <w:jc w:val="both"/>
        <w:rPr>
          <w:color w:val="000000"/>
        </w:rPr>
      </w:pPr>
      <w:r>
        <w:rPr>
          <w:color w:val="000000"/>
        </w:rPr>
        <w:t>•</w:t>
      </w:r>
      <w:r>
        <w:rPr>
          <w:color w:val="000000"/>
        </w:rPr>
        <w:tab/>
        <w:t xml:space="preserve">Ante un accidente ocurrido en el establecimiento o en el trayecto, se hace una denuncia en formularios oficiales, que son presentados en la posta o servicio asistencial. Todo accidente escolar deberá ser denunciado al Servicio de Salud, en un formulario denominado Declaración Individual de Accidente Escolar, </w:t>
      </w:r>
    </w:p>
    <w:p w14:paraId="75125027" w14:textId="77777777" w:rsidR="000C4D4F" w:rsidRDefault="00EB507A">
      <w:pPr>
        <w:pStyle w:val="Normal1"/>
        <w:spacing w:line="360" w:lineRule="auto"/>
        <w:rPr>
          <w:b/>
          <w:u w:val="single"/>
        </w:rPr>
      </w:pPr>
      <w:r>
        <w:rPr>
          <w:b/>
          <w:u w:val="single"/>
        </w:rPr>
        <w:t>Se realizarán las acciones del Protocolo de Accidente escolar del Reglamento Interno del Establecimiento.</w:t>
      </w:r>
    </w:p>
    <w:p w14:paraId="5A99E080" w14:textId="77777777" w:rsidR="000C4D4F" w:rsidRDefault="00EB507A">
      <w:pPr>
        <w:pStyle w:val="Normal1"/>
        <w:jc w:val="center"/>
        <w:rPr>
          <w:b/>
        </w:rPr>
      </w:pPr>
      <w:r>
        <w:rPr>
          <w:b/>
        </w:rPr>
        <w:t>V.- REGULACIÓN SOBRE SALIDAS PEDAGÓGICAS PROGRAMADAS.</w:t>
      </w:r>
    </w:p>
    <w:p w14:paraId="5C4683E9" w14:textId="77777777" w:rsidR="000C4D4F" w:rsidRDefault="00EB507A">
      <w:pPr>
        <w:pStyle w:val="Normal1"/>
        <w:spacing w:line="360" w:lineRule="auto"/>
        <w:ind w:firstLine="708"/>
        <w:jc w:val="both"/>
      </w:pPr>
      <w:r>
        <w:lastRenderedPageBreak/>
        <w:t>Estas visitas corresponden a salidas por unas horas, un día o jornada dentro o fuera de la ciudad, a lugares de interés. Aquellas visitas realizadas dentro del horario de clases deben quedar registradas en el Libro de Clases oportunamente.</w:t>
      </w:r>
    </w:p>
    <w:p w14:paraId="183F73B0" w14:textId="77777777" w:rsidR="000C4D4F" w:rsidRDefault="00EB507A">
      <w:pPr>
        <w:pStyle w:val="Normal1"/>
        <w:spacing w:line="360" w:lineRule="auto"/>
        <w:jc w:val="both"/>
        <w:rPr>
          <w:b/>
        </w:rPr>
      </w:pPr>
      <w:r>
        <w:rPr>
          <w:b/>
        </w:rPr>
        <w:t>Dichas salidas:</w:t>
      </w:r>
    </w:p>
    <w:p w14:paraId="5545EBF2" w14:textId="77777777" w:rsidR="000C4D4F" w:rsidRDefault="00EB507A">
      <w:pPr>
        <w:pStyle w:val="Normal1"/>
        <w:pBdr>
          <w:top w:val="nil"/>
          <w:left w:val="nil"/>
          <w:bottom w:val="nil"/>
          <w:right w:val="nil"/>
          <w:between w:val="nil"/>
        </w:pBdr>
        <w:spacing w:after="0"/>
        <w:ind w:left="720"/>
        <w:jc w:val="both"/>
        <w:rPr>
          <w:color w:val="000000"/>
        </w:rPr>
      </w:pPr>
      <w:r>
        <w:rPr>
          <w:color w:val="000000"/>
        </w:rPr>
        <w:t>•</w:t>
      </w:r>
      <w:r>
        <w:rPr>
          <w:color w:val="000000"/>
        </w:rPr>
        <w:tab/>
        <w:t>Serán coordinadas y dirigidas por la Educadora de Párvulos, quién será el responsable de la visita y acompañará a los párvulos hasta su regreso al establecimiento.</w:t>
      </w:r>
    </w:p>
    <w:p w14:paraId="767987EA" w14:textId="77777777" w:rsidR="000C4D4F" w:rsidRDefault="00EB507A">
      <w:pPr>
        <w:pStyle w:val="Normal1"/>
        <w:pBdr>
          <w:top w:val="nil"/>
          <w:left w:val="nil"/>
          <w:bottom w:val="nil"/>
          <w:right w:val="nil"/>
          <w:between w:val="nil"/>
        </w:pBdr>
        <w:spacing w:after="0"/>
        <w:ind w:left="720"/>
        <w:jc w:val="both"/>
        <w:rPr>
          <w:color w:val="000000"/>
        </w:rPr>
      </w:pPr>
      <w:r>
        <w:rPr>
          <w:color w:val="000000"/>
        </w:rPr>
        <w:t>•</w:t>
      </w:r>
      <w:r>
        <w:rPr>
          <w:color w:val="000000"/>
        </w:rPr>
        <w:tab/>
        <w:t>Deberán contar con la autorización escrita del apoderado de cada estudiante participante, de no existir autorización el niño – niña, no podrá salir del establecimiento y desarrollará la actividad académica que se determine.</w:t>
      </w:r>
    </w:p>
    <w:p w14:paraId="2F601684" w14:textId="77777777" w:rsidR="000C4D4F" w:rsidRDefault="00EB507A">
      <w:pPr>
        <w:pStyle w:val="Normal1"/>
        <w:pBdr>
          <w:top w:val="nil"/>
          <w:left w:val="nil"/>
          <w:bottom w:val="nil"/>
          <w:right w:val="nil"/>
          <w:between w:val="nil"/>
        </w:pBdr>
        <w:spacing w:after="0"/>
        <w:ind w:left="720"/>
        <w:jc w:val="both"/>
        <w:rPr>
          <w:color w:val="000000"/>
        </w:rPr>
      </w:pPr>
      <w:r>
        <w:rPr>
          <w:color w:val="000000"/>
        </w:rPr>
        <w:t>•</w:t>
      </w:r>
      <w:r>
        <w:rPr>
          <w:color w:val="000000"/>
        </w:rPr>
        <w:tab/>
        <w:t>Se debe asegurar que ningún estudiante se margine de la actividad por motivos económicos.</w:t>
      </w:r>
    </w:p>
    <w:p w14:paraId="144C9F32" w14:textId="77777777" w:rsidR="000C4D4F" w:rsidRDefault="00EB507A">
      <w:pPr>
        <w:pStyle w:val="Normal1"/>
        <w:pBdr>
          <w:top w:val="nil"/>
          <w:left w:val="nil"/>
          <w:bottom w:val="nil"/>
          <w:right w:val="nil"/>
          <w:between w:val="nil"/>
        </w:pBdr>
        <w:spacing w:after="0"/>
        <w:ind w:left="720"/>
        <w:jc w:val="both"/>
        <w:rPr>
          <w:color w:val="000000"/>
        </w:rPr>
      </w:pPr>
      <w:r>
        <w:rPr>
          <w:color w:val="000000"/>
        </w:rPr>
        <w:t>•</w:t>
      </w:r>
      <w:r>
        <w:rPr>
          <w:color w:val="000000"/>
        </w:rPr>
        <w:tab/>
        <w:t>La inasistencia a esta actividad debe ser justificada por escrito por el apoderado(a).</w:t>
      </w:r>
    </w:p>
    <w:p w14:paraId="5A840174" w14:textId="77777777" w:rsidR="000C4D4F" w:rsidRDefault="00EB507A">
      <w:pPr>
        <w:pStyle w:val="Normal1"/>
        <w:pBdr>
          <w:top w:val="nil"/>
          <w:left w:val="nil"/>
          <w:bottom w:val="nil"/>
          <w:right w:val="nil"/>
          <w:between w:val="nil"/>
        </w:pBdr>
        <w:spacing w:after="0"/>
        <w:ind w:left="720"/>
        <w:jc w:val="both"/>
        <w:rPr>
          <w:color w:val="000000"/>
        </w:rPr>
      </w:pPr>
      <w:r>
        <w:rPr>
          <w:color w:val="000000"/>
        </w:rPr>
        <w:t>•</w:t>
      </w:r>
      <w:r>
        <w:rPr>
          <w:color w:val="000000"/>
        </w:rPr>
        <w:tab/>
        <w:t xml:space="preserve">La Educadora de Párvulos responsable deberá entregar a la Dirección, un informe de la actividad realizada </w:t>
      </w:r>
      <w:proofErr w:type="gramStart"/>
      <w:r>
        <w:rPr>
          <w:color w:val="000000"/>
        </w:rPr>
        <w:t>de acuerdo a</w:t>
      </w:r>
      <w:proofErr w:type="gramEnd"/>
      <w:r>
        <w:rPr>
          <w:color w:val="000000"/>
        </w:rPr>
        <w:t xml:space="preserve"> un formato emanado de la Dirección para tales efectos.</w:t>
      </w:r>
    </w:p>
    <w:p w14:paraId="15389323" w14:textId="77777777" w:rsidR="000C4D4F" w:rsidRDefault="00EB507A">
      <w:pPr>
        <w:pStyle w:val="Normal1"/>
        <w:pBdr>
          <w:top w:val="nil"/>
          <w:left w:val="nil"/>
          <w:bottom w:val="nil"/>
          <w:right w:val="nil"/>
          <w:between w:val="nil"/>
        </w:pBdr>
        <w:ind w:left="720"/>
        <w:jc w:val="both"/>
        <w:rPr>
          <w:color w:val="000000"/>
        </w:rPr>
      </w:pPr>
      <w:r>
        <w:rPr>
          <w:color w:val="000000"/>
        </w:rPr>
        <w:t>•</w:t>
      </w:r>
      <w:r>
        <w:rPr>
          <w:color w:val="000000"/>
        </w:rPr>
        <w:tab/>
        <w:t>Durante el desarrollo de la actividad, los estudiantes participantes respetarán las normas de convivencia y conducta establecidas en el Manual de Convivencia.</w:t>
      </w:r>
    </w:p>
    <w:p w14:paraId="367170F2" w14:textId="77777777" w:rsidR="000C4D4F" w:rsidRDefault="00EB507A">
      <w:pPr>
        <w:pStyle w:val="Normal1"/>
        <w:jc w:val="both"/>
        <w:rPr>
          <w:b/>
        </w:rPr>
      </w:pPr>
      <w:r>
        <w:rPr>
          <w:b/>
        </w:rPr>
        <w:t>Se realizarán las acciones del Protocolo de Salidas Pedagógicas del Reglamento Interno del Establecimiento.</w:t>
      </w:r>
    </w:p>
    <w:p w14:paraId="3906B57A" w14:textId="77777777" w:rsidR="000C4D4F" w:rsidRDefault="000C4D4F">
      <w:pPr>
        <w:pStyle w:val="Ttulo1"/>
        <w:ind w:left="1396" w:right="1396"/>
        <w:rPr>
          <w:rFonts w:ascii="Calibri" w:eastAsia="Calibri" w:hAnsi="Calibri" w:cs="Calibri"/>
          <w:sz w:val="24"/>
          <w:szCs w:val="24"/>
        </w:rPr>
      </w:pPr>
    </w:p>
    <w:p w14:paraId="516CE0B0" w14:textId="77777777" w:rsidR="000C4D4F" w:rsidRDefault="00EB507A">
      <w:pPr>
        <w:pStyle w:val="Normal1"/>
        <w:ind w:firstLine="405"/>
        <w:jc w:val="center"/>
        <w:rPr>
          <w:b/>
        </w:rPr>
      </w:pPr>
      <w:r>
        <w:rPr>
          <w:b/>
        </w:rPr>
        <w:t>VI.- PROTOCOLO DE ALIMENTACIÓN</w:t>
      </w:r>
    </w:p>
    <w:p w14:paraId="58F491D5" w14:textId="77777777" w:rsidR="000C4D4F" w:rsidRDefault="00EB507A">
      <w:pPr>
        <w:pStyle w:val="Normal1"/>
        <w:ind w:firstLine="708"/>
      </w:pPr>
      <w:r>
        <w:t xml:space="preserve">El proceso de alimentación es una instancia educativa, fundamentalmente para favorecer la formación de hábitos saludables de higiene y alimentación de los niños y niñas, así como el </w:t>
      </w:r>
      <w:proofErr w:type="spellStart"/>
      <w:proofErr w:type="gramStart"/>
      <w:r>
        <w:t>auto-cuidado</w:t>
      </w:r>
      <w:proofErr w:type="spellEnd"/>
      <w:proofErr w:type="gramEnd"/>
      <w:r>
        <w:t xml:space="preserve"> y la prevención de accidentes. </w:t>
      </w:r>
    </w:p>
    <w:p w14:paraId="398B86AD" w14:textId="77777777" w:rsidR="000C4D4F" w:rsidRDefault="00EB507A">
      <w:pPr>
        <w:pStyle w:val="Normal1"/>
        <w:ind w:firstLine="405"/>
      </w:pPr>
      <w:r>
        <w:tab/>
        <w:t xml:space="preserve">Es importante que la familia conozca la alimentación que diariamente entrega el Programa de Alimentación Escolar (PAE), ya sea a través de la publicación en el diario mural del establecimiento o en comunicación directa con los </w:t>
      </w:r>
      <w:proofErr w:type="gramStart"/>
      <w:r>
        <w:t>apoderados,  con</w:t>
      </w:r>
      <w:proofErr w:type="gramEnd"/>
      <w:r>
        <w:t xml:space="preserve"> la finalidad de promover un modelo de alimentación saludable que pueda replicarse en el hogar. (La minuta que entrega JUNAEB es mensual y su fiel ejecución dependerá de la disponibilidad de los productos que cuenten las manipuladoras de alimentos).  </w:t>
      </w:r>
    </w:p>
    <w:p w14:paraId="38BA5CB6" w14:textId="77777777" w:rsidR="000C4D4F" w:rsidRDefault="00EB507A">
      <w:pPr>
        <w:pStyle w:val="Normal1"/>
        <w:ind w:firstLine="405"/>
        <w:rPr>
          <w:b/>
        </w:rPr>
      </w:pPr>
      <w:r>
        <w:rPr>
          <w:b/>
        </w:rPr>
        <w:t xml:space="preserve">HORARIOS DE ALIMENTACION </w:t>
      </w:r>
    </w:p>
    <w:p w14:paraId="60837EFE" w14:textId="77777777" w:rsidR="000C4D4F" w:rsidRDefault="00EB507A">
      <w:pPr>
        <w:pStyle w:val="Normal1"/>
        <w:rPr>
          <w:b/>
        </w:rPr>
      </w:pPr>
      <w:r>
        <w:rPr>
          <w:b/>
        </w:rPr>
        <w:t>Desayuno 09:45</w:t>
      </w:r>
    </w:p>
    <w:p w14:paraId="2FABBE0D" w14:textId="77777777" w:rsidR="000C4D4F" w:rsidRDefault="00EB507A">
      <w:pPr>
        <w:pStyle w:val="Normal1"/>
        <w:rPr>
          <w:b/>
        </w:rPr>
      </w:pPr>
      <w:r>
        <w:rPr>
          <w:b/>
        </w:rPr>
        <w:t>Almuerzo 12:15</w:t>
      </w:r>
    </w:p>
    <w:p w14:paraId="6AA6C226"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Antes de iniciar la alimentación del desayuno con </w:t>
      </w:r>
      <w:proofErr w:type="gramStart"/>
      <w:r>
        <w:rPr>
          <w:color w:val="000000"/>
        </w:rPr>
        <w:t>los niños y niñas</w:t>
      </w:r>
      <w:proofErr w:type="gramEnd"/>
      <w:r>
        <w:rPr>
          <w:color w:val="000000"/>
        </w:rPr>
        <w:t xml:space="preserve">, el equipo debe ordenar la sala, disponiendo el mobiliario para permitir la comodidad de los párvulos y espacios de circulación entre las mesas. </w:t>
      </w:r>
    </w:p>
    <w:p w14:paraId="1A732C4F"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La llegada de la alimentación a la sala debe ser organizada para evitar el apilamiento de jarros o bandejas en los muebles que pueden volcarse y provocar accidentes.</w:t>
      </w:r>
    </w:p>
    <w:p w14:paraId="4F7799E1"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lastRenderedPageBreak/>
        <w:t xml:space="preserve">Para comprobar que la temperatura de la alimentación sea adecuada, es decir, cercana a la temperatura del cuerpo, se debe usar una cuchara limpia, distinta a la de </w:t>
      </w:r>
      <w:proofErr w:type="gramStart"/>
      <w:r>
        <w:rPr>
          <w:color w:val="000000"/>
        </w:rPr>
        <w:t>los niños y niñas</w:t>
      </w:r>
      <w:proofErr w:type="gramEnd"/>
      <w:r>
        <w:rPr>
          <w:color w:val="000000"/>
        </w:rPr>
        <w:t xml:space="preserve">. </w:t>
      </w:r>
    </w:p>
    <w:p w14:paraId="3A573C02"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No se debe soplar los alimentos, ni probar con la cuchara de los niños, debido a que se corre el riesgo de infecciones. </w:t>
      </w:r>
    </w:p>
    <w:p w14:paraId="3FA5E873"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Para el horario de almuerzos </w:t>
      </w:r>
      <w:proofErr w:type="gramStart"/>
      <w:r>
        <w:rPr>
          <w:color w:val="000000"/>
        </w:rPr>
        <w:t>niños y niñas</w:t>
      </w:r>
      <w:proofErr w:type="gramEnd"/>
      <w:r>
        <w:rPr>
          <w:color w:val="000000"/>
        </w:rPr>
        <w:t>, deben salir hacia el comedor después del segundo recreo con su educadora y de párvulos y asistentes de la educación.</w:t>
      </w:r>
    </w:p>
    <w:p w14:paraId="5AD367CE"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El reparto de bandeja para cada niño y la ingesta de alimentos debe ser tranquila, ordenada, considerando esta instancia como una actividad de aprendizaje. </w:t>
      </w:r>
    </w:p>
    <w:p w14:paraId="7B42367B"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Durante la alimentación, observar que </w:t>
      </w:r>
      <w:proofErr w:type="gramStart"/>
      <w:r>
        <w:rPr>
          <w:color w:val="000000"/>
        </w:rPr>
        <w:t>los niños y niñas</w:t>
      </w:r>
      <w:proofErr w:type="gramEnd"/>
      <w:r>
        <w:rPr>
          <w:color w:val="000000"/>
        </w:rPr>
        <w:t xml:space="preserve"> mastiquen bien los alimentos, usen la cuchara, mantengan medidas de higiene (no intercambiar cucharas, usar servilleta), y mantener un estado de alerta ante el riesgo de asfixia con alimentos.</w:t>
      </w:r>
    </w:p>
    <w:p w14:paraId="3630F50F"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No se debe apurar a </w:t>
      </w:r>
      <w:proofErr w:type="gramStart"/>
      <w:r>
        <w:rPr>
          <w:color w:val="000000"/>
        </w:rPr>
        <w:t>los niños y niñas</w:t>
      </w:r>
      <w:proofErr w:type="gramEnd"/>
      <w:r>
        <w:rPr>
          <w:color w:val="000000"/>
        </w:rPr>
        <w:t xml:space="preserve"> en la ingesta de alimentos, ni obligarlos a comer todo si no lo desean, para evitar atoramiento, conductas de rechazo, o vómito; se debe conversar con la familia las situaciones de niños con inapetencia frecuente.</w:t>
      </w:r>
    </w:p>
    <w:p w14:paraId="0F361B57"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A medida que los niños finalizan la alimentación, la vajilla utilizada debe ser ubicada en un lugar seguro para prevenir volcamiento, a la espera de su retiro. </w:t>
      </w:r>
    </w:p>
    <w:p w14:paraId="29C398BF"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Al término de esta actividad se organiza la ida de los niños al servicio higiénico en pequeños grupos, para evitar empujones o caídas. </w:t>
      </w:r>
    </w:p>
    <w:p w14:paraId="4FC79D72"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Finalmente, la sala de actividades se limpia, ventila y ordena para la actividad siguiente.</w:t>
      </w:r>
    </w:p>
    <w:p w14:paraId="37EFF1E3"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Se deberán tener presentes los antecedentes relacionados con la salud de los párvulos, según certificado médico, para entregar una alimentación especial a </w:t>
      </w:r>
      <w:proofErr w:type="gramStart"/>
      <w:r>
        <w:rPr>
          <w:color w:val="000000"/>
        </w:rPr>
        <w:t>los niños y niñas</w:t>
      </w:r>
      <w:proofErr w:type="gramEnd"/>
      <w:r>
        <w:rPr>
          <w:color w:val="000000"/>
        </w:rPr>
        <w:t xml:space="preserve"> que lo requieran, información que debe estar registrada en el tablero técnico de la sala de actividades para conocimiento de todo el equipo del nivel.</w:t>
      </w:r>
    </w:p>
    <w:p w14:paraId="0B1F5248"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En caso de que el niño o niña no reciba la alimentación del establecimiento, se le solicitará al apoderado enviar una colación de desayuno y otra para el almuerzo, además, se le entregaran orientaciones para una normalización del proceso de alimentación (el niño debe alimentarse de forma independiente, tener una alimentación saludable y balanceada). </w:t>
      </w:r>
    </w:p>
    <w:p w14:paraId="4BA44C34" w14:textId="77777777" w:rsidR="000C4D4F" w:rsidRDefault="00EB507A">
      <w:pPr>
        <w:pStyle w:val="Normal1"/>
        <w:numPr>
          <w:ilvl w:val="0"/>
          <w:numId w:val="58"/>
        </w:numPr>
        <w:pBdr>
          <w:top w:val="nil"/>
          <w:left w:val="nil"/>
          <w:bottom w:val="nil"/>
          <w:right w:val="nil"/>
          <w:between w:val="nil"/>
        </w:pBdr>
        <w:spacing w:after="0" w:line="360" w:lineRule="auto"/>
        <w:jc w:val="both"/>
      </w:pPr>
      <w:r>
        <w:rPr>
          <w:color w:val="000000"/>
        </w:rPr>
        <w:t xml:space="preserve">En caso de que el niño y niña no reciba la alimentación del establecimiento ni la enviada por su apoderado, se llamará para que retire al estudiante a las 12:30 horas. En caso de que esta situación sea reiterada, se hará derivación con psicóloga del establecimiento para analizar, diagnosticar y derivar en caso de ser necesario.  </w:t>
      </w:r>
    </w:p>
    <w:p w14:paraId="790C3BA2" w14:textId="77777777" w:rsidR="000C4D4F" w:rsidRDefault="00EB507A">
      <w:pPr>
        <w:pStyle w:val="Normal1"/>
        <w:spacing w:after="0" w:line="360" w:lineRule="auto"/>
        <w:ind w:left="1093" w:firstLine="303"/>
        <w:rPr>
          <w:sz w:val="18"/>
          <w:szCs w:val="18"/>
        </w:rPr>
      </w:pPr>
      <w:r>
        <w:rPr>
          <w:sz w:val="18"/>
          <w:szCs w:val="18"/>
        </w:rPr>
        <w:t xml:space="preserve">(Fuente: </w:t>
      </w:r>
      <w:r>
        <w:rPr>
          <w:sz w:val="18"/>
          <w:szCs w:val="18"/>
        </w:rPr>
        <w:tab/>
        <w:t>MANUAL DE PROTOCOLOS DE SEGURIDAD Y CUIDADO INFANTIL, JUNJI.)</w:t>
      </w:r>
    </w:p>
    <w:p w14:paraId="6558A066" w14:textId="77777777" w:rsidR="000C4D4F" w:rsidRDefault="000C4D4F">
      <w:pPr>
        <w:pStyle w:val="Normal1"/>
        <w:spacing w:after="0"/>
      </w:pPr>
    </w:p>
    <w:p w14:paraId="6822DC8B" w14:textId="77777777" w:rsidR="006F2F48" w:rsidRDefault="006F2F48">
      <w:pPr>
        <w:pStyle w:val="Ttulo1"/>
        <w:ind w:left="1396" w:right="1396"/>
        <w:rPr>
          <w:rFonts w:ascii="Calibri" w:eastAsia="Calibri" w:hAnsi="Calibri" w:cs="Calibri"/>
          <w:sz w:val="24"/>
          <w:szCs w:val="24"/>
        </w:rPr>
      </w:pPr>
    </w:p>
    <w:p w14:paraId="08DCB83D" w14:textId="61B1414C" w:rsidR="000C4D4F" w:rsidRDefault="00EB507A">
      <w:pPr>
        <w:pStyle w:val="Ttulo1"/>
        <w:ind w:left="1396" w:right="1396"/>
        <w:rPr>
          <w:rFonts w:ascii="Calibri" w:eastAsia="Calibri" w:hAnsi="Calibri" w:cs="Calibri"/>
          <w:sz w:val="24"/>
          <w:szCs w:val="24"/>
        </w:rPr>
      </w:pPr>
      <w:r>
        <w:rPr>
          <w:rFonts w:ascii="Calibri" w:eastAsia="Calibri" w:hAnsi="Calibri" w:cs="Calibri"/>
          <w:sz w:val="24"/>
          <w:szCs w:val="24"/>
        </w:rPr>
        <w:t>REGLAMENTO PARA PRÉSTAMO Y USO DE EQUIPOS ELECTRONICOS</w:t>
      </w:r>
    </w:p>
    <w:p w14:paraId="1694C140" w14:textId="77777777" w:rsidR="000C4D4F" w:rsidRDefault="00EB507A">
      <w:pPr>
        <w:pStyle w:val="Ttulo1"/>
        <w:ind w:left="1396" w:right="1396"/>
        <w:rPr>
          <w:rFonts w:ascii="Calibri" w:eastAsia="Calibri" w:hAnsi="Calibri" w:cs="Calibri"/>
          <w:sz w:val="24"/>
          <w:szCs w:val="24"/>
        </w:rPr>
      </w:pPr>
      <w:r>
        <w:rPr>
          <w:rFonts w:ascii="Calibri" w:eastAsia="Calibri" w:hAnsi="Calibri" w:cs="Calibri"/>
          <w:sz w:val="24"/>
          <w:szCs w:val="24"/>
        </w:rPr>
        <w:t>EN PERIODO DE EMERGENCIA SANITARIA COVID-19</w:t>
      </w:r>
    </w:p>
    <w:p w14:paraId="63C65EFF" w14:textId="77777777" w:rsidR="000C4D4F" w:rsidRDefault="000C4D4F">
      <w:pPr>
        <w:pStyle w:val="Normal1"/>
        <w:widowControl w:val="0"/>
        <w:pBdr>
          <w:top w:val="nil"/>
          <w:left w:val="nil"/>
          <w:bottom w:val="nil"/>
          <w:right w:val="nil"/>
          <w:between w:val="nil"/>
        </w:pBdr>
        <w:spacing w:after="0" w:line="240" w:lineRule="auto"/>
        <w:ind w:left="1280" w:hanging="428"/>
        <w:rPr>
          <w:rFonts w:ascii="Arial" w:eastAsia="Arial" w:hAnsi="Arial" w:cs="Arial"/>
          <w:b/>
          <w:color w:val="000000"/>
          <w:sz w:val="24"/>
          <w:szCs w:val="24"/>
        </w:rPr>
      </w:pPr>
    </w:p>
    <w:p w14:paraId="4C373B4F" w14:textId="77777777" w:rsidR="000C4D4F" w:rsidRDefault="000C4D4F">
      <w:pPr>
        <w:pStyle w:val="Normal1"/>
        <w:widowControl w:val="0"/>
        <w:pBdr>
          <w:top w:val="nil"/>
          <w:left w:val="nil"/>
          <w:bottom w:val="nil"/>
          <w:right w:val="nil"/>
          <w:between w:val="nil"/>
        </w:pBdr>
        <w:spacing w:after="0" w:line="240" w:lineRule="auto"/>
        <w:ind w:left="1280" w:hanging="428"/>
        <w:rPr>
          <w:rFonts w:ascii="Arial" w:eastAsia="Arial" w:hAnsi="Arial" w:cs="Arial"/>
          <w:b/>
          <w:color w:val="000000"/>
          <w:sz w:val="24"/>
          <w:szCs w:val="24"/>
        </w:rPr>
      </w:pPr>
    </w:p>
    <w:p w14:paraId="7DEB1F9C" w14:textId="77777777" w:rsidR="000C4D4F" w:rsidRDefault="00EB507A">
      <w:pPr>
        <w:pStyle w:val="Normal1"/>
        <w:widowControl w:val="0"/>
        <w:pBdr>
          <w:top w:val="nil"/>
          <w:left w:val="nil"/>
          <w:bottom w:val="nil"/>
          <w:right w:val="nil"/>
          <w:between w:val="nil"/>
        </w:pBdr>
        <w:spacing w:after="0" w:line="360" w:lineRule="auto"/>
        <w:ind w:left="284" w:right="454" w:firstLine="436"/>
        <w:jc w:val="both"/>
        <w:rPr>
          <w:color w:val="000000"/>
          <w:sz w:val="24"/>
          <w:szCs w:val="24"/>
        </w:rPr>
      </w:pPr>
      <w:r>
        <w:rPr>
          <w:color w:val="000000"/>
          <w:sz w:val="24"/>
          <w:szCs w:val="24"/>
        </w:rPr>
        <w:t>La Escuela de Artes y Cultura de Osorno pone a disposición de la comunidad educativa el servicio de préstamo de equipos electrónicos notebooks, Tablet.</w:t>
      </w:r>
    </w:p>
    <w:p w14:paraId="4028A2AD" w14:textId="77777777" w:rsidR="000C4D4F" w:rsidRDefault="000C4D4F">
      <w:pPr>
        <w:pStyle w:val="Normal1"/>
        <w:widowControl w:val="0"/>
        <w:pBdr>
          <w:top w:val="nil"/>
          <w:left w:val="nil"/>
          <w:bottom w:val="nil"/>
          <w:right w:val="nil"/>
          <w:between w:val="nil"/>
        </w:pBdr>
        <w:spacing w:after="0" w:line="240" w:lineRule="auto"/>
        <w:ind w:left="284" w:right="26" w:firstLine="436"/>
        <w:jc w:val="both"/>
        <w:rPr>
          <w:color w:val="000000"/>
          <w:sz w:val="24"/>
          <w:szCs w:val="24"/>
        </w:rPr>
      </w:pPr>
    </w:p>
    <w:p w14:paraId="71F59C30" w14:textId="77777777" w:rsidR="000C4D4F" w:rsidRDefault="00EB507A">
      <w:pPr>
        <w:pStyle w:val="Normal1"/>
        <w:widowControl w:val="0"/>
        <w:pBdr>
          <w:top w:val="nil"/>
          <w:left w:val="nil"/>
          <w:bottom w:val="nil"/>
          <w:right w:val="nil"/>
          <w:between w:val="nil"/>
        </w:pBdr>
        <w:spacing w:before="1" w:after="0" w:line="360" w:lineRule="auto"/>
        <w:ind w:left="284" w:right="454" w:firstLine="436"/>
        <w:jc w:val="both"/>
        <w:rPr>
          <w:color w:val="000000"/>
          <w:sz w:val="24"/>
          <w:szCs w:val="24"/>
        </w:rPr>
      </w:pPr>
      <w:r>
        <w:rPr>
          <w:color w:val="000000"/>
          <w:sz w:val="24"/>
          <w:szCs w:val="24"/>
        </w:rPr>
        <w:t>Este servicio tiene como objetivo facilitar el acceso de equipos electrónicos para la realización de clases online y tareas complementarias de nuestros alumnos, contribuir a lectura de libros digitales, búsqueda de información.</w:t>
      </w:r>
    </w:p>
    <w:p w14:paraId="7675D95E" w14:textId="77777777" w:rsidR="000C4D4F" w:rsidRDefault="000C4D4F">
      <w:pPr>
        <w:pStyle w:val="Normal1"/>
        <w:widowControl w:val="0"/>
        <w:pBdr>
          <w:top w:val="nil"/>
          <w:left w:val="nil"/>
          <w:bottom w:val="nil"/>
          <w:right w:val="nil"/>
          <w:between w:val="nil"/>
        </w:pBdr>
        <w:spacing w:before="10" w:after="0" w:line="240" w:lineRule="auto"/>
        <w:ind w:left="284" w:right="451" w:firstLine="436"/>
        <w:rPr>
          <w:color w:val="000000"/>
          <w:sz w:val="24"/>
          <w:szCs w:val="24"/>
        </w:rPr>
      </w:pPr>
    </w:p>
    <w:p w14:paraId="2220D5C6" w14:textId="77777777" w:rsidR="000C4D4F" w:rsidRDefault="00EB507A">
      <w:pPr>
        <w:pStyle w:val="Normal1"/>
        <w:widowControl w:val="0"/>
        <w:pBdr>
          <w:top w:val="nil"/>
          <w:left w:val="nil"/>
          <w:bottom w:val="nil"/>
          <w:right w:val="nil"/>
          <w:between w:val="nil"/>
        </w:pBdr>
        <w:spacing w:after="0" w:line="240" w:lineRule="auto"/>
        <w:ind w:left="284" w:right="451" w:firstLine="436"/>
        <w:jc w:val="both"/>
        <w:rPr>
          <w:color w:val="000000"/>
          <w:sz w:val="24"/>
          <w:szCs w:val="24"/>
        </w:rPr>
      </w:pPr>
      <w:r>
        <w:rPr>
          <w:color w:val="000000"/>
          <w:sz w:val="24"/>
          <w:szCs w:val="24"/>
        </w:rPr>
        <w:t>Los equipos que se coloca a disposición de nuestros estudiantes son:</w:t>
      </w:r>
    </w:p>
    <w:p w14:paraId="60B5D2B0" w14:textId="77777777" w:rsidR="000C4D4F" w:rsidRDefault="000C4D4F">
      <w:pPr>
        <w:pStyle w:val="Normal1"/>
        <w:widowControl w:val="0"/>
        <w:pBdr>
          <w:top w:val="nil"/>
          <w:left w:val="nil"/>
          <w:bottom w:val="nil"/>
          <w:right w:val="nil"/>
          <w:between w:val="nil"/>
        </w:pBdr>
        <w:spacing w:before="1" w:after="0" w:line="240" w:lineRule="auto"/>
        <w:ind w:left="284" w:right="451" w:firstLine="436"/>
        <w:rPr>
          <w:color w:val="000000"/>
          <w:sz w:val="24"/>
          <w:szCs w:val="24"/>
        </w:rPr>
      </w:pPr>
    </w:p>
    <w:p w14:paraId="3A6087E6" w14:textId="77777777" w:rsidR="000C4D4F" w:rsidRDefault="00EB507A">
      <w:pPr>
        <w:pStyle w:val="Normal1"/>
        <w:widowControl w:val="0"/>
        <w:numPr>
          <w:ilvl w:val="0"/>
          <w:numId w:val="47"/>
        </w:numPr>
        <w:pBdr>
          <w:top w:val="nil"/>
          <w:left w:val="nil"/>
          <w:bottom w:val="nil"/>
          <w:right w:val="nil"/>
          <w:between w:val="nil"/>
        </w:pBdr>
        <w:tabs>
          <w:tab w:val="left" w:pos="274"/>
        </w:tabs>
        <w:spacing w:after="0" w:line="360" w:lineRule="auto"/>
        <w:ind w:left="284" w:right="454" w:firstLine="436"/>
        <w:jc w:val="both"/>
        <w:rPr>
          <w:color w:val="000000"/>
          <w:sz w:val="24"/>
          <w:szCs w:val="24"/>
        </w:rPr>
      </w:pPr>
      <w:r>
        <w:rPr>
          <w:color w:val="000000"/>
          <w:sz w:val="24"/>
          <w:szCs w:val="24"/>
        </w:rPr>
        <w:t>El notebook es una categoría de computador (Laptop), generalmente de reducidas dimensiones, lo que le da una mayor movilidad y autonomía. Son utilizados principalmente para navegar por Internet y realizar funciones básicas como procesador de texto y de hojas de cálculo.</w:t>
      </w:r>
    </w:p>
    <w:p w14:paraId="244A53DB" w14:textId="77777777" w:rsidR="000C4D4F" w:rsidRDefault="000C4D4F">
      <w:pPr>
        <w:pStyle w:val="Normal1"/>
        <w:widowControl w:val="0"/>
        <w:pBdr>
          <w:top w:val="nil"/>
          <w:left w:val="nil"/>
          <w:bottom w:val="nil"/>
          <w:right w:val="nil"/>
          <w:between w:val="nil"/>
        </w:pBdr>
        <w:spacing w:before="3" w:after="0" w:line="240" w:lineRule="auto"/>
        <w:ind w:left="284" w:right="451" w:firstLine="436"/>
        <w:rPr>
          <w:color w:val="000000"/>
          <w:sz w:val="24"/>
          <w:szCs w:val="24"/>
        </w:rPr>
      </w:pPr>
    </w:p>
    <w:p w14:paraId="527FAF1B" w14:textId="77777777" w:rsidR="000C4D4F" w:rsidRDefault="00EB507A">
      <w:pPr>
        <w:pStyle w:val="Normal1"/>
        <w:widowControl w:val="0"/>
        <w:pBdr>
          <w:top w:val="nil"/>
          <w:left w:val="nil"/>
          <w:bottom w:val="nil"/>
          <w:right w:val="nil"/>
          <w:between w:val="nil"/>
        </w:pBdr>
        <w:tabs>
          <w:tab w:val="left" w:pos="154"/>
        </w:tabs>
        <w:spacing w:after="0" w:line="360" w:lineRule="auto"/>
        <w:ind w:left="721" w:right="454"/>
        <w:jc w:val="both"/>
        <w:rPr>
          <w:color w:val="000000"/>
          <w:sz w:val="24"/>
          <w:szCs w:val="24"/>
        </w:rPr>
      </w:pPr>
      <w:r>
        <w:rPr>
          <w:color w:val="000000"/>
          <w:sz w:val="24"/>
          <w:szCs w:val="24"/>
        </w:rPr>
        <w:t xml:space="preserve">-Los Tablet son equipos muy similares a los </w:t>
      </w:r>
      <w:proofErr w:type="spellStart"/>
      <w:proofErr w:type="gramStart"/>
      <w:r>
        <w:rPr>
          <w:color w:val="000000"/>
          <w:sz w:val="24"/>
          <w:szCs w:val="24"/>
        </w:rPr>
        <w:t>computadores,</w:t>
      </w:r>
      <w:r>
        <w:rPr>
          <w:color w:val="343434"/>
          <w:sz w:val="24"/>
          <w:szCs w:val="24"/>
        </w:rPr>
        <w:t>pero</w:t>
      </w:r>
      <w:proofErr w:type="spellEnd"/>
      <w:proofErr w:type="gramEnd"/>
      <w:r>
        <w:rPr>
          <w:color w:val="343434"/>
          <w:sz w:val="24"/>
          <w:szCs w:val="24"/>
        </w:rPr>
        <w:t xml:space="preserve"> se presenta en una sola pieza, sin teclado físico, con un diseño plano, fino y compacto el cual contiene todos los componentes esenciales para su funcionamiento de forma autónoma con una pantalla táctil, CPU, puertos y conectores, unidades de almacenamiento, etc. Los Tablet revolucionan el concepto de movilidad por ser fácilmente portables y permitir estar conectados a Internet de forma permanente y prácticamente en cualquier lugar además de permitirnos ejecutar un sin fin de aplicaciones tanto locales como remotas.</w:t>
      </w:r>
    </w:p>
    <w:p w14:paraId="076D81A5" w14:textId="77777777" w:rsidR="000C4D4F" w:rsidRDefault="00EB507A">
      <w:pPr>
        <w:pStyle w:val="Normal1"/>
        <w:widowControl w:val="0"/>
        <w:pBdr>
          <w:top w:val="nil"/>
          <w:left w:val="nil"/>
          <w:bottom w:val="nil"/>
          <w:right w:val="nil"/>
          <w:between w:val="nil"/>
        </w:pBdr>
        <w:tabs>
          <w:tab w:val="left" w:pos="214"/>
        </w:tabs>
        <w:spacing w:after="0" w:line="360" w:lineRule="auto"/>
        <w:ind w:left="720" w:right="454"/>
        <w:jc w:val="both"/>
        <w:rPr>
          <w:color w:val="343434"/>
          <w:sz w:val="24"/>
          <w:szCs w:val="24"/>
        </w:rPr>
        <w:sectPr w:rsidR="000C4D4F">
          <w:headerReference w:type="default" r:id="rId25"/>
          <w:footerReference w:type="default" r:id="rId26"/>
          <w:pgSz w:w="11906" w:h="16838"/>
          <w:pgMar w:top="1400" w:right="801" w:bottom="280" w:left="709" w:header="567" w:footer="720" w:gutter="0"/>
          <w:cols w:space="720"/>
          <w:titlePg/>
        </w:sectPr>
      </w:pPr>
      <w:r>
        <w:rPr>
          <w:color w:val="343434"/>
          <w:sz w:val="24"/>
          <w:szCs w:val="24"/>
        </w:rPr>
        <w:t>-</w:t>
      </w:r>
      <w:proofErr w:type="spellStart"/>
      <w:r>
        <w:rPr>
          <w:color w:val="343434"/>
          <w:sz w:val="24"/>
          <w:szCs w:val="24"/>
        </w:rPr>
        <w:t>Router</w:t>
      </w:r>
      <w:proofErr w:type="spellEnd"/>
      <w:r>
        <w:rPr>
          <w:color w:val="343434"/>
          <w:sz w:val="24"/>
          <w:szCs w:val="24"/>
        </w:rPr>
        <w:t xml:space="preserve"> de Internet </w:t>
      </w:r>
      <w:r>
        <w:rPr>
          <w:color w:val="212121"/>
          <w:sz w:val="24"/>
          <w:szCs w:val="24"/>
        </w:rPr>
        <w:t xml:space="preserve">portátil </w:t>
      </w:r>
      <w:r>
        <w:rPr>
          <w:color w:val="000000"/>
          <w:sz w:val="24"/>
          <w:szCs w:val="24"/>
        </w:rPr>
        <w:t>es un dispositivo que realiza la conectividad de internet, a través de wifi.</w:t>
      </w:r>
    </w:p>
    <w:p w14:paraId="0F133A76" w14:textId="77777777" w:rsidR="000C4D4F" w:rsidRDefault="00EB507A">
      <w:pPr>
        <w:pStyle w:val="Normal1"/>
        <w:widowControl w:val="0"/>
        <w:pBdr>
          <w:top w:val="nil"/>
          <w:left w:val="nil"/>
          <w:bottom w:val="nil"/>
          <w:right w:val="nil"/>
          <w:between w:val="nil"/>
        </w:pBdr>
        <w:tabs>
          <w:tab w:val="left" w:pos="735"/>
        </w:tabs>
        <w:spacing w:after="0" w:line="240" w:lineRule="auto"/>
        <w:ind w:left="108" w:hanging="428"/>
        <w:jc w:val="both"/>
        <w:rPr>
          <w:b/>
          <w:color w:val="000000"/>
          <w:sz w:val="24"/>
          <w:szCs w:val="24"/>
        </w:rPr>
      </w:pPr>
      <w:r>
        <w:rPr>
          <w:color w:val="000000"/>
          <w:sz w:val="24"/>
          <w:szCs w:val="24"/>
        </w:rPr>
        <w:lastRenderedPageBreak/>
        <w:tab/>
      </w:r>
      <w:r>
        <w:rPr>
          <w:color w:val="000000"/>
          <w:sz w:val="24"/>
          <w:szCs w:val="24"/>
        </w:rPr>
        <w:tab/>
      </w:r>
      <w:r>
        <w:rPr>
          <w:b/>
          <w:color w:val="000000"/>
          <w:sz w:val="24"/>
          <w:szCs w:val="24"/>
        </w:rPr>
        <w:t>I REQUISITOS PARA EL PRÉSTAMO DE EQUIPOS ELECTRÓNICOS</w:t>
      </w:r>
    </w:p>
    <w:p w14:paraId="6FB67816" w14:textId="77777777" w:rsidR="000C4D4F" w:rsidRDefault="000C4D4F">
      <w:pPr>
        <w:pStyle w:val="Normal1"/>
        <w:widowControl w:val="0"/>
        <w:pBdr>
          <w:top w:val="nil"/>
          <w:left w:val="nil"/>
          <w:bottom w:val="nil"/>
          <w:right w:val="nil"/>
          <w:between w:val="nil"/>
        </w:pBdr>
        <w:spacing w:after="0" w:line="240" w:lineRule="auto"/>
        <w:ind w:left="1280" w:hanging="428"/>
        <w:rPr>
          <w:b/>
          <w:color w:val="000000"/>
          <w:sz w:val="24"/>
          <w:szCs w:val="24"/>
        </w:rPr>
      </w:pPr>
    </w:p>
    <w:p w14:paraId="4629DF2D" w14:textId="77777777" w:rsidR="000C4D4F" w:rsidRDefault="000C4D4F">
      <w:pPr>
        <w:pStyle w:val="Normal1"/>
        <w:pBdr>
          <w:top w:val="nil"/>
          <w:left w:val="nil"/>
          <w:bottom w:val="nil"/>
          <w:right w:val="nil"/>
          <w:between w:val="nil"/>
        </w:pBdr>
        <w:ind w:left="720"/>
        <w:rPr>
          <w:color w:val="000000"/>
        </w:rPr>
      </w:pPr>
    </w:p>
    <w:p w14:paraId="4F638C80" w14:textId="77777777" w:rsidR="000C4D4F" w:rsidRDefault="00EB507A">
      <w:pPr>
        <w:pStyle w:val="Normal1"/>
        <w:widowControl w:val="0"/>
        <w:pBdr>
          <w:top w:val="nil"/>
          <w:left w:val="nil"/>
          <w:bottom w:val="nil"/>
          <w:right w:val="nil"/>
          <w:between w:val="nil"/>
        </w:pBdr>
        <w:tabs>
          <w:tab w:val="left" w:pos="8789"/>
        </w:tabs>
        <w:spacing w:after="0" w:line="360" w:lineRule="auto"/>
        <w:ind w:left="561" w:right="454" w:hanging="425"/>
        <w:jc w:val="both"/>
        <w:rPr>
          <w:color w:val="000000"/>
          <w:sz w:val="24"/>
          <w:szCs w:val="24"/>
        </w:rPr>
      </w:pPr>
      <w:r>
        <w:rPr>
          <w:color w:val="000000"/>
          <w:sz w:val="24"/>
          <w:szCs w:val="24"/>
        </w:rPr>
        <w:t xml:space="preserve">1.- Estos equipos se prestarán sólo a los </w:t>
      </w:r>
      <w:proofErr w:type="gramStart"/>
      <w:r>
        <w:rPr>
          <w:color w:val="000000"/>
          <w:sz w:val="24"/>
          <w:szCs w:val="24"/>
        </w:rPr>
        <w:t>estudiantes  de</w:t>
      </w:r>
      <w:proofErr w:type="gramEnd"/>
      <w:r>
        <w:rPr>
          <w:color w:val="000000"/>
          <w:sz w:val="24"/>
          <w:szCs w:val="24"/>
        </w:rPr>
        <w:t xml:space="preserve"> nuestra comunidad educativa con su matrícula vigente, que están registrados en el SIGE.</w:t>
      </w:r>
    </w:p>
    <w:p w14:paraId="3911EB75" w14:textId="77777777" w:rsidR="000C4D4F" w:rsidRDefault="000C4D4F">
      <w:pPr>
        <w:pStyle w:val="Normal1"/>
        <w:widowControl w:val="0"/>
        <w:pBdr>
          <w:top w:val="nil"/>
          <w:left w:val="nil"/>
          <w:bottom w:val="nil"/>
          <w:right w:val="nil"/>
          <w:between w:val="nil"/>
        </w:pBdr>
        <w:tabs>
          <w:tab w:val="left" w:pos="8789"/>
        </w:tabs>
        <w:spacing w:before="10" w:after="0" w:line="240" w:lineRule="auto"/>
        <w:ind w:left="1280" w:right="451" w:hanging="428"/>
        <w:rPr>
          <w:color w:val="000000"/>
          <w:sz w:val="24"/>
          <w:szCs w:val="24"/>
        </w:rPr>
      </w:pPr>
    </w:p>
    <w:p w14:paraId="7F82C2FD" w14:textId="77777777" w:rsidR="000C4D4F" w:rsidRDefault="00EB507A">
      <w:pPr>
        <w:pStyle w:val="Normal1"/>
        <w:widowControl w:val="0"/>
        <w:pBdr>
          <w:top w:val="nil"/>
          <w:left w:val="nil"/>
          <w:bottom w:val="nil"/>
          <w:right w:val="nil"/>
          <w:between w:val="nil"/>
        </w:pBdr>
        <w:tabs>
          <w:tab w:val="left" w:pos="8789"/>
        </w:tabs>
        <w:spacing w:before="1" w:after="0" w:line="360" w:lineRule="auto"/>
        <w:ind w:left="493" w:right="454" w:hanging="425"/>
        <w:jc w:val="both"/>
        <w:rPr>
          <w:color w:val="000000"/>
          <w:sz w:val="24"/>
          <w:szCs w:val="24"/>
        </w:rPr>
      </w:pPr>
      <w:r>
        <w:rPr>
          <w:color w:val="000000"/>
          <w:sz w:val="24"/>
          <w:szCs w:val="24"/>
        </w:rPr>
        <w:t xml:space="preserve">2.- El estudiante que requiera un equipo para el préstamo deberá firmar una </w:t>
      </w:r>
      <w:proofErr w:type="gramStart"/>
      <w:r>
        <w:rPr>
          <w:color w:val="000000"/>
          <w:sz w:val="24"/>
          <w:szCs w:val="24"/>
        </w:rPr>
        <w:t>Carta  de</w:t>
      </w:r>
      <w:proofErr w:type="gramEnd"/>
      <w:r>
        <w:rPr>
          <w:color w:val="000000"/>
          <w:sz w:val="24"/>
          <w:szCs w:val="24"/>
        </w:rPr>
        <w:t xml:space="preserve"> Compromiso por parte del apoderado quien se hará responsable del equipo, reconociendo la responsabilidad si pierde o daña el equipo. Así como también si corta, elimina o daña los contenidos digitales almacenados en el dispositivo. </w:t>
      </w:r>
    </w:p>
    <w:p w14:paraId="567F5BCB" w14:textId="77777777" w:rsidR="000C4D4F" w:rsidRDefault="000C4D4F">
      <w:pPr>
        <w:pStyle w:val="Normal1"/>
        <w:widowControl w:val="0"/>
        <w:pBdr>
          <w:top w:val="nil"/>
          <w:left w:val="nil"/>
          <w:bottom w:val="nil"/>
          <w:right w:val="nil"/>
          <w:between w:val="nil"/>
        </w:pBdr>
        <w:tabs>
          <w:tab w:val="left" w:pos="8789"/>
        </w:tabs>
        <w:spacing w:before="2" w:after="0" w:line="240" w:lineRule="auto"/>
        <w:ind w:left="1280" w:right="451" w:hanging="428"/>
        <w:rPr>
          <w:color w:val="000000"/>
          <w:sz w:val="24"/>
          <w:szCs w:val="24"/>
        </w:rPr>
      </w:pPr>
    </w:p>
    <w:p w14:paraId="6EF16C8F" w14:textId="77777777" w:rsidR="000C4D4F" w:rsidRDefault="00EB507A">
      <w:pPr>
        <w:pStyle w:val="Ttulo1"/>
        <w:tabs>
          <w:tab w:val="left" w:pos="8789"/>
        </w:tabs>
        <w:ind w:right="451"/>
        <w:rPr>
          <w:rFonts w:ascii="Calibri" w:eastAsia="Calibri" w:hAnsi="Calibri" w:cs="Calibri"/>
          <w:sz w:val="24"/>
          <w:szCs w:val="24"/>
        </w:rPr>
      </w:pPr>
      <w:r>
        <w:rPr>
          <w:rFonts w:ascii="Calibri" w:eastAsia="Calibri" w:hAnsi="Calibri" w:cs="Calibri"/>
          <w:sz w:val="24"/>
          <w:szCs w:val="24"/>
        </w:rPr>
        <w:t>II.- PRÉSTAMO Y DEVOLUCIÓN</w:t>
      </w:r>
    </w:p>
    <w:p w14:paraId="3EDEA6C8" w14:textId="77777777" w:rsidR="000C4D4F" w:rsidRDefault="000C4D4F">
      <w:pPr>
        <w:pStyle w:val="Normal1"/>
        <w:widowControl w:val="0"/>
        <w:pBdr>
          <w:top w:val="nil"/>
          <w:left w:val="nil"/>
          <w:bottom w:val="nil"/>
          <w:right w:val="nil"/>
          <w:between w:val="nil"/>
        </w:pBdr>
        <w:tabs>
          <w:tab w:val="left" w:pos="8789"/>
        </w:tabs>
        <w:spacing w:after="0" w:line="240" w:lineRule="auto"/>
        <w:ind w:left="1280" w:right="451" w:hanging="428"/>
        <w:rPr>
          <w:b/>
          <w:color w:val="000000"/>
          <w:sz w:val="24"/>
          <w:szCs w:val="24"/>
        </w:rPr>
      </w:pPr>
    </w:p>
    <w:p w14:paraId="7EB111CE" w14:textId="77777777" w:rsidR="000C4D4F" w:rsidRDefault="00EB507A">
      <w:pPr>
        <w:pStyle w:val="Normal1"/>
        <w:widowControl w:val="0"/>
        <w:pBdr>
          <w:top w:val="nil"/>
          <w:left w:val="nil"/>
          <w:bottom w:val="nil"/>
          <w:right w:val="nil"/>
          <w:between w:val="nil"/>
        </w:pBdr>
        <w:tabs>
          <w:tab w:val="left" w:pos="8789"/>
        </w:tabs>
        <w:spacing w:after="0" w:line="360" w:lineRule="auto"/>
        <w:ind w:left="493" w:right="454" w:hanging="425"/>
        <w:rPr>
          <w:color w:val="000000"/>
          <w:sz w:val="24"/>
          <w:szCs w:val="24"/>
        </w:rPr>
      </w:pPr>
      <w:r>
        <w:rPr>
          <w:color w:val="000000"/>
          <w:sz w:val="24"/>
          <w:szCs w:val="24"/>
        </w:rPr>
        <w:t>1.- El préstamo es personal, debiendo el estudiante y apoderado identificarse previamente con su cédula de identidad.</w:t>
      </w:r>
    </w:p>
    <w:p w14:paraId="6A051327" w14:textId="77777777" w:rsidR="000C4D4F" w:rsidRDefault="000C4D4F">
      <w:pPr>
        <w:pStyle w:val="Normal1"/>
        <w:widowControl w:val="0"/>
        <w:pBdr>
          <w:top w:val="nil"/>
          <w:left w:val="nil"/>
          <w:bottom w:val="nil"/>
          <w:right w:val="nil"/>
          <w:between w:val="nil"/>
        </w:pBdr>
        <w:tabs>
          <w:tab w:val="left" w:pos="8789"/>
        </w:tabs>
        <w:spacing w:after="0" w:line="240" w:lineRule="auto"/>
        <w:ind w:left="497" w:right="451" w:hanging="428"/>
        <w:rPr>
          <w:color w:val="000000"/>
          <w:sz w:val="24"/>
          <w:szCs w:val="24"/>
        </w:rPr>
      </w:pPr>
    </w:p>
    <w:p w14:paraId="5FBCC12B" w14:textId="77777777" w:rsidR="000C4D4F" w:rsidRDefault="00EB507A">
      <w:pPr>
        <w:pStyle w:val="Normal1"/>
        <w:widowControl w:val="0"/>
        <w:pBdr>
          <w:top w:val="nil"/>
          <w:left w:val="nil"/>
          <w:bottom w:val="nil"/>
          <w:right w:val="nil"/>
          <w:between w:val="nil"/>
        </w:pBdr>
        <w:tabs>
          <w:tab w:val="left" w:pos="8789"/>
        </w:tabs>
        <w:spacing w:after="0" w:line="360" w:lineRule="auto"/>
        <w:ind w:left="493" w:right="454" w:hanging="425"/>
        <w:rPr>
          <w:color w:val="000000"/>
          <w:sz w:val="24"/>
          <w:szCs w:val="24"/>
        </w:rPr>
      </w:pPr>
      <w:r>
        <w:rPr>
          <w:color w:val="000000"/>
          <w:sz w:val="24"/>
          <w:szCs w:val="24"/>
        </w:rPr>
        <w:t>2.- El estudiante y apoderado que solicita un equipo en préstamo deberá firmar una Carta de Compromiso.</w:t>
      </w:r>
    </w:p>
    <w:p w14:paraId="674B6E14" w14:textId="77777777" w:rsidR="000C4D4F" w:rsidRDefault="000C4D4F">
      <w:pPr>
        <w:pStyle w:val="Normal1"/>
        <w:widowControl w:val="0"/>
        <w:pBdr>
          <w:top w:val="nil"/>
          <w:left w:val="nil"/>
          <w:bottom w:val="nil"/>
          <w:right w:val="nil"/>
          <w:between w:val="nil"/>
        </w:pBdr>
        <w:tabs>
          <w:tab w:val="left" w:pos="8789"/>
        </w:tabs>
        <w:spacing w:after="0" w:line="240" w:lineRule="auto"/>
        <w:ind w:left="497" w:right="451" w:hanging="428"/>
        <w:rPr>
          <w:color w:val="000000"/>
          <w:sz w:val="24"/>
          <w:szCs w:val="24"/>
        </w:rPr>
      </w:pPr>
    </w:p>
    <w:p w14:paraId="53CADED7" w14:textId="77777777" w:rsidR="000C4D4F" w:rsidRDefault="00EB507A">
      <w:pPr>
        <w:pStyle w:val="Normal1"/>
        <w:widowControl w:val="0"/>
        <w:pBdr>
          <w:top w:val="nil"/>
          <w:left w:val="nil"/>
          <w:bottom w:val="nil"/>
          <w:right w:val="nil"/>
          <w:between w:val="nil"/>
        </w:pBdr>
        <w:tabs>
          <w:tab w:val="left" w:pos="8789"/>
        </w:tabs>
        <w:spacing w:after="0" w:line="360" w:lineRule="auto"/>
        <w:ind w:left="493" w:right="454" w:hanging="425"/>
        <w:jc w:val="both"/>
        <w:rPr>
          <w:color w:val="000000"/>
          <w:sz w:val="24"/>
          <w:szCs w:val="24"/>
        </w:rPr>
      </w:pPr>
      <w:r>
        <w:rPr>
          <w:color w:val="000000"/>
          <w:sz w:val="24"/>
          <w:szCs w:val="24"/>
        </w:rPr>
        <w:t>3.- El profesor jefe hará una revisión visual para asegurarse de que los equipos sean prestados y devueltos en buenas condiciones, revisando en forma especial los:</w:t>
      </w:r>
    </w:p>
    <w:p w14:paraId="28D3B553" w14:textId="77777777" w:rsidR="000C4D4F" w:rsidRDefault="000C4D4F">
      <w:pPr>
        <w:pStyle w:val="Normal1"/>
        <w:widowControl w:val="0"/>
        <w:pBdr>
          <w:top w:val="nil"/>
          <w:left w:val="nil"/>
          <w:bottom w:val="nil"/>
          <w:right w:val="nil"/>
          <w:between w:val="nil"/>
        </w:pBdr>
        <w:tabs>
          <w:tab w:val="left" w:pos="8789"/>
        </w:tabs>
        <w:spacing w:before="11" w:after="0" w:line="240" w:lineRule="auto"/>
        <w:ind w:left="1280" w:right="451" w:hanging="428"/>
        <w:rPr>
          <w:color w:val="000000"/>
          <w:sz w:val="24"/>
          <w:szCs w:val="24"/>
        </w:rPr>
      </w:pPr>
    </w:p>
    <w:p w14:paraId="5CDFF51C" w14:textId="77777777" w:rsidR="000C4D4F" w:rsidRDefault="00EB507A">
      <w:pPr>
        <w:pStyle w:val="Normal1"/>
        <w:widowControl w:val="0"/>
        <w:numPr>
          <w:ilvl w:val="1"/>
          <w:numId w:val="47"/>
        </w:numPr>
        <w:pBdr>
          <w:top w:val="nil"/>
          <w:left w:val="nil"/>
          <w:bottom w:val="nil"/>
          <w:right w:val="nil"/>
          <w:between w:val="nil"/>
        </w:pBdr>
        <w:tabs>
          <w:tab w:val="left" w:pos="666"/>
          <w:tab w:val="left" w:pos="8789"/>
        </w:tabs>
        <w:spacing w:after="0" w:line="240" w:lineRule="auto"/>
        <w:ind w:left="665" w:right="451" w:hanging="169"/>
        <w:jc w:val="both"/>
        <w:rPr>
          <w:color w:val="000000"/>
          <w:sz w:val="24"/>
          <w:szCs w:val="24"/>
        </w:rPr>
      </w:pPr>
      <w:r>
        <w:rPr>
          <w:color w:val="000000"/>
          <w:sz w:val="24"/>
          <w:szCs w:val="24"/>
        </w:rPr>
        <w:t>Estuche del dispositivo.</w:t>
      </w:r>
    </w:p>
    <w:p w14:paraId="16CB29B6" w14:textId="77777777" w:rsidR="000C4D4F" w:rsidRDefault="000C4D4F">
      <w:pPr>
        <w:pStyle w:val="Normal1"/>
        <w:widowControl w:val="0"/>
        <w:pBdr>
          <w:top w:val="nil"/>
          <w:left w:val="nil"/>
          <w:bottom w:val="nil"/>
          <w:right w:val="nil"/>
          <w:between w:val="nil"/>
        </w:pBdr>
        <w:tabs>
          <w:tab w:val="left" w:pos="8789"/>
        </w:tabs>
        <w:spacing w:before="11" w:after="0" w:line="240" w:lineRule="auto"/>
        <w:ind w:left="1280" w:right="451" w:hanging="428"/>
        <w:rPr>
          <w:color w:val="000000"/>
          <w:sz w:val="24"/>
          <w:szCs w:val="24"/>
        </w:rPr>
      </w:pPr>
    </w:p>
    <w:p w14:paraId="0B0BEC3C" w14:textId="77777777" w:rsidR="000C4D4F" w:rsidRDefault="00EB507A">
      <w:pPr>
        <w:pStyle w:val="Normal1"/>
        <w:widowControl w:val="0"/>
        <w:numPr>
          <w:ilvl w:val="1"/>
          <w:numId w:val="47"/>
        </w:numPr>
        <w:pBdr>
          <w:top w:val="nil"/>
          <w:left w:val="nil"/>
          <w:bottom w:val="nil"/>
          <w:right w:val="nil"/>
          <w:between w:val="nil"/>
        </w:pBdr>
        <w:tabs>
          <w:tab w:val="left" w:pos="615"/>
          <w:tab w:val="left" w:pos="8789"/>
        </w:tabs>
        <w:spacing w:after="0" w:line="240" w:lineRule="auto"/>
        <w:ind w:right="451"/>
        <w:jc w:val="both"/>
        <w:rPr>
          <w:color w:val="000000"/>
          <w:sz w:val="24"/>
          <w:szCs w:val="24"/>
        </w:rPr>
      </w:pPr>
      <w:r>
        <w:rPr>
          <w:color w:val="000000"/>
          <w:sz w:val="24"/>
          <w:szCs w:val="24"/>
        </w:rPr>
        <w:t>Instrucciones para su uso.</w:t>
      </w:r>
    </w:p>
    <w:p w14:paraId="6372675A" w14:textId="77777777" w:rsidR="000C4D4F" w:rsidRDefault="000C4D4F">
      <w:pPr>
        <w:pStyle w:val="Normal1"/>
        <w:widowControl w:val="0"/>
        <w:pBdr>
          <w:top w:val="nil"/>
          <w:left w:val="nil"/>
          <w:bottom w:val="nil"/>
          <w:right w:val="nil"/>
          <w:between w:val="nil"/>
        </w:pBdr>
        <w:tabs>
          <w:tab w:val="left" w:pos="8789"/>
        </w:tabs>
        <w:spacing w:after="0" w:line="240" w:lineRule="auto"/>
        <w:ind w:left="1280" w:right="451" w:hanging="428"/>
        <w:rPr>
          <w:color w:val="000000"/>
          <w:sz w:val="24"/>
          <w:szCs w:val="24"/>
        </w:rPr>
      </w:pPr>
    </w:p>
    <w:p w14:paraId="36F3D252" w14:textId="77777777" w:rsidR="000C4D4F" w:rsidRDefault="00EB507A">
      <w:pPr>
        <w:pStyle w:val="Normal1"/>
        <w:widowControl w:val="0"/>
        <w:numPr>
          <w:ilvl w:val="1"/>
          <w:numId w:val="47"/>
        </w:numPr>
        <w:pBdr>
          <w:top w:val="nil"/>
          <w:left w:val="nil"/>
          <w:bottom w:val="nil"/>
          <w:right w:val="nil"/>
          <w:between w:val="nil"/>
        </w:pBdr>
        <w:tabs>
          <w:tab w:val="left" w:pos="615"/>
          <w:tab w:val="left" w:pos="8789"/>
        </w:tabs>
        <w:spacing w:after="0" w:line="240" w:lineRule="auto"/>
        <w:ind w:right="451"/>
        <w:jc w:val="both"/>
        <w:rPr>
          <w:color w:val="000000"/>
          <w:sz w:val="24"/>
          <w:szCs w:val="24"/>
        </w:rPr>
      </w:pPr>
      <w:r>
        <w:rPr>
          <w:color w:val="000000"/>
          <w:sz w:val="24"/>
          <w:szCs w:val="24"/>
        </w:rPr>
        <w:t>Cargadores, enchufes y cables.</w:t>
      </w:r>
    </w:p>
    <w:p w14:paraId="42D85979" w14:textId="77777777" w:rsidR="000C4D4F" w:rsidRDefault="000C4D4F">
      <w:pPr>
        <w:pStyle w:val="Normal1"/>
        <w:pBdr>
          <w:top w:val="nil"/>
          <w:left w:val="nil"/>
          <w:bottom w:val="nil"/>
          <w:right w:val="nil"/>
          <w:between w:val="nil"/>
        </w:pBdr>
        <w:tabs>
          <w:tab w:val="left" w:pos="8789"/>
        </w:tabs>
        <w:spacing w:after="0"/>
        <w:ind w:left="720" w:right="451"/>
        <w:rPr>
          <w:color w:val="000000"/>
          <w:sz w:val="24"/>
          <w:szCs w:val="24"/>
        </w:rPr>
      </w:pPr>
    </w:p>
    <w:p w14:paraId="00ED4DF4" w14:textId="77777777" w:rsidR="000C4D4F" w:rsidRDefault="00EB507A">
      <w:pPr>
        <w:pStyle w:val="Normal1"/>
        <w:widowControl w:val="0"/>
        <w:numPr>
          <w:ilvl w:val="1"/>
          <w:numId w:val="47"/>
        </w:numPr>
        <w:pBdr>
          <w:top w:val="nil"/>
          <w:left w:val="nil"/>
          <w:bottom w:val="nil"/>
          <w:right w:val="nil"/>
          <w:between w:val="nil"/>
        </w:pBdr>
        <w:tabs>
          <w:tab w:val="left" w:pos="615"/>
          <w:tab w:val="left" w:pos="8789"/>
        </w:tabs>
        <w:spacing w:after="0" w:line="240" w:lineRule="auto"/>
        <w:ind w:right="451"/>
        <w:jc w:val="both"/>
        <w:rPr>
          <w:color w:val="000000"/>
          <w:sz w:val="24"/>
          <w:szCs w:val="24"/>
        </w:rPr>
      </w:pPr>
      <w:r>
        <w:rPr>
          <w:color w:val="000000"/>
          <w:sz w:val="24"/>
          <w:szCs w:val="24"/>
        </w:rPr>
        <w:t>Pantalla en buen estado</w:t>
      </w:r>
    </w:p>
    <w:p w14:paraId="2AD438B2" w14:textId="77777777" w:rsidR="000C4D4F" w:rsidRDefault="000C4D4F">
      <w:pPr>
        <w:pStyle w:val="Normal1"/>
        <w:pBdr>
          <w:top w:val="nil"/>
          <w:left w:val="nil"/>
          <w:bottom w:val="nil"/>
          <w:right w:val="nil"/>
          <w:between w:val="nil"/>
        </w:pBdr>
        <w:tabs>
          <w:tab w:val="left" w:pos="8789"/>
        </w:tabs>
        <w:spacing w:after="0"/>
        <w:ind w:left="720" w:right="451"/>
        <w:rPr>
          <w:color w:val="000000"/>
          <w:sz w:val="24"/>
          <w:szCs w:val="24"/>
        </w:rPr>
      </w:pPr>
    </w:p>
    <w:p w14:paraId="2A8FE134" w14:textId="77777777" w:rsidR="000C4D4F" w:rsidRDefault="00EB507A">
      <w:pPr>
        <w:pStyle w:val="Normal1"/>
        <w:widowControl w:val="0"/>
        <w:numPr>
          <w:ilvl w:val="1"/>
          <w:numId w:val="47"/>
        </w:numPr>
        <w:pBdr>
          <w:top w:val="nil"/>
          <w:left w:val="nil"/>
          <w:bottom w:val="nil"/>
          <w:right w:val="nil"/>
          <w:between w:val="nil"/>
        </w:pBdr>
        <w:tabs>
          <w:tab w:val="left" w:pos="615"/>
          <w:tab w:val="left" w:pos="8789"/>
        </w:tabs>
        <w:spacing w:after="0" w:line="240" w:lineRule="auto"/>
        <w:ind w:right="451"/>
        <w:jc w:val="both"/>
        <w:rPr>
          <w:color w:val="000000"/>
          <w:sz w:val="24"/>
          <w:szCs w:val="24"/>
        </w:rPr>
      </w:pPr>
      <w:r>
        <w:rPr>
          <w:color w:val="000000"/>
          <w:sz w:val="24"/>
          <w:szCs w:val="24"/>
        </w:rPr>
        <w:t>Se encenderá antes de la entrega para verificar que funcione completamente.</w:t>
      </w:r>
    </w:p>
    <w:p w14:paraId="6CBF5361" w14:textId="77777777" w:rsidR="000C4D4F" w:rsidRDefault="000C4D4F">
      <w:pPr>
        <w:pStyle w:val="Normal1"/>
        <w:pBdr>
          <w:top w:val="nil"/>
          <w:left w:val="nil"/>
          <w:bottom w:val="nil"/>
          <w:right w:val="nil"/>
          <w:between w:val="nil"/>
        </w:pBdr>
        <w:tabs>
          <w:tab w:val="left" w:pos="8789"/>
        </w:tabs>
        <w:spacing w:after="0"/>
        <w:ind w:left="720" w:right="451"/>
        <w:rPr>
          <w:color w:val="000000"/>
          <w:sz w:val="24"/>
          <w:szCs w:val="24"/>
        </w:rPr>
      </w:pPr>
    </w:p>
    <w:p w14:paraId="02EE9D60" w14:textId="77777777" w:rsidR="000C4D4F" w:rsidRDefault="00EB507A">
      <w:pPr>
        <w:pStyle w:val="Normal1"/>
        <w:widowControl w:val="0"/>
        <w:numPr>
          <w:ilvl w:val="1"/>
          <w:numId w:val="47"/>
        </w:numPr>
        <w:pBdr>
          <w:top w:val="nil"/>
          <w:left w:val="nil"/>
          <w:bottom w:val="nil"/>
          <w:right w:val="nil"/>
          <w:between w:val="nil"/>
        </w:pBdr>
        <w:tabs>
          <w:tab w:val="left" w:pos="615"/>
          <w:tab w:val="left" w:pos="8789"/>
        </w:tabs>
        <w:spacing w:after="0" w:line="240" w:lineRule="auto"/>
        <w:ind w:right="451"/>
        <w:jc w:val="both"/>
        <w:rPr>
          <w:color w:val="000000"/>
          <w:sz w:val="24"/>
          <w:szCs w:val="24"/>
        </w:rPr>
      </w:pPr>
      <w:r>
        <w:rPr>
          <w:color w:val="000000"/>
          <w:sz w:val="24"/>
          <w:szCs w:val="24"/>
        </w:rPr>
        <w:t xml:space="preserve">Se anotará número de registro de Inventario y </w:t>
      </w:r>
      <w:proofErr w:type="spellStart"/>
      <w:r>
        <w:rPr>
          <w:color w:val="000000"/>
          <w:sz w:val="24"/>
          <w:szCs w:val="24"/>
        </w:rPr>
        <w:t>N°</w:t>
      </w:r>
      <w:proofErr w:type="spellEnd"/>
      <w:r>
        <w:rPr>
          <w:color w:val="000000"/>
          <w:sz w:val="24"/>
          <w:szCs w:val="24"/>
        </w:rPr>
        <w:t xml:space="preserve"> de Serie del equipo.</w:t>
      </w:r>
    </w:p>
    <w:p w14:paraId="171821C0" w14:textId="77777777" w:rsidR="000C4D4F" w:rsidRDefault="000C4D4F">
      <w:pPr>
        <w:pStyle w:val="Normal1"/>
        <w:pBdr>
          <w:top w:val="nil"/>
          <w:left w:val="nil"/>
          <w:bottom w:val="nil"/>
          <w:right w:val="nil"/>
          <w:between w:val="nil"/>
        </w:pBdr>
        <w:tabs>
          <w:tab w:val="left" w:pos="8789"/>
        </w:tabs>
        <w:spacing w:after="0"/>
        <w:ind w:left="720" w:right="451"/>
        <w:rPr>
          <w:color w:val="000000"/>
          <w:sz w:val="24"/>
          <w:szCs w:val="24"/>
        </w:rPr>
      </w:pPr>
    </w:p>
    <w:p w14:paraId="13D38D3C" w14:textId="77777777" w:rsidR="000C4D4F" w:rsidRDefault="00EB507A">
      <w:pPr>
        <w:pStyle w:val="Normal1"/>
        <w:widowControl w:val="0"/>
        <w:numPr>
          <w:ilvl w:val="1"/>
          <w:numId w:val="47"/>
        </w:numPr>
        <w:pBdr>
          <w:top w:val="nil"/>
          <w:left w:val="nil"/>
          <w:bottom w:val="nil"/>
          <w:right w:val="nil"/>
          <w:between w:val="nil"/>
        </w:pBdr>
        <w:tabs>
          <w:tab w:val="left" w:pos="615"/>
          <w:tab w:val="left" w:pos="8789"/>
        </w:tabs>
        <w:spacing w:after="0" w:line="240" w:lineRule="auto"/>
        <w:ind w:right="451"/>
        <w:jc w:val="both"/>
        <w:rPr>
          <w:color w:val="000000"/>
          <w:sz w:val="24"/>
          <w:szCs w:val="24"/>
        </w:rPr>
      </w:pPr>
      <w:r>
        <w:rPr>
          <w:color w:val="000000"/>
          <w:sz w:val="24"/>
          <w:szCs w:val="24"/>
        </w:rPr>
        <w:t>Se entregará una fotografía junto al acta de entrega del equipo para su identificación.</w:t>
      </w:r>
    </w:p>
    <w:p w14:paraId="35DDF00B" w14:textId="77777777" w:rsidR="000C4D4F" w:rsidRDefault="000C4D4F">
      <w:pPr>
        <w:pStyle w:val="Normal1"/>
        <w:widowControl w:val="0"/>
        <w:pBdr>
          <w:top w:val="nil"/>
          <w:left w:val="nil"/>
          <w:bottom w:val="nil"/>
          <w:right w:val="nil"/>
          <w:between w:val="nil"/>
        </w:pBdr>
        <w:tabs>
          <w:tab w:val="left" w:pos="8789"/>
        </w:tabs>
        <w:spacing w:after="0" w:line="240" w:lineRule="auto"/>
        <w:ind w:left="1280" w:right="451" w:hanging="428"/>
        <w:rPr>
          <w:color w:val="000000"/>
          <w:sz w:val="24"/>
          <w:szCs w:val="24"/>
        </w:rPr>
      </w:pPr>
    </w:p>
    <w:p w14:paraId="1E4EA725" w14:textId="77777777" w:rsidR="000C4D4F" w:rsidRDefault="000C4D4F">
      <w:pPr>
        <w:pStyle w:val="Normal1"/>
        <w:widowControl w:val="0"/>
        <w:pBdr>
          <w:top w:val="nil"/>
          <w:left w:val="nil"/>
          <w:bottom w:val="nil"/>
          <w:right w:val="nil"/>
          <w:between w:val="nil"/>
        </w:pBdr>
        <w:tabs>
          <w:tab w:val="left" w:pos="8789"/>
        </w:tabs>
        <w:spacing w:after="0" w:line="240" w:lineRule="auto"/>
        <w:ind w:left="1280" w:right="451" w:hanging="428"/>
        <w:rPr>
          <w:color w:val="000000"/>
          <w:sz w:val="24"/>
          <w:szCs w:val="24"/>
        </w:rPr>
      </w:pPr>
    </w:p>
    <w:p w14:paraId="4A6F056A" w14:textId="77777777" w:rsidR="000C4D4F" w:rsidRDefault="00EB507A">
      <w:pPr>
        <w:pStyle w:val="Normal1"/>
        <w:widowControl w:val="0"/>
        <w:pBdr>
          <w:top w:val="nil"/>
          <w:left w:val="nil"/>
          <w:bottom w:val="nil"/>
          <w:right w:val="nil"/>
          <w:between w:val="nil"/>
        </w:pBdr>
        <w:tabs>
          <w:tab w:val="left" w:pos="8789"/>
        </w:tabs>
        <w:spacing w:after="0" w:line="489" w:lineRule="auto"/>
        <w:ind w:left="497" w:right="451" w:hanging="428"/>
        <w:rPr>
          <w:color w:val="000000"/>
          <w:sz w:val="24"/>
          <w:szCs w:val="24"/>
        </w:rPr>
      </w:pPr>
      <w:r>
        <w:rPr>
          <w:color w:val="000000"/>
          <w:sz w:val="24"/>
          <w:szCs w:val="24"/>
        </w:rPr>
        <w:t>4.- Se registrará periodo de tiempo de préstamo del equipo.</w:t>
      </w:r>
    </w:p>
    <w:p w14:paraId="1EF98D1C" w14:textId="77777777" w:rsidR="006F2F48" w:rsidRDefault="006F2F48">
      <w:pPr>
        <w:pStyle w:val="Normal1"/>
        <w:widowControl w:val="0"/>
        <w:pBdr>
          <w:top w:val="nil"/>
          <w:left w:val="nil"/>
          <w:bottom w:val="nil"/>
          <w:right w:val="nil"/>
          <w:between w:val="nil"/>
        </w:pBdr>
        <w:tabs>
          <w:tab w:val="left" w:pos="8789"/>
        </w:tabs>
        <w:spacing w:after="0" w:line="489" w:lineRule="auto"/>
        <w:ind w:left="497" w:right="451" w:hanging="428"/>
        <w:rPr>
          <w:color w:val="000000"/>
          <w:sz w:val="24"/>
          <w:szCs w:val="24"/>
        </w:rPr>
      </w:pPr>
    </w:p>
    <w:p w14:paraId="202F9E95" w14:textId="77777777" w:rsidR="000C4D4F" w:rsidRDefault="00EB507A">
      <w:pPr>
        <w:pStyle w:val="Normal1"/>
        <w:widowControl w:val="0"/>
        <w:pBdr>
          <w:top w:val="nil"/>
          <w:left w:val="nil"/>
          <w:bottom w:val="nil"/>
          <w:right w:val="nil"/>
          <w:between w:val="nil"/>
        </w:pBdr>
        <w:spacing w:after="0" w:line="489" w:lineRule="auto"/>
        <w:ind w:left="497" w:right="2697" w:hanging="428"/>
        <w:jc w:val="center"/>
        <w:rPr>
          <w:b/>
          <w:color w:val="000000"/>
          <w:sz w:val="24"/>
          <w:szCs w:val="24"/>
        </w:rPr>
      </w:pPr>
      <w:r>
        <w:rPr>
          <w:b/>
          <w:color w:val="000000"/>
          <w:sz w:val="24"/>
          <w:szCs w:val="24"/>
        </w:rPr>
        <w:t>III.- USO DE LOS EQUIPOS Y SU RESGUARDO.</w:t>
      </w:r>
    </w:p>
    <w:p w14:paraId="5DE38342" w14:textId="77777777" w:rsidR="000C4D4F" w:rsidRDefault="000C4D4F">
      <w:pPr>
        <w:pStyle w:val="Normal1"/>
        <w:widowControl w:val="0"/>
        <w:pBdr>
          <w:top w:val="nil"/>
          <w:left w:val="nil"/>
          <w:bottom w:val="nil"/>
          <w:right w:val="nil"/>
          <w:between w:val="nil"/>
        </w:pBdr>
        <w:spacing w:after="0" w:line="240" w:lineRule="auto"/>
        <w:ind w:left="1280" w:hanging="428"/>
        <w:rPr>
          <w:b/>
          <w:color w:val="000000"/>
          <w:sz w:val="24"/>
          <w:szCs w:val="24"/>
        </w:rPr>
      </w:pPr>
    </w:p>
    <w:p w14:paraId="7C2F5F9A" w14:textId="77777777" w:rsidR="000C4D4F" w:rsidRDefault="00EB507A">
      <w:pPr>
        <w:pStyle w:val="Normal1"/>
        <w:widowControl w:val="0"/>
        <w:pBdr>
          <w:top w:val="nil"/>
          <w:left w:val="nil"/>
          <w:bottom w:val="nil"/>
          <w:right w:val="nil"/>
          <w:between w:val="nil"/>
        </w:pBdr>
        <w:spacing w:after="0" w:line="240" w:lineRule="auto"/>
        <w:ind w:left="497" w:right="735" w:hanging="428"/>
        <w:jc w:val="both"/>
        <w:rPr>
          <w:color w:val="000000"/>
          <w:sz w:val="24"/>
          <w:szCs w:val="24"/>
        </w:rPr>
      </w:pPr>
      <w:r>
        <w:rPr>
          <w:color w:val="000000"/>
          <w:sz w:val="24"/>
          <w:szCs w:val="24"/>
        </w:rPr>
        <w:t>1.- Queda prohibido modificar o tratar de alterar las configuraciones y funciones de los elementos de protección y seguridad del equipo o del software.</w:t>
      </w:r>
    </w:p>
    <w:p w14:paraId="407394FA" w14:textId="77777777" w:rsidR="000C4D4F" w:rsidRDefault="000C4D4F">
      <w:pPr>
        <w:pStyle w:val="Normal1"/>
        <w:widowControl w:val="0"/>
        <w:pBdr>
          <w:top w:val="nil"/>
          <w:left w:val="nil"/>
          <w:bottom w:val="nil"/>
          <w:right w:val="nil"/>
          <w:between w:val="nil"/>
        </w:pBdr>
        <w:spacing w:before="10" w:after="0" w:line="240" w:lineRule="auto"/>
        <w:ind w:left="1280" w:right="735" w:hanging="428"/>
        <w:rPr>
          <w:color w:val="000000"/>
          <w:sz w:val="24"/>
          <w:szCs w:val="24"/>
        </w:rPr>
      </w:pPr>
    </w:p>
    <w:p w14:paraId="2D270261" w14:textId="77777777" w:rsidR="000C4D4F" w:rsidRDefault="00EB507A">
      <w:pPr>
        <w:pStyle w:val="Normal1"/>
        <w:widowControl w:val="0"/>
        <w:pBdr>
          <w:top w:val="nil"/>
          <w:left w:val="nil"/>
          <w:bottom w:val="nil"/>
          <w:right w:val="nil"/>
          <w:between w:val="nil"/>
        </w:pBdr>
        <w:spacing w:before="1" w:after="0" w:line="240" w:lineRule="auto"/>
        <w:ind w:left="497" w:right="735" w:hanging="428"/>
        <w:jc w:val="both"/>
        <w:rPr>
          <w:color w:val="000000"/>
          <w:sz w:val="24"/>
          <w:szCs w:val="24"/>
        </w:rPr>
      </w:pPr>
      <w:r>
        <w:rPr>
          <w:color w:val="000000"/>
          <w:sz w:val="24"/>
          <w:szCs w:val="24"/>
        </w:rPr>
        <w:t>2.- No deberá desarmar el equipo, ya sea en parte o en su totalidad.</w:t>
      </w:r>
    </w:p>
    <w:p w14:paraId="4C93089F" w14:textId="77777777" w:rsidR="000C4D4F" w:rsidRDefault="000C4D4F">
      <w:pPr>
        <w:pStyle w:val="Normal1"/>
        <w:widowControl w:val="0"/>
        <w:pBdr>
          <w:top w:val="nil"/>
          <w:left w:val="nil"/>
          <w:bottom w:val="nil"/>
          <w:right w:val="nil"/>
          <w:between w:val="nil"/>
        </w:pBdr>
        <w:spacing w:after="0" w:line="240" w:lineRule="auto"/>
        <w:ind w:left="1280" w:right="735" w:hanging="428"/>
        <w:rPr>
          <w:color w:val="000000"/>
          <w:sz w:val="24"/>
          <w:szCs w:val="24"/>
        </w:rPr>
      </w:pPr>
    </w:p>
    <w:p w14:paraId="3FBE9D3E" w14:textId="77777777" w:rsidR="000C4D4F" w:rsidRDefault="00EB507A">
      <w:pPr>
        <w:pStyle w:val="Normal1"/>
        <w:ind w:left="497" w:right="735"/>
        <w:jc w:val="both"/>
        <w:rPr>
          <w:b/>
          <w:sz w:val="24"/>
          <w:szCs w:val="24"/>
        </w:rPr>
      </w:pPr>
      <w:r>
        <w:rPr>
          <w:sz w:val="24"/>
          <w:szCs w:val="24"/>
        </w:rPr>
        <w:t xml:space="preserve">3.- Al alumno que haga uso indebido del equipo y de los contenidos digitales, se le aplicará una sanción establecida en el </w:t>
      </w:r>
      <w:r>
        <w:rPr>
          <w:b/>
          <w:sz w:val="24"/>
          <w:szCs w:val="24"/>
        </w:rPr>
        <w:t>Reglamento de Interno del Establecimiento.</w:t>
      </w:r>
    </w:p>
    <w:p w14:paraId="0EA3396E" w14:textId="77777777" w:rsidR="000C4D4F" w:rsidRDefault="000C4D4F">
      <w:pPr>
        <w:pStyle w:val="Normal1"/>
        <w:widowControl w:val="0"/>
        <w:pBdr>
          <w:top w:val="nil"/>
          <w:left w:val="nil"/>
          <w:bottom w:val="nil"/>
          <w:right w:val="nil"/>
          <w:between w:val="nil"/>
        </w:pBdr>
        <w:spacing w:before="11" w:after="0" w:line="240" w:lineRule="auto"/>
        <w:ind w:left="1280" w:right="735" w:hanging="428"/>
        <w:rPr>
          <w:b/>
          <w:color w:val="000000"/>
          <w:sz w:val="24"/>
          <w:szCs w:val="24"/>
        </w:rPr>
      </w:pPr>
    </w:p>
    <w:p w14:paraId="26DEE5A3" w14:textId="77777777" w:rsidR="000C4D4F" w:rsidRDefault="00EB507A">
      <w:pPr>
        <w:pStyle w:val="Normal1"/>
        <w:widowControl w:val="0"/>
        <w:pBdr>
          <w:top w:val="nil"/>
          <w:left w:val="nil"/>
          <w:bottom w:val="nil"/>
          <w:right w:val="nil"/>
          <w:between w:val="nil"/>
        </w:pBdr>
        <w:spacing w:after="0" w:line="240" w:lineRule="auto"/>
        <w:ind w:left="497" w:right="735" w:hanging="428"/>
        <w:jc w:val="both"/>
        <w:rPr>
          <w:color w:val="000000"/>
          <w:sz w:val="24"/>
          <w:szCs w:val="24"/>
        </w:rPr>
      </w:pPr>
      <w:r>
        <w:rPr>
          <w:color w:val="000000"/>
          <w:sz w:val="24"/>
          <w:szCs w:val="24"/>
        </w:rPr>
        <w:tab/>
        <w:t>4.- No se deberá exponer los equipos a temperaturas de calor muy altas o bajas.</w:t>
      </w:r>
    </w:p>
    <w:p w14:paraId="501C6C4A" w14:textId="77777777" w:rsidR="000C4D4F" w:rsidRDefault="000C4D4F">
      <w:pPr>
        <w:pStyle w:val="Normal1"/>
        <w:widowControl w:val="0"/>
        <w:pBdr>
          <w:top w:val="nil"/>
          <w:left w:val="nil"/>
          <w:bottom w:val="nil"/>
          <w:right w:val="nil"/>
          <w:between w:val="nil"/>
        </w:pBdr>
        <w:spacing w:after="0" w:line="240" w:lineRule="auto"/>
        <w:ind w:left="1280" w:right="735" w:hanging="428"/>
        <w:rPr>
          <w:color w:val="000000"/>
          <w:sz w:val="24"/>
          <w:szCs w:val="24"/>
        </w:rPr>
      </w:pPr>
    </w:p>
    <w:p w14:paraId="6D73370F" w14:textId="77777777" w:rsidR="000C4D4F" w:rsidRDefault="00EB507A">
      <w:pPr>
        <w:pStyle w:val="Normal1"/>
        <w:widowControl w:val="0"/>
        <w:pBdr>
          <w:top w:val="nil"/>
          <w:left w:val="nil"/>
          <w:bottom w:val="nil"/>
          <w:right w:val="nil"/>
          <w:between w:val="nil"/>
        </w:pBdr>
        <w:spacing w:after="0" w:line="360" w:lineRule="auto"/>
        <w:ind w:left="493" w:right="737" w:hanging="425"/>
        <w:jc w:val="both"/>
        <w:rPr>
          <w:color w:val="000000"/>
          <w:sz w:val="24"/>
          <w:szCs w:val="24"/>
        </w:rPr>
      </w:pPr>
      <w:r>
        <w:rPr>
          <w:color w:val="000000"/>
          <w:sz w:val="24"/>
          <w:szCs w:val="24"/>
        </w:rPr>
        <w:tab/>
        <w:t xml:space="preserve">5.- En el caso de necesitar algún tipo de servicio de asistencia para cualquier equipo consulte al encargado de informática del establecimiento. </w:t>
      </w:r>
    </w:p>
    <w:p w14:paraId="78143507" w14:textId="77777777" w:rsidR="000C4D4F" w:rsidRDefault="000C4D4F">
      <w:pPr>
        <w:pStyle w:val="Normal1"/>
        <w:widowControl w:val="0"/>
        <w:pBdr>
          <w:top w:val="nil"/>
          <w:left w:val="nil"/>
          <w:bottom w:val="nil"/>
          <w:right w:val="nil"/>
          <w:between w:val="nil"/>
        </w:pBdr>
        <w:spacing w:before="1" w:after="0" w:line="240" w:lineRule="auto"/>
        <w:ind w:left="1280" w:right="735" w:hanging="428"/>
        <w:rPr>
          <w:color w:val="000000"/>
          <w:sz w:val="24"/>
          <w:szCs w:val="24"/>
        </w:rPr>
      </w:pPr>
    </w:p>
    <w:p w14:paraId="3A43540A" w14:textId="77777777" w:rsidR="000C4D4F" w:rsidRDefault="00EB507A">
      <w:pPr>
        <w:pStyle w:val="Normal1"/>
        <w:pBdr>
          <w:top w:val="nil"/>
          <w:left w:val="nil"/>
          <w:bottom w:val="nil"/>
          <w:right w:val="nil"/>
          <w:between w:val="nil"/>
        </w:pBdr>
        <w:tabs>
          <w:tab w:val="left" w:pos="567"/>
        </w:tabs>
        <w:spacing w:after="0" w:line="360" w:lineRule="auto"/>
        <w:ind w:left="567" w:right="737"/>
        <w:jc w:val="both"/>
        <w:rPr>
          <w:color w:val="000000"/>
          <w:sz w:val="24"/>
          <w:szCs w:val="24"/>
        </w:rPr>
      </w:pPr>
      <w:r>
        <w:rPr>
          <w:color w:val="000000"/>
          <w:sz w:val="24"/>
          <w:szCs w:val="24"/>
        </w:rPr>
        <w:t>6.- En caso de extravío, el apoderado debe acudir a realizar la constancia en Carabineros quedando estampada en ella, fecha, hora y condiciones en las que se extravío (hurto – perdida) indicar igual en el parte la identificación del equipo de acuerdo con las especificaciones indicadas en el acta de entrega.</w:t>
      </w:r>
    </w:p>
    <w:p w14:paraId="43FBDF45" w14:textId="77777777" w:rsidR="000C4D4F" w:rsidRDefault="000C4D4F">
      <w:pPr>
        <w:pStyle w:val="Normal1"/>
        <w:pBdr>
          <w:top w:val="nil"/>
          <w:left w:val="nil"/>
          <w:bottom w:val="nil"/>
          <w:right w:val="nil"/>
          <w:between w:val="nil"/>
        </w:pBdr>
        <w:tabs>
          <w:tab w:val="left" w:pos="355"/>
        </w:tabs>
        <w:spacing w:line="268" w:lineRule="auto"/>
        <w:ind w:left="354" w:right="735"/>
        <w:rPr>
          <w:color w:val="000000"/>
          <w:sz w:val="24"/>
          <w:szCs w:val="24"/>
        </w:rPr>
      </w:pPr>
    </w:p>
    <w:p w14:paraId="30B13987" w14:textId="77777777" w:rsidR="000C4D4F" w:rsidRDefault="00EB507A">
      <w:pPr>
        <w:pStyle w:val="Normal1"/>
        <w:tabs>
          <w:tab w:val="left" w:pos="355"/>
        </w:tabs>
        <w:spacing w:line="360" w:lineRule="auto"/>
        <w:ind w:left="567" w:right="737"/>
        <w:jc w:val="both"/>
        <w:rPr>
          <w:sz w:val="24"/>
          <w:szCs w:val="24"/>
        </w:rPr>
      </w:pPr>
      <w:r>
        <w:rPr>
          <w:sz w:val="24"/>
          <w:szCs w:val="24"/>
        </w:rPr>
        <w:t xml:space="preserve">7.- Destrucción o deterioro del dispositivo por el usuario:  en caso de ocurrir este hecho debe ser entregado el equipo al establecimiento en las condiciones que se encuentre con la copia del acta, lo cual se registrara y firmara el apoderado, se debe verificar que coincida </w:t>
      </w:r>
      <w:proofErr w:type="spellStart"/>
      <w:r>
        <w:rPr>
          <w:sz w:val="24"/>
          <w:szCs w:val="24"/>
        </w:rPr>
        <w:t>N°</w:t>
      </w:r>
      <w:proofErr w:type="spellEnd"/>
      <w:r>
        <w:rPr>
          <w:sz w:val="24"/>
          <w:szCs w:val="24"/>
        </w:rPr>
        <w:t xml:space="preserve"> de serie y </w:t>
      </w:r>
      <w:proofErr w:type="spellStart"/>
      <w:r>
        <w:rPr>
          <w:sz w:val="24"/>
          <w:szCs w:val="24"/>
        </w:rPr>
        <w:t>N°</w:t>
      </w:r>
      <w:proofErr w:type="spellEnd"/>
      <w:r>
        <w:rPr>
          <w:sz w:val="24"/>
          <w:szCs w:val="24"/>
        </w:rPr>
        <w:t xml:space="preserve"> de inventario del equipo.</w:t>
      </w:r>
    </w:p>
    <w:p w14:paraId="19F8B342" w14:textId="77777777" w:rsidR="000C4D4F" w:rsidRDefault="00EB507A">
      <w:pPr>
        <w:pStyle w:val="Normal1"/>
        <w:tabs>
          <w:tab w:val="left" w:pos="372"/>
        </w:tabs>
        <w:spacing w:before="1" w:line="360" w:lineRule="auto"/>
        <w:ind w:left="567" w:right="737"/>
        <w:jc w:val="both"/>
        <w:rPr>
          <w:sz w:val="24"/>
          <w:szCs w:val="24"/>
        </w:rPr>
      </w:pPr>
      <w:r>
        <w:rPr>
          <w:sz w:val="24"/>
          <w:szCs w:val="24"/>
        </w:rPr>
        <w:t xml:space="preserve">8.- Los procedimientos establecidos a en los casos de pérdidas o daños deben ejecutarse a cabalidad para el debido resguardo del inventario del establecimiento. </w:t>
      </w:r>
    </w:p>
    <w:p w14:paraId="75019BD4" w14:textId="77777777" w:rsidR="000C4D4F" w:rsidRDefault="000C4D4F">
      <w:pPr>
        <w:pStyle w:val="Normal1"/>
        <w:widowControl w:val="0"/>
        <w:pBdr>
          <w:top w:val="nil"/>
          <w:left w:val="nil"/>
          <w:bottom w:val="nil"/>
          <w:right w:val="nil"/>
          <w:between w:val="nil"/>
        </w:pBdr>
        <w:spacing w:after="0" w:line="240" w:lineRule="auto"/>
        <w:ind w:left="1280" w:right="735" w:hanging="428"/>
        <w:jc w:val="both"/>
        <w:rPr>
          <w:color w:val="000000"/>
          <w:sz w:val="24"/>
          <w:szCs w:val="24"/>
        </w:rPr>
        <w:sectPr w:rsidR="000C4D4F">
          <w:pgSz w:w="11906" w:h="16838"/>
          <w:pgMar w:top="1276" w:right="600" w:bottom="709" w:left="600" w:header="720" w:footer="283" w:gutter="0"/>
          <w:cols w:space="720"/>
        </w:sectPr>
      </w:pPr>
    </w:p>
    <w:p w14:paraId="59C3FE56" w14:textId="77777777" w:rsidR="000C4D4F" w:rsidRDefault="00EB507A">
      <w:pPr>
        <w:pStyle w:val="Normal1"/>
        <w:spacing w:before="56"/>
        <w:ind w:left="1396" w:right="1394"/>
        <w:jc w:val="center"/>
        <w:rPr>
          <w:b/>
        </w:rPr>
      </w:pPr>
      <w:r>
        <w:rPr>
          <w:b/>
        </w:rPr>
        <w:lastRenderedPageBreak/>
        <w:t>CARTA DE COMPROMISO PARA EL USO DE EQUIPOS ELECTRONICOS</w:t>
      </w:r>
    </w:p>
    <w:p w14:paraId="4F011FDA" w14:textId="77777777" w:rsidR="000C4D4F" w:rsidRDefault="000C4D4F">
      <w:pPr>
        <w:pStyle w:val="Normal1"/>
        <w:widowControl w:val="0"/>
        <w:pBdr>
          <w:top w:val="nil"/>
          <w:left w:val="nil"/>
          <w:bottom w:val="nil"/>
          <w:right w:val="nil"/>
          <w:between w:val="nil"/>
        </w:pBdr>
        <w:spacing w:before="11" w:after="0" w:line="240" w:lineRule="auto"/>
        <w:ind w:left="1280" w:right="451" w:hanging="428"/>
        <w:rPr>
          <w:rFonts w:ascii="Arial" w:eastAsia="Arial" w:hAnsi="Arial" w:cs="Arial"/>
          <w:b/>
          <w:color w:val="000000"/>
          <w:sz w:val="21"/>
          <w:szCs w:val="21"/>
        </w:rPr>
      </w:pPr>
    </w:p>
    <w:p w14:paraId="792FDCA3" w14:textId="77777777" w:rsidR="000C4D4F" w:rsidRDefault="00EB507A">
      <w:pPr>
        <w:pStyle w:val="Normal1"/>
        <w:widowControl w:val="0"/>
        <w:pBdr>
          <w:top w:val="nil"/>
          <w:left w:val="nil"/>
          <w:bottom w:val="nil"/>
          <w:right w:val="nil"/>
          <w:between w:val="nil"/>
        </w:pBdr>
        <w:tabs>
          <w:tab w:val="left" w:pos="2184"/>
          <w:tab w:val="left" w:pos="2516"/>
          <w:tab w:val="left" w:pos="6746"/>
          <w:tab w:val="left" w:pos="6910"/>
        </w:tabs>
        <w:spacing w:after="0" w:line="480" w:lineRule="auto"/>
        <w:ind w:left="284" w:right="451" w:hanging="428"/>
        <w:rPr>
          <w:rFonts w:ascii="Arial" w:eastAsia="Arial" w:hAnsi="Arial" w:cs="Arial"/>
          <w:color w:val="000000"/>
        </w:rPr>
      </w:pPr>
      <w:r>
        <w:rPr>
          <w:rFonts w:ascii="Arial" w:eastAsia="Arial" w:hAnsi="Arial" w:cs="Arial"/>
          <w:color w:val="000000"/>
        </w:rPr>
        <w:t xml:space="preserve">Por la presente, Yo </w:t>
      </w:r>
    </w:p>
    <w:p w14:paraId="3C304F61" w14:textId="77777777" w:rsidR="000C4D4F" w:rsidRDefault="00EB507A">
      <w:pPr>
        <w:pStyle w:val="Normal1"/>
        <w:widowControl w:val="0"/>
        <w:pBdr>
          <w:top w:val="nil"/>
          <w:left w:val="nil"/>
          <w:bottom w:val="nil"/>
          <w:right w:val="nil"/>
          <w:between w:val="nil"/>
        </w:pBdr>
        <w:tabs>
          <w:tab w:val="left" w:pos="2184"/>
          <w:tab w:val="left" w:pos="2516"/>
          <w:tab w:val="left" w:pos="6746"/>
          <w:tab w:val="left" w:pos="6910"/>
        </w:tabs>
        <w:spacing w:after="0" w:line="480" w:lineRule="auto"/>
        <w:ind w:left="284" w:right="451" w:hanging="428"/>
        <w:rPr>
          <w:rFonts w:ascii="Arial" w:eastAsia="Arial" w:hAnsi="Arial" w:cs="Arial"/>
          <w:color w:val="000000"/>
          <w:u w:val="single"/>
        </w:rPr>
      </w:pPr>
      <w:r>
        <w:rPr>
          <w:rFonts w:ascii="Arial" w:eastAsia="Arial" w:hAnsi="Arial" w:cs="Arial"/>
          <w:color w:val="000000"/>
        </w:rPr>
        <w:t xml:space="preserve">RUN:                                          apoderado de </w:t>
      </w:r>
    </w:p>
    <w:p w14:paraId="246200F3" w14:textId="77777777" w:rsidR="000C4D4F" w:rsidRDefault="00EB507A">
      <w:pPr>
        <w:pStyle w:val="Normal1"/>
        <w:widowControl w:val="0"/>
        <w:pBdr>
          <w:top w:val="nil"/>
          <w:left w:val="nil"/>
          <w:bottom w:val="nil"/>
          <w:right w:val="nil"/>
          <w:between w:val="nil"/>
        </w:pBdr>
        <w:tabs>
          <w:tab w:val="left" w:pos="2184"/>
          <w:tab w:val="left" w:pos="2516"/>
          <w:tab w:val="left" w:pos="6746"/>
          <w:tab w:val="left" w:pos="6910"/>
        </w:tabs>
        <w:spacing w:after="0" w:line="480" w:lineRule="auto"/>
        <w:ind w:left="284" w:right="451" w:hanging="428"/>
        <w:rPr>
          <w:rFonts w:ascii="Arial" w:eastAsia="Arial" w:hAnsi="Arial" w:cs="Arial"/>
          <w:color w:val="000000"/>
        </w:rPr>
      </w:pPr>
      <w:r>
        <w:rPr>
          <w:rFonts w:ascii="Arial" w:eastAsia="Arial" w:hAnsi="Arial" w:cs="Arial"/>
          <w:color w:val="000000"/>
        </w:rPr>
        <w:t xml:space="preserve">Perteneciente al curso:                                     Profesor </w:t>
      </w:r>
      <w:proofErr w:type="gramStart"/>
      <w:r>
        <w:rPr>
          <w:rFonts w:ascii="Arial" w:eastAsia="Arial" w:hAnsi="Arial" w:cs="Arial"/>
          <w:color w:val="000000"/>
        </w:rPr>
        <w:t>Jefe</w:t>
      </w:r>
      <w:proofErr w:type="gramEnd"/>
      <w:r>
        <w:rPr>
          <w:rFonts w:ascii="Arial" w:eastAsia="Arial" w:hAnsi="Arial" w:cs="Arial"/>
          <w:color w:val="000000"/>
        </w:rPr>
        <w:t xml:space="preserve">: </w:t>
      </w:r>
    </w:p>
    <w:p w14:paraId="5ECB3368" w14:textId="77777777" w:rsidR="000C4D4F" w:rsidRDefault="00EB507A">
      <w:pPr>
        <w:pStyle w:val="Normal1"/>
        <w:widowControl w:val="0"/>
        <w:pBdr>
          <w:top w:val="nil"/>
          <w:left w:val="nil"/>
          <w:bottom w:val="nil"/>
          <w:right w:val="nil"/>
          <w:between w:val="nil"/>
        </w:pBdr>
        <w:tabs>
          <w:tab w:val="left" w:pos="2184"/>
          <w:tab w:val="left" w:pos="2516"/>
          <w:tab w:val="left" w:pos="6746"/>
          <w:tab w:val="left" w:pos="6910"/>
        </w:tabs>
        <w:spacing w:after="0" w:line="480" w:lineRule="auto"/>
        <w:ind w:left="284" w:right="451" w:hanging="428"/>
        <w:rPr>
          <w:rFonts w:ascii="Arial" w:eastAsia="Arial" w:hAnsi="Arial" w:cs="Arial"/>
          <w:color w:val="000000"/>
        </w:rPr>
      </w:pPr>
      <w:proofErr w:type="spellStart"/>
      <w:r>
        <w:rPr>
          <w:rFonts w:ascii="Arial" w:eastAsia="Arial" w:hAnsi="Arial" w:cs="Arial"/>
          <w:color w:val="000000"/>
        </w:rPr>
        <w:t>N°</w:t>
      </w:r>
      <w:proofErr w:type="spellEnd"/>
      <w:r>
        <w:rPr>
          <w:rFonts w:ascii="Arial" w:eastAsia="Arial" w:hAnsi="Arial" w:cs="Arial"/>
          <w:color w:val="000000"/>
        </w:rPr>
        <w:t xml:space="preserve"> de registro de Matrícula:</w:t>
      </w:r>
    </w:p>
    <w:p w14:paraId="34800169"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rPr>
      </w:pPr>
    </w:p>
    <w:p w14:paraId="2DC2F0D0" w14:textId="77777777" w:rsidR="000C4D4F" w:rsidRDefault="00EB507A">
      <w:pPr>
        <w:pStyle w:val="Normal1"/>
        <w:widowControl w:val="0"/>
        <w:pBdr>
          <w:top w:val="nil"/>
          <w:left w:val="nil"/>
          <w:bottom w:val="nil"/>
          <w:right w:val="nil"/>
          <w:between w:val="nil"/>
        </w:pBdr>
        <w:spacing w:after="0" w:line="360" w:lineRule="auto"/>
        <w:ind w:left="-284" w:right="451" w:firstLine="140"/>
        <w:rPr>
          <w:rFonts w:ascii="Arial" w:eastAsia="Arial" w:hAnsi="Arial" w:cs="Arial"/>
          <w:color w:val="000000"/>
        </w:rPr>
      </w:pPr>
      <w:r>
        <w:rPr>
          <w:rFonts w:ascii="Arial" w:eastAsia="Arial" w:hAnsi="Arial" w:cs="Arial"/>
          <w:color w:val="000000"/>
        </w:rPr>
        <w:t xml:space="preserve">Como apoderado me comprometo a usar correctamente y devolver en buen Estado el “equipo electrónico”, que me ha sido prestados por La escuela </w:t>
      </w:r>
    </w:p>
    <w:p w14:paraId="2A9D22F9" w14:textId="77777777" w:rsidR="000C4D4F" w:rsidRDefault="00EB507A">
      <w:pPr>
        <w:pStyle w:val="Normal1"/>
        <w:jc w:val="center"/>
        <w:rPr>
          <w:b/>
        </w:rPr>
      </w:pPr>
      <w:r>
        <w:rPr>
          <w:b/>
        </w:rPr>
        <w:t>ARTES Y CULTURA DE OSORNO</w:t>
      </w:r>
    </w:p>
    <w:p w14:paraId="695361E7" w14:textId="77777777" w:rsidR="000C4D4F" w:rsidRDefault="000C4D4F">
      <w:pPr>
        <w:pStyle w:val="Normal1"/>
        <w:widowControl w:val="0"/>
        <w:pBdr>
          <w:top w:val="nil"/>
          <w:left w:val="nil"/>
          <w:bottom w:val="nil"/>
          <w:right w:val="nil"/>
          <w:between w:val="nil"/>
        </w:pBdr>
        <w:spacing w:before="11" w:after="0" w:line="240" w:lineRule="auto"/>
        <w:ind w:left="284" w:right="451" w:hanging="428"/>
        <w:rPr>
          <w:rFonts w:ascii="Arial" w:eastAsia="Arial" w:hAnsi="Arial" w:cs="Arial"/>
          <w:color w:val="000000"/>
          <w:sz w:val="21"/>
          <w:szCs w:val="21"/>
        </w:rPr>
      </w:pPr>
    </w:p>
    <w:p w14:paraId="3EDFC4A4" w14:textId="77777777" w:rsidR="000C4D4F" w:rsidRDefault="00EB507A">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b/>
          <w:color w:val="000000"/>
          <w:sz w:val="24"/>
          <w:szCs w:val="24"/>
        </w:rPr>
      </w:pPr>
      <w:r>
        <w:rPr>
          <w:rFonts w:ascii="Arial" w:eastAsia="Arial" w:hAnsi="Arial" w:cs="Arial"/>
          <w:b/>
          <w:color w:val="000000"/>
          <w:sz w:val="24"/>
          <w:szCs w:val="24"/>
        </w:rPr>
        <w:t>El equipo que se entrega es:</w:t>
      </w:r>
    </w:p>
    <w:p w14:paraId="2987ACBC"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sz w:val="24"/>
          <w:szCs w:val="24"/>
        </w:rPr>
      </w:pPr>
    </w:p>
    <w:p w14:paraId="54FA6404" w14:textId="77777777" w:rsidR="000C4D4F" w:rsidRDefault="00EB507A">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sz w:val="24"/>
          <w:szCs w:val="24"/>
        </w:rPr>
      </w:pPr>
      <w:r>
        <w:rPr>
          <w:rFonts w:ascii="Arial" w:eastAsia="Arial" w:hAnsi="Arial" w:cs="Arial"/>
          <w:color w:val="000000"/>
          <w:sz w:val="24"/>
          <w:szCs w:val="24"/>
        </w:rPr>
        <w:t xml:space="preserve">Notebook: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Tablet: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roofErr w:type="spellStart"/>
      <w:r>
        <w:rPr>
          <w:rFonts w:ascii="Arial" w:eastAsia="Arial" w:hAnsi="Arial" w:cs="Arial"/>
          <w:color w:val="000000"/>
          <w:sz w:val="24"/>
          <w:szCs w:val="24"/>
        </w:rPr>
        <w:t>Router</w:t>
      </w:r>
      <w:proofErr w:type="spellEnd"/>
      <w:r>
        <w:rPr>
          <w:rFonts w:ascii="Arial" w:eastAsia="Arial" w:hAnsi="Arial" w:cs="Arial"/>
          <w:color w:val="000000"/>
          <w:sz w:val="24"/>
          <w:szCs w:val="24"/>
        </w:rPr>
        <w:t>:</w:t>
      </w:r>
    </w:p>
    <w:p w14:paraId="24DBBE61"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sz w:val="24"/>
          <w:szCs w:val="24"/>
        </w:rPr>
      </w:pPr>
    </w:p>
    <w:p w14:paraId="1D23494F"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sz w:val="24"/>
          <w:szCs w:val="24"/>
        </w:rPr>
      </w:pPr>
    </w:p>
    <w:p w14:paraId="6DC02CC5" w14:textId="77777777" w:rsidR="000C4D4F" w:rsidRDefault="00EB507A">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rPr>
      </w:pPr>
      <w:proofErr w:type="spellStart"/>
      <w:r>
        <w:rPr>
          <w:rFonts w:ascii="Arial" w:eastAsia="Arial" w:hAnsi="Arial" w:cs="Arial"/>
          <w:color w:val="000000"/>
        </w:rPr>
        <w:t>N°</w:t>
      </w:r>
      <w:proofErr w:type="spellEnd"/>
      <w:r>
        <w:rPr>
          <w:rFonts w:ascii="Arial" w:eastAsia="Arial" w:hAnsi="Arial" w:cs="Arial"/>
          <w:color w:val="000000"/>
        </w:rPr>
        <w:t xml:space="preserve"> de Serie del Equipo:                                                 </w:t>
      </w:r>
    </w:p>
    <w:p w14:paraId="00826FF1"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sz w:val="24"/>
          <w:szCs w:val="24"/>
        </w:rPr>
      </w:pPr>
    </w:p>
    <w:p w14:paraId="270D1318" w14:textId="77777777" w:rsidR="000C4D4F" w:rsidRDefault="00EB507A">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sz w:val="24"/>
          <w:szCs w:val="24"/>
        </w:rPr>
      </w:pPr>
      <w:proofErr w:type="spellStart"/>
      <w:r>
        <w:rPr>
          <w:rFonts w:ascii="Arial" w:eastAsia="Arial" w:hAnsi="Arial" w:cs="Arial"/>
          <w:color w:val="000000"/>
        </w:rPr>
        <w:t>N°</w:t>
      </w:r>
      <w:proofErr w:type="spellEnd"/>
      <w:r>
        <w:rPr>
          <w:rFonts w:ascii="Arial" w:eastAsia="Arial" w:hAnsi="Arial" w:cs="Arial"/>
          <w:color w:val="000000"/>
        </w:rPr>
        <w:t xml:space="preserve"> de registro de Inventario</w:t>
      </w:r>
      <w:r>
        <w:rPr>
          <w:rFonts w:ascii="Arial" w:eastAsia="Arial" w:hAnsi="Arial" w:cs="Arial"/>
          <w:color w:val="000000"/>
          <w:sz w:val="24"/>
          <w:szCs w:val="24"/>
        </w:rPr>
        <w:t xml:space="preserve">: </w:t>
      </w:r>
    </w:p>
    <w:p w14:paraId="3BA24F72"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sz w:val="24"/>
          <w:szCs w:val="24"/>
        </w:rPr>
      </w:pPr>
    </w:p>
    <w:p w14:paraId="5CCE9195"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rFonts w:ascii="Arial" w:eastAsia="Arial" w:hAnsi="Arial" w:cs="Arial"/>
          <w:color w:val="000000"/>
          <w:sz w:val="24"/>
          <w:szCs w:val="24"/>
        </w:rPr>
      </w:pPr>
    </w:p>
    <w:p w14:paraId="7BB3D618" w14:textId="77777777" w:rsidR="000C4D4F" w:rsidRDefault="00EB507A">
      <w:pPr>
        <w:pStyle w:val="Normal1"/>
        <w:widowControl w:val="0"/>
        <w:pBdr>
          <w:top w:val="nil"/>
          <w:left w:val="nil"/>
          <w:bottom w:val="nil"/>
          <w:right w:val="nil"/>
          <w:between w:val="nil"/>
        </w:pBdr>
        <w:spacing w:after="0" w:line="360" w:lineRule="auto"/>
        <w:ind w:left="-142" w:right="454"/>
        <w:jc w:val="both"/>
        <w:rPr>
          <w:rFonts w:ascii="Arial" w:eastAsia="Arial" w:hAnsi="Arial" w:cs="Arial"/>
          <w:color w:val="000000"/>
        </w:rPr>
      </w:pPr>
      <w:r>
        <w:rPr>
          <w:rFonts w:ascii="Arial" w:eastAsia="Arial" w:hAnsi="Arial" w:cs="Arial"/>
          <w:color w:val="000000"/>
        </w:rPr>
        <w:t>Conozco y estoy de acuerdo CON EL REGLAMENTO PARA PRESTAMO Y USO DE EQUIPOS ELECTRONICOS (</w:t>
      </w:r>
      <w:proofErr w:type="gramStart"/>
      <w:r>
        <w:rPr>
          <w:rFonts w:ascii="Arial" w:eastAsia="Arial" w:hAnsi="Arial" w:cs="Arial"/>
          <w:color w:val="000000"/>
        </w:rPr>
        <w:t>ACCESORIOS)  dado</w:t>
      </w:r>
      <w:proofErr w:type="gramEnd"/>
      <w:r>
        <w:rPr>
          <w:rFonts w:ascii="Arial" w:eastAsia="Arial" w:hAnsi="Arial" w:cs="Arial"/>
          <w:color w:val="000000"/>
        </w:rPr>
        <w:t xml:space="preserve"> a conocer al momento de la entrega del equipo según lo expresado por Director y Profesor(a)Jefe, por lo cual asumo, exclusivamente la responsabilidad de resguardo y dar un buen uso del equipo, y los servicios a entregar, del contenido digital y del software.</w:t>
      </w:r>
    </w:p>
    <w:p w14:paraId="3D29562C" w14:textId="77777777" w:rsidR="000C4D4F" w:rsidRDefault="00EB507A">
      <w:pPr>
        <w:pStyle w:val="Normal1"/>
        <w:widowControl w:val="0"/>
        <w:pBdr>
          <w:top w:val="nil"/>
          <w:left w:val="nil"/>
          <w:bottom w:val="nil"/>
          <w:right w:val="nil"/>
          <w:between w:val="nil"/>
        </w:pBdr>
        <w:spacing w:before="1" w:after="0" w:line="360" w:lineRule="auto"/>
        <w:ind w:left="-142" w:right="454"/>
        <w:jc w:val="both"/>
        <w:rPr>
          <w:rFonts w:ascii="Arial" w:eastAsia="Arial" w:hAnsi="Arial" w:cs="Arial"/>
          <w:color w:val="000000"/>
        </w:rPr>
      </w:pPr>
      <w:r>
        <w:rPr>
          <w:rFonts w:ascii="Arial" w:eastAsia="Arial" w:hAnsi="Arial" w:cs="Arial"/>
          <w:color w:val="000000"/>
        </w:rPr>
        <w:t xml:space="preserve">Así mismo, si lo entregara deteriorado, o extraviara o sufriera el robo del dispositivo, debo ejecutar el procedimiento </w:t>
      </w:r>
      <w:proofErr w:type="gramStart"/>
      <w:r>
        <w:rPr>
          <w:rFonts w:ascii="Arial" w:eastAsia="Arial" w:hAnsi="Arial" w:cs="Arial"/>
          <w:color w:val="000000"/>
        </w:rPr>
        <w:t>señalado  en</w:t>
      </w:r>
      <w:proofErr w:type="gramEnd"/>
      <w:r>
        <w:rPr>
          <w:rFonts w:ascii="Arial" w:eastAsia="Arial" w:hAnsi="Arial" w:cs="Arial"/>
          <w:color w:val="000000"/>
        </w:rPr>
        <w:t xml:space="preserve"> el reglamento que regula la  entrega del equipo.</w:t>
      </w:r>
    </w:p>
    <w:p w14:paraId="75DBAEC5" w14:textId="77777777" w:rsidR="000C4D4F" w:rsidRDefault="000C4D4F">
      <w:pPr>
        <w:pStyle w:val="Normal1"/>
        <w:widowControl w:val="0"/>
        <w:pBdr>
          <w:top w:val="nil"/>
          <w:left w:val="nil"/>
          <w:bottom w:val="nil"/>
          <w:right w:val="nil"/>
          <w:between w:val="nil"/>
        </w:pBdr>
        <w:spacing w:before="11" w:after="0" w:line="240" w:lineRule="auto"/>
        <w:ind w:left="284" w:right="451" w:hanging="428"/>
        <w:rPr>
          <w:rFonts w:ascii="Arial" w:eastAsia="Arial" w:hAnsi="Arial" w:cs="Arial"/>
          <w:color w:val="000000"/>
        </w:rPr>
      </w:pPr>
    </w:p>
    <w:p w14:paraId="07CCC523" w14:textId="77777777" w:rsidR="000C4D4F" w:rsidRDefault="00EB507A">
      <w:pPr>
        <w:pStyle w:val="Normal1"/>
        <w:widowControl w:val="0"/>
        <w:pBdr>
          <w:top w:val="nil"/>
          <w:left w:val="nil"/>
          <w:bottom w:val="nil"/>
          <w:right w:val="nil"/>
          <w:between w:val="nil"/>
        </w:pBdr>
        <w:spacing w:after="0" w:line="360" w:lineRule="auto"/>
        <w:ind w:left="-142" w:right="454"/>
        <w:jc w:val="both"/>
        <w:rPr>
          <w:rFonts w:ascii="Arial" w:eastAsia="Arial" w:hAnsi="Arial" w:cs="Arial"/>
          <w:color w:val="000000"/>
        </w:rPr>
      </w:pPr>
      <w:r>
        <w:rPr>
          <w:rFonts w:ascii="Arial" w:eastAsia="Arial" w:hAnsi="Arial" w:cs="Arial"/>
          <w:color w:val="000000"/>
        </w:rPr>
        <w:t>En señal de conformidad y aceptación de lo declarado, firmo este documento para solicitar el préstamo de los equipos a partir de este momento y a futuro.</w:t>
      </w:r>
    </w:p>
    <w:p w14:paraId="55B39612" w14:textId="77777777" w:rsidR="000C4D4F" w:rsidRDefault="000C4D4F">
      <w:pPr>
        <w:pStyle w:val="Normal1"/>
        <w:widowControl w:val="0"/>
        <w:pBdr>
          <w:top w:val="nil"/>
          <w:left w:val="nil"/>
          <w:bottom w:val="nil"/>
          <w:right w:val="nil"/>
          <w:between w:val="nil"/>
        </w:pBdr>
        <w:spacing w:after="0" w:line="240" w:lineRule="auto"/>
        <w:ind w:left="284" w:right="451" w:hanging="428"/>
        <w:rPr>
          <w:rFonts w:ascii="Arial" w:eastAsia="Arial" w:hAnsi="Arial" w:cs="Arial"/>
          <w:color w:val="000000"/>
          <w:sz w:val="24"/>
          <w:szCs w:val="24"/>
        </w:rPr>
      </w:pPr>
    </w:p>
    <w:p w14:paraId="65911FE1" w14:textId="77777777" w:rsidR="000C4D4F" w:rsidRDefault="000C4D4F">
      <w:pPr>
        <w:pStyle w:val="Normal1"/>
        <w:widowControl w:val="0"/>
        <w:pBdr>
          <w:top w:val="nil"/>
          <w:left w:val="nil"/>
          <w:bottom w:val="nil"/>
          <w:right w:val="nil"/>
          <w:between w:val="nil"/>
        </w:pBdr>
        <w:spacing w:before="1" w:after="0" w:line="240" w:lineRule="auto"/>
        <w:ind w:left="284" w:right="451" w:hanging="428"/>
        <w:rPr>
          <w:rFonts w:ascii="Arial" w:eastAsia="Arial" w:hAnsi="Arial" w:cs="Arial"/>
          <w:color w:val="000000"/>
          <w:sz w:val="24"/>
          <w:szCs w:val="24"/>
        </w:rPr>
      </w:pPr>
    </w:p>
    <w:p w14:paraId="0B80F7CC" w14:textId="77777777" w:rsidR="000C4D4F" w:rsidRDefault="00EB507A">
      <w:pPr>
        <w:pStyle w:val="Normal1"/>
        <w:widowControl w:val="0"/>
        <w:pBdr>
          <w:top w:val="nil"/>
          <w:left w:val="nil"/>
          <w:bottom w:val="nil"/>
          <w:right w:val="nil"/>
          <w:between w:val="nil"/>
        </w:pBdr>
        <w:tabs>
          <w:tab w:val="left" w:pos="5234"/>
        </w:tabs>
        <w:spacing w:after="0" w:line="240" w:lineRule="auto"/>
        <w:ind w:left="284" w:right="451" w:hanging="428"/>
        <w:jc w:val="both"/>
        <w:rPr>
          <w:rFonts w:ascii="Arial" w:eastAsia="Arial" w:hAnsi="Arial" w:cs="Arial"/>
          <w:color w:val="000000"/>
        </w:rPr>
      </w:pPr>
      <w:r>
        <w:rPr>
          <w:rFonts w:ascii="Arial" w:eastAsia="Arial" w:hAnsi="Arial" w:cs="Arial"/>
          <w:color w:val="000000"/>
        </w:rPr>
        <w:t xml:space="preserve">Nombre y Firma del Apoderado: </w:t>
      </w:r>
    </w:p>
    <w:p w14:paraId="6DAF06A7" w14:textId="77777777" w:rsidR="000C4D4F" w:rsidRDefault="000C4D4F">
      <w:pPr>
        <w:pStyle w:val="Normal1"/>
        <w:widowControl w:val="0"/>
        <w:pBdr>
          <w:top w:val="nil"/>
          <w:left w:val="nil"/>
          <w:bottom w:val="nil"/>
          <w:right w:val="nil"/>
          <w:between w:val="nil"/>
        </w:pBdr>
        <w:spacing w:after="0" w:line="240" w:lineRule="auto"/>
        <w:ind w:left="284" w:right="451" w:hanging="428"/>
        <w:rPr>
          <w:rFonts w:ascii="Arial" w:eastAsia="Arial" w:hAnsi="Arial" w:cs="Arial"/>
          <w:color w:val="000000"/>
        </w:rPr>
      </w:pPr>
    </w:p>
    <w:p w14:paraId="6E9F21B0" w14:textId="77777777" w:rsidR="000C4D4F" w:rsidRDefault="000C4D4F">
      <w:pPr>
        <w:pStyle w:val="Normal1"/>
        <w:widowControl w:val="0"/>
        <w:pBdr>
          <w:top w:val="nil"/>
          <w:left w:val="nil"/>
          <w:bottom w:val="nil"/>
          <w:right w:val="nil"/>
          <w:between w:val="nil"/>
        </w:pBdr>
        <w:spacing w:before="4" w:after="0" w:line="240" w:lineRule="auto"/>
        <w:ind w:left="284" w:right="451" w:hanging="428"/>
        <w:rPr>
          <w:rFonts w:ascii="Arial" w:eastAsia="Arial" w:hAnsi="Arial" w:cs="Arial"/>
          <w:color w:val="000000"/>
        </w:rPr>
      </w:pPr>
    </w:p>
    <w:p w14:paraId="69DC41DD" w14:textId="77777777" w:rsidR="000C4D4F" w:rsidRDefault="00EB507A">
      <w:pPr>
        <w:pStyle w:val="Normal1"/>
        <w:widowControl w:val="0"/>
        <w:pBdr>
          <w:top w:val="nil"/>
          <w:left w:val="nil"/>
          <w:bottom w:val="nil"/>
          <w:right w:val="nil"/>
          <w:between w:val="nil"/>
        </w:pBdr>
        <w:tabs>
          <w:tab w:val="left" w:pos="5104"/>
        </w:tabs>
        <w:spacing w:before="56" w:after="0" w:line="240" w:lineRule="auto"/>
        <w:ind w:left="284" w:right="451" w:hanging="428"/>
        <w:rPr>
          <w:rFonts w:ascii="Arial" w:eastAsia="Arial" w:hAnsi="Arial" w:cs="Arial"/>
          <w:color w:val="000000"/>
        </w:rPr>
      </w:pPr>
      <w:r>
        <w:rPr>
          <w:rFonts w:ascii="Arial" w:eastAsia="Arial" w:hAnsi="Arial" w:cs="Arial"/>
          <w:color w:val="000000"/>
        </w:rPr>
        <w:t xml:space="preserve">Nombre y Firma de </w:t>
      </w:r>
      <w:proofErr w:type="gramStart"/>
      <w:r>
        <w:rPr>
          <w:rFonts w:ascii="Arial" w:eastAsia="Arial" w:hAnsi="Arial" w:cs="Arial"/>
          <w:color w:val="000000"/>
        </w:rPr>
        <w:t>Director</w:t>
      </w:r>
      <w:proofErr w:type="gramEnd"/>
      <w:r>
        <w:rPr>
          <w:rFonts w:ascii="Arial" w:eastAsia="Arial" w:hAnsi="Arial" w:cs="Arial"/>
          <w:color w:val="000000"/>
        </w:rPr>
        <w:t>(a):</w:t>
      </w:r>
    </w:p>
    <w:p w14:paraId="41D7AEE6" w14:textId="77777777" w:rsidR="000C4D4F" w:rsidRDefault="000C4D4F">
      <w:pPr>
        <w:pStyle w:val="Normal1"/>
        <w:widowControl w:val="0"/>
        <w:pBdr>
          <w:top w:val="nil"/>
          <w:left w:val="nil"/>
          <w:bottom w:val="nil"/>
          <w:right w:val="nil"/>
          <w:between w:val="nil"/>
        </w:pBdr>
        <w:spacing w:after="0" w:line="240" w:lineRule="auto"/>
        <w:ind w:left="284" w:right="451" w:hanging="428"/>
        <w:rPr>
          <w:rFonts w:ascii="Arial" w:eastAsia="Arial" w:hAnsi="Arial" w:cs="Arial"/>
          <w:color w:val="000000"/>
          <w:sz w:val="20"/>
          <w:szCs w:val="20"/>
        </w:rPr>
      </w:pPr>
    </w:p>
    <w:p w14:paraId="0A5D91D0" w14:textId="77777777" w:rsidR="000C4D4F" w:rsidRDefault="00EB507A">
      <w:pPr>
        <w:pStyle w:val="Normal1"/>
        <w:widowControl w:val="0"/>
        <w:pBdr>
          <w:top w:val="nil"/>
          <w:left w:val="nil"/>
          <w:bottom w:val="nil"/>
          <w:right w:val="nil"/>
          <w:between w:val="nil"/>
        </w:pBdr>
        <w:spacing w:before="56" w:after="0" w:line="240" w:lineRule="auto"/>
        <w:ind w:left="284" w:right="451" w:hanging="428"/>
        <w:rPr>
          <w:rFonts w:ascii="Arial" w:eastAsia="Arial" w:hAnsi="Arial" w:cs="Arial"/>
          <w:b/>
          <w:color w:val="000000"/>
          <w:sz w:val="24"/>
          <w:szCs w:val="24"/>
        </w:rPr>
      </w:pPr>
      <w:r>
        <w:rPr>
          <w:rFonts w:ascii="Arial" w:eastAsia="Arial" w:hAnsi="Arial" w:cs="Arial"/>
          <w:b/>
          <w:color w:val="000000"/>
          <w:sz w:val="20"/>
          <w:szCs w:val="20"/>
        </w:rPr>
        <w:t>Osorno, Julio del 2020</w:t>
      </w:r>
      <w:r>
        <w:rPr>
          <w:rFonts w:ascii="Arial" w:eastAsia="Arial" w:hAnsi="Arial" w:cs="Arial"/>
          <w:b/>
          <w:color w:val="000000"/>
          <w:sz w:val="24"/>
          <w:szCs w:val="24"/>
        </w:rPr>
        <w:t>.</w:t>
      </w:r>
    </w:p>
    <w:p w14:paraId="42AF8D63" w14:textId="77777777" w:rsidR="000C4D4F" w:rsidRDefault="000C4D4F">
      <w:pPr>
        <w:pStyle w:val="Normal1"/>
        <w:pBdr>
          <w:top w:val="nil"/>
          <w:left w:val="nil"/>
          <w:bottom w:val="nil"/>
          <w:right w:val="nil"/>
          <w:between w:val="nil"/>
        </w:pBdr>
        <w:tabs>
          <w:tab w:val="left" w:pos="0"/>
          <w:tab w:val="left" w:pos="5508"/>
        </w:tabs>
        <w:spacing w:after="0" w:line="360" w:lineRule="auto"/>
        <w:jc w:val="center"/>
        <w:rPr>
          <w:color w:val="000000"/>
        </w:rPr>
      </w:pPr>
    </w:p>
    <w:p w14:paraId="63CFEAFA" w14:textId="77777777" w:rsidR="000C4D4F" w:rsidRDefault="000C4D4F">
      <w:pPr>
        <w:pStyle w:val="Normal1"/>
        <w:pBdr>
          <w:top w:val="nil"/>
          <w:left w:val="nil"/>
          <w:bottom w:val="nil"/>
          <w:right w:val="nil"/>
          <w:between w:val="nil"/>
        </w:pBdr>
        <w:tabs>
          <w:tab w:val="left" w:pos="0"/>
          <w:tab w:val="left" w:pos="5508"/>
        </w:tabs>
        <w:spacing w:line="360" w:lineRule="auto"/>
        <w:jc w:val="center"/>
        <w:rPr>
          <w:color w:val="000000"/>
        </w:rPr>
      </w:pPr>
    </w:p>
    <w:p w14:paraId="3A7654C2" w14:textId="77777777" w:rsidR="000C4D4F" w:rsidRDefault="00EB507A">
      <w:pPr>
        <w:pStyle w:val="Normal1"/>
        <w:spacing w:before="56"/>
        <w:ind w:left="1396" w:right="1394"/>
        <w:jc w:val="center"/>
        <w:rPr>
          <w:b/>
        </w:rPr>
      </w:pPr>
      <w:r>
        <w:rPr>
          <w:b/>
        </w:rPr>
        <w:lastRenderedPageBreak/>
        <w:t>CARTA DE COMPROMISO PARA PRÉSTAMOS DE INSTRUMENTOS O EQUIPAMIENTO DEL ÁREA ARTISTICA MUSICAL.</w:t>
      </w:r>
    </w:p>
    <w:p w14:paraId="689E6B71" w14:textId="77777777" w:rsidR="000C4D4F" w:rsidRDefault="000C4D4F">
      <w:pPr>
        <w:pStyle w:val="Normal1"/>
        <w:widowControl w:val="0"/>
        <w:pBdr>
          <w:top w:val="nil"/>
          <w:left w:val="nil"/>
          <w:bottom w:val="nil"/>
          <w:right w:val="nil"/>
          <w:between w:val="nil"/>
        </w:pBdr>
        <w:spacing w:before="11" w:after="0" w:line="240" w:lineRule="auto"/>
        <w:ind w:left="1280" w:right="451" w:hanging="428"/>
        <w:rPr>
          <w:b/>
          <w:color w:val="000000"/>
        </w:rPr>
      </w:pPr>
    </w:p>
    <w:p w14:paraId="208CCD82" w14:textId="77777777" w:rsidR="000C4D4F" w:rsidRDefault="00EB507A">
      <w:pPr>
        <w:pStyle w:val="Normal1"/>
        <w:widowControl w:val="0"/>
        <w:pBdr>
          <w:top w:val="nil"/>
          <w:left w:val="nil"/>
          <w:bottom w:val="nil"/>
          <w:right w:val="nil"/>
          <w:between w:val="nil"/>
        </w:pBdr>
        <w:tabs>
          <w:tab w:val="left" w:pos="2184"/>
          <w:tab w:val="left" w:pos="2516"/>
          <w:tab w:val="left" w:pos="6746"/>
          <w:tab w:val="left" w:pos="6910"/>
        </w:tabs>
        <w:spacing w:after="0" w:line="480" w:lineRule="auto"/>
        <w:ind w:left="284" w:right="451" w:hanging="428"/>
        <w:rPr>
          <w:color w:val="000000"/>
        </w:rPr>
      </w:pPr>
      <w:r>
        <w:rPr>
          <w:color w:val="000000"/>
        </w:rPr>
        <w:t xml:space="preserve">Por la presente, Yo </w:t>
      </w:r>
    </w:p>
    <w:p w14:paraId="54B4A694" w14:textId="77777777" w:rsidR="000C4D4F" w:rsidRDefault="00EB507A">
      <w:pPr>
        <w:pStyle w:val="Normal1"/>
        <w:widowControl w:val="0"/>
        <w:pBdr>
          <w:top w:val="nil"/>
          <w:left w:val="nil"/>
          <w:bottom w:val="nil"/>
          <w:right w:val="nil"/>
          <w:between w:val="nil"/>
        </w:pBdr>
        <w:tabs>
          <w:tab w:val="left" w:pos="2184"/>
          <w:tab w:val="left" w:pos="2516"/>
          <w:tab w:val="left" w:pos="6746"/>
          <w:tab w:val="left" w:pos="6910"/>
        </w:tabs>
        <w:spacing w:after="0" w:line="480" w:lineRule="auto"/>
        <w:ind w:left="284" w:right="451" w:hanging="428"/>
        <w:rPr>
          <w:color w:val="000000"/>
          <w:u w:val="single"/>
        </w:rPr>
      </w:pPr>
      <w:r>
        <w:rPr>
          <w:color w:val="000000"/>
        </w:rPr>
        <w:t xml:space="preserve">RUN:                                            apoderado de </w:t>
      </w:r>
    </w:p>
    <w:p w14:paraId="31675801" w14:textId="77777777" w:rsidR="000C4D4F" w:rsidRDefault="00EB507A">
      <w:pPr>
        <w:pStyle w:val="Normal1"/>
        <w:widowControl w:val="0"/>
        <w:pBdr>
          <w:top w:val="nil"/>
          <w:left w:val="nil"/>
          <w:bottom w:val="nil"/>
          <w:right w:val="nil"/>
          <w:between w:val="nil"/>
        </w:pBdr>
        <w:tabs>
          <w:tab w:val="left" w:pos="2184"/>
          <w:tab w:val="left" w:pos="2516"/>
          <w:tab w:val="left" w:pos="6746"/>
          <w:tab w:val="left" w:pos="6910"/>
        </w:tabs>
        <w:spacing w:after="0" w:line="480" w:lineRule="auto"/>
        <w:ind w:left="284" w:right="451" w:hanging="428"/>
        <w:rPr>
          <w:color w:val="000000"/>
        </w:rPr>
      </w:pPr>
      <w:r>
        <w:rPr>
          <w:color w:val="000000"/>
        </w:rPr>
        <w:t xml:space="preserve">Perteneciente al curso:                                            Profesor(a) </w:t>
      </w:r>
      <w:proofErr w:type="gramStart"/>
      <w:r>
        <w:rPr>
          <w:color w:val="000000"/>
        </w:rPr>
        <w:t>Jefe :</w:t>
      </w:r>
      <w:proofErr w:type="gramEnd"/>
    </w:p>
    <w:p w14:paraId="64A7E8D7"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color w:val="000000"/>
        </w:rPr>
      </w:pPr>
    </w:p>
    <w:p w14:paraId="189C6F14" w14:textId="4C8DDF54" w:rsidR="000C4D4F" w:rsidRDefault="00EB507A">
      <w:pPr>
        <w:pStyle w:val="Normal1"/>
        <w:widowControl w:val="0"/>
        <w:pBdr>
          <w:top w:val="nil"/>
          <w:left w:val="nil"/>
          <w:bottom w:val="nil"/>
          <w:right w:val="nil"/>
          <w:between w:val="nil"/>
        </w:pBdr>
        <w:spacing w:after="0" w:line="360" w:lineRule="auto"/>
        <w:ind w:left="-142" w:right="451" w:hanging="1"/>
        <w:rPr>
          <w:color w:val="000000"/>
        </w:rPr>
      </w:pPr>
      <w:r>
        <w:rPr>
          <w:color w:val="000000"/>
        </w:rPr>
        <w:t xml:space="preserve">Como apoderado me comprometo a usar correctamente y devolver en buen estado </w:t>
      </w:r>
      <w:proofErr w:type="gramStart"/>
      <w:r>
        <w:rPr>
          <w:color w:val="000000"/>
        </w:rPr>
        <w:t>el  instrumento</w:t>
      </w:r>
      <w:proofErr w:type="gramEnd"/>
      <w:r>
        <w:rPr>
          <w:color w:val="000000"/>
        </w:rPr>
        <w:t xml:space="preserve">, accesorio, recurso, que me ha sido prestado por La escuela de </w:t>
      </w:r>
      <w:r>
        <w:rPr>
          <w:b/>
          <w:color w:val="000000"/>
        </w:rPr>
        <w:t xml:space="preserve">Artes y Cultura de  Osorno, </w:t>
      </w:r>
      <w:r>
        <w:rPr>
          <w:color w:val="000000"/>
        </w:rPr>
        <w:t xml:space="preserve">el día </w:t>
      </w:r>
      <w:r w:rsidR="006F2F48">
        <w:rPr>
          <w:color w:val="000000"/>
        </w:rPr>
        <w:t>__</w:t>
      </w:r>
      <w:r>
        <w:rPr>
          <w:color w:val="000000"/>
        </w:rPr>
        <w:t xml:space="preserve"> de</w:t>
      </w:r>
      <w:r w:rsidR="006F2F48">
        <w:rPr>
          <w:color w:val="000000"/>
        </w:rPr>
        <w:t>l</w:t>
      </w:r>
    </w:p>
    <w:p w14:paraId="661D7B0C" w14:textId="13C37F38" w:rsidR="000C4D4F" w:rsidRDefault="006F2F48">
      <w:pPr>
        <w:pStyle w:val="Normal1"/>
        <w:widowControl w:val="0"/>
        <w:pBdr>
          <w:top w:val="nil"/>
          <w:left w:val="nil"/>
          <w:bottom w:val="nil"/>
          <w:right w:val="nil"/>
          <w:between w:val="nil"/>
        </w:pBdr>
        <w:spacing w:after="0" w:line="240" w:lineRule="auto"/>
        <w:ind w:left="284" w:right="451" w:hanging="428"/>
        <w:jc w:val="both"/>
        <w:rPr>
          <w:b/>
          <w:color w:val="000000"/>
        </w:rPr>
      </w:pPr>
      <w:r>
        <w:rPr>
          <w:color w:val="000000"/>
        </w:rPr>
        <w:t>A</w:t>
      </w:r>
      <w:r w:rsidR="00EB507A">
        <w:rPr>
          <w:color w:val="000000"/>
        </w:rPr>
        <w:t>ño</w:t>
      </w:r>
      <w:r>
        <w:rPr>
          <w:color w:val="000000"/>
        </w:rPr>
        <w:t>___</w:t>
      </w:r>
    </w:p>
    <w:p w14:paraId="14066683"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b/>
          <w:color w:val="000000"/>
        </w:rPr>
      </w:pPr>
    </w:p>
    <w:p w14:paraId="54975953" w14:textId="77777777" w:rsidR="000C4D4F" w:rsidRDefault="00EB507A">
      <w:pPr>
        <w:pStyle w:val="Normal1"/>
        <w:widowControl w:val="0"/>
        <w:pBdr>
          <w:top w:val="nil"/>
          <w:left w:val="nil"/>
          <w:bottom w:val="nil"/>
          <w:right w:val="nil"/>
          <w:between w:val="nil"/>
        </w:pBdr>
        <w:spacing w:after="0" w:line="240" w:lineRule="auto"/>
        <w:ind w:left="284" w:right="451" w:hanging="428"/>
        <w:jc w:val="both"/>
        <w:rPr>
          <w:b/>
          <w:color w:val="000000"/>
        </w:rPr>
      </w:pPr>
      <w:r>
        <w:rPr>
          <w:b/>
          <w:color w:val="000000"/>
        </w:rPr>
        <w:t xml:space="preserve">El </w:t>
      </w:r>
      <w:proofErr w:type="gramStart"/>
      <w:r>
        <w:rPr>
          <w:b/>
          <w:color w:val="000000"/>
        </w:rPr>
        <w:t>instrumento  que</w:t>
      </w:r>
      <w:proofErr w:type="gramEnd"/>
      <w:r>
        <w:rPr>
          <w:b/>
          <w:color w:val="000000"/>
        </w:rPr>
        <w:t xml:space="preserve"> se entrega es:</w:t>
      </w:r>
    </w:p>
    <w:p w14:paraId="43C21C6F" w14:textId="60623A1E" w:rsidR="000C4D4F" w:rsidRDefault="00EB507A" w:rsidP="006F2F48">
      <w:pPr>
        <w:pStyle w:val="Normal1"/>
        <w:widowControl w:val="0"/>
        <w:pBdr>
          <w:top w:val="nil"/>
          <w:left w:val="nil"/>
          <w:bottom w:val="nil"/>
          <w:right w:val="nil"/>
          <w:between w:val="nil"/>
        </w:pBdr>
        <w:spacing w:after="0" w:line="240" w:lineRule="auto"/>
        <w:ind w:right="451"/>
        <w:jc w:val="both"/>
        <w:rPr>
          <w:color w:val="000000"/>
        </w:rPr>
      </w:pPr>
      <w:r>
        <w:rPr>
          <w:color w:val="000000"/>
        </w:rPr>
        <w:tab/>
      </w:r>
    </w:p>
    <w:p w14:paraId="3DBAA89C"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color w:val="000000"/>
        </w:rPr>
      </w:pPr>
    </w:p>
    <w:p w14:paraId="3CE32DE8" w14:textId="77777777" w:rsidR="000C4D4F" w:rsidRDefault="00EB507A">
      <w:pPr>
        <w:pStyle w:val="Normal1"/>
        <w:widowControl w:val="0"/>
        <w:pBdr>
          <w:top w:val="nil"/>
          <w:left w:val="nil"/>
          <w:bottom w:val="nil"/>
          <w:right w:val="nil"/>
          <w:between w:val="nil"/>
        </w:pBdr>
        <w:spacing w:after="0" w:line="240" w:lineRule="auto"/>
        <w:ind w:left="284" w:right="451" w:hanging="428"/>
        <w:jc w:val="both"/>
        <w:rPr>
          <w:color w:val="000000"/>
        </w:rPr>
      </w:pPr>
      <w:proofErr w:type="spellStart"/>
      <w:r>
        <w:rPr>
          <w:color w:val="000000"/>
        </w:rPr>
        <w:t>N°</w:t>
      </w:r>
      <w:proofErr w:type="spellEnd"/>
      <w:r>
        <w:rPr>
          <w:color w:val="000000"/>
        </w:rPr>
        <w:t xml:space="preserve"> de Serie del instrumento </w:t>
      </w:r>
      <w:proofErr w:type="gramStart"/>
      <w:r>
        <w:rPr>
          <w:color w:val="000000"/>
        </w:rPr>
        <w:t xml:space="preserve">  :</w:t>
      </w:r>
      <w:proofErr w:type="gramEnd"/>
    </w:p>
    <w:p w14:paraId="7264F0D3" w14:textId="77777777" w:rsidR="000C4D4F" w:rsidRDefault="000C4D4F">
      <w:pPr>
        <w:pStyle w:val="Normal1"/>
        <w:widowControl w:val="0"/>
        <w:pBdr>
          <w:top w:val="nil"/>
          <w:left w:val="nil"/>
          <w:bottom w:val="nil"/>
          <w:right w:val="nil"/>
          <w:between w:val="nil"/>
        </w:pBdr>
        <w:tabs>
          <w:tab w:val="left" w:pos="10490"/>
        </w:tabs>
        <w:spacing w:after="0" w:line="240" w:lineRule="auto"/>
        <w:ind w:left="284" w:hanging="428"/>
        <w:jc w:val="both"/>
        <w:rPr>
          <w:color w:val="000000"/>
        </w:rPr>
      </w:pPr>
    </w:p>
    <w:p w14:paraId="2577BCCD" w14:textId="77777777" w:rsidR="000C4D4F" w:rsidRDefault="000C4D4F">
      <w:pPr>
        <w:pStyle w:val="Normal1"/>
        <w:widowControl w:val="0"/>
        <w:pBdr>
          <w:top w:val="nil"/>
          <w:left w:val="nil"/>
          <w:bottom w:val="nil"/>
          <w:right w:val="nil"/>
          <w:between w:val="nil"/>
        </w:pBdr>
        <w:spacing w:after="0" w:line="240" w:lineRule="auto"/>
        <w:ind w:left="284" w:right="451" w:hanging="428"/>
        <w:jc w:val="both"/>
        <w:rPr>
          <w:color w:val="000000"/>
        </w:rPr>
      </w:pPr>
    </w:p>
    <w:p w14:paraId="7D92B88B" w14:textId="77777777" w:rsidR="000C4D4F" w:rsidRDefault="00EB507A">
      <w:pPr>
        <w:pStyle w:val="Normal1"/>
        <w:widowControl w:val="0"/>
        <w:pBdr>
          <w:top w:val="nil"/>
          <w:left w:val="nil"/>
          <w:bottom w:val="nil"/>
          <w:right w:val="nil"/>
          <w:between w:val="nil"/>
        </w:pBdr>
        <w:spacing w:after="0" w:line="360" w:lineRule="auto"/>
        <w:ind w:left="-142" w:right="454"/>
        <w:jc w:val="both"/>
        <w:rPr>
          <w:color w:val="000000"/>
        </w:rPr>
      </w:pPr>
      <w:r>
        <w:rPr>
          <w:color w:val="000000"/>
        </w:rPr>
        <w:t xml:space="preserve">Conozco y estoy de acuerdo con el REGLAMENTO INTERNO del </w:t>
      </w:r>
      <w:proofErr w:type="gramStart"/>
      <w:r>
        <w:rPr>
          <w:color w:val="000000"/>
        </w:rPr>
        <w:t>establecimiento  para</w:t>
      </w:r>
      <w:proofErr w:type="gramEnd"/>
      <w:r>
        <w:rPr>
          <w:color w:val="000000"/>
        </w:rPr>
        <w:t xml:space="preserve"> préstamo y uso de instrumentos u otros recursos  dado a conocer al momento de la entrega del equipo según lo expresado por Director y Profesor, por lo cual asumo, exclusivamente la responsabilidad de resguardo y dar un buen uso del instrumento, y los servicios a entregar.</w:t>
      </w:r>
    </w:p>
    <w:p w14:paraId="00BEB5EB" w14:textId="77777777" w:rsidR="000C4D4F" w:rsidRDefault="00EB507A">
      <w:pPr>
        <w:pStyle w:val="Normal1"/>
        <w:widowControl w:val="0"/>
        <w:pBdr>
          <w:top w:val="nil"/>
          <w:left w:val="nil"/>
          <w:bottom w:val="nil"/>
          <w:right w:val="nil"/>
          <w:between w:val="nil"/>
        </w:pBdr>
        <w:spacing w:before="1" w:after="0" w:line="360" w:lineRule="auto"/>
        <w:ind w:left="-142" w:right="454" w:hanging="1"/>
        <w:jc w:val="both"/>
        <w:rPr>
          <w:color w:val="000000"/>
        </w:rPr>
      </w:pPr>
      <w:r>
        <w:rPr>
          <w:color w:val="000000"/>
        </w:rPr>
        <w:t xml:space="preserve">Así mismo, si lo entregara deteriorado, o extraviara o sufriera el robo del material prestado, debo ejecutar el procedimiento </w:t>
      </w:r>
      <w:proofErr w:type="gramStart"/>
      <w:r>
        <w:rPr>
          <w:color w:val="000000"/>
        </w:rPr>
        <w:t>señalado  en</w:t>
      </w:r>
      <w:proofErr w:type="gramEnd"/>
      <w:r>
        <w:rPr>
          <w:color w:val="000000"/>
        </w:rPr>
        <w:t xml:space="preserve"> el reglamento que regula la  entrega del recurso pedagógico.</w:t>
      </w:r>
    </w:p>
    <w:p w14:paraId="2F55B0F1" w14:textId="77777777" w:rsidR="000C4D4F" w:rsidRDefault="00EB507A">
      <w:pPr>
        <w:pStyle w:val="Normal1"/>
        <w:widowControl w:val="0"/>
        <w:pBdr>
          <w:top w:val="nil"/>
          <w:left w:val="nil"/>
          <w:bottom w:val="nil"/>
          <w:right w:val="nil"/>
          <w:between w:val="nil"/>
        </w:pBdr>
        <w:spacing w:after="0" w:line="360" w:lineRule="auto"/>
        <w:ind w:left="-142" w:right="454" w:hanging="1"/>
        <w:jc w:val="both"/>
        <w:rPr>
          <w:color w:val="000000"/>
        </w:rPr>
      </w:pPr>
      <w:r>
        <w:rPr>
          <w:color w:val="000000"/>
        </w:rPr>
        <w:t xml:space="preserve">En señal de conformidad y aceptación de lo declarado, firmo este documento para solicitar el préstamo de los instrumentos y otros </w:t>
      </w:r>
      <w:proofErr w:type="gramStart"/>
      <w:r>
        <w:rPr>
          <w:color w:val="000000"/>
        </w:rPr>
        <w:t>recursos  a</w:t>
      </w:r>
      <w:proofErr w:type="gramEnd"/>
      <w:r>
        <w:rPr>
          <w:color w:val="000000"/>
        </w:rPr>
        <w:t xml:space="preserve"> partir de este momento y a futuro.</w:t>
      </w:r>
    </w:p>
    <w:p w14:paraId="0571ECB7" w14:textId="77777777" w:rsidR="000C4D4F" w:rsidRDefault="000C4D4F">
      <w:pPr>
        <w:pStyle w:val="Normal1"/>
        <w:widowControl w:val="0"/>
        <w:pBdr>
          <w:top w:val="nil"/>
          <w:left w:val="nil"/>
          <w:bottom w:val="nil"/>
          <w:right w:val="nil"/>
          <w:between w:val="nil"/>
        </w:pBdr>
        <w:spacing w:after="0" w:line="240" w:lineRule="auto"/>
        <w:ind w:left="284" w:right="451" w:hanging="428"/>
        <w:rPr>
          <w:color w:val="000000"/>
        </w:rPr>
      </w:pPr>
    </w:p>
    <w:p w14:paraId="7E92DB51" w14:textId="77777777" w:rsidR="000C4D4F" w:rsidRDefault="00EB507A" w:rsidP="006F2F48">
      <w:pPr>
        <w:pStyle w:val="Normal1"/>
        <w:widowControl w:val="0"/>
        <w:pBdr>
          <w:top w:val="nil"/>
          <w:left w:val="nil"/>
          <w:bottom w:val="nil"/>
          <w:right w:val="nil"/>
          <w:between w:val="nil"/>
        </w:pBdr>
        <w:tabs>
          <w:tab w:val="left" w:pos="5234"/>
        </w:tabs>
        <w:spacing w:after="0" w:line="240" w:lineRule="auto"/>
        <w:ind w:left="283" w:right="454" w:hanging="425"/>
        <w:jc w:val="both"/>
        <w:rPr>
          <w:color w:val="000000"/>
        </w:rPr>
      </w:pPr>
      <w:r>
        <w:rPr>
          <w:color w:val="000000"/>
        </w:rPr>
        <w:t xml:space="preserve">Nombre y Firma </w:t>
      </w:r>
      <w:proofErr w:type="gramStart"/>
      <w:r>
        <w:rPr>
          <w:color w:val="000000"/>
        </w:rPr>
        <w:t>del  Apoderado</w:t>
      </w:r>
      <w:proofErr w:type="gramEnd"/>
      <w:r>
        <w:rPr>
          <w:color w:val="000000"/>
        </w:rPr>
        <w:t xml:space="preserve">: </w:t>
      </w:r>
    </w:p>
    <w:p w14:paraId="5EFB9D34" w14:textId="77777777" w:rsidR="000C4D4F" w:rsidRDefault="00EB507A" w:rsidP="006F2F48">
      <w:pPr>
        <w:pStyle w:val="Normal1"/>
        <w:widowControl w:val="0"/>
        <w:pBdr>
          <w:top w:val="nil"/>
          <w:left w:val="nil"/>
          <w:bottom w:val="nil"/>
          <w:right w:val="nil"/>
          <w:between w:val="nil"/>
        </w:pBdr>
        <w:tabs>
          <w:tab w:val="left" w:pos="5104"/>
        </w:tabs>
        <w:spacing w:after="0" w:line="240" w:lineRule="auto"/>
        <w:ind w:left="283" w:right="454" w:hanging="425"/>
        <w:rPr>
          <w:color w:val="000000"/>
        </w:rPr>
      </w:pPr>
      <w:r>
        <w:rPr>
          <w:color w:val="000000"/>
        </w:rPr>
        <w:t>Nombre y Firma del Profesor Encargado:</w:t>
      </w:r>
    </w:p>
    <w:p w14:paraId="7CA58306" w14:textId="4DF43DF7" w:rsidR="000C4D4F" w:rsidRDefault="00EB507A" w:rsidP="006F2F48">
      <w:pPr>
        <w:pStyle w:val="Normal1"/>
        <w:widowControl w:val="0"/>
        <w:pBdr>
          <w:top w:val="nil"/>
          <w:left w:val="nil"/>
          <w:bottom w:val="nil"/>
          <w:right w:val="nil"/>
          <w:between w:val="nil"/>
        </w:pBdr>
        <w:tabs>
          <w:tab w:val="left" w:pos="5104"/>
        </w:tabs>
        <w:spacing w:after="0" w:line="240" w:lineRule="auto"/>
        <w:ind w:left="283" w:right="454" w:hanging="425"/>
        <w:rPr>
          <w:color w:val="000000"/>
        </w:rPr>
        <w:sectPr w:rsidR="000C4D4F">
          <w:footerReference w:type="default" r:id="rId27"/>
          <w:pgSz w:w="11906" w:h="16838"/>
          <w:pgMar w:top="1418" w:right="758" w:bottom="851" w:left="993" w:header="709" w:footer="709" w:gutter="0"/>
          <w:cols w:space="720"/>
          <w:titlePg/>
        </w:sectPr>
      </w:pPr>
      <w:r>
        <w:rPr>
          <w:color w:val="000000"/>
        </w:rPr>
        <w:t>Osorno, Julio del</w:t>
      </w:r>
    </w:p>
    <w:p w14:paraId="74A0724A" w14:textId="77777777" w:rsidR="000C4D4F" w:rsidRDefault="00EB507A">
      <w:pPr>
        <w:pStyle w:val="Normal1"/>
        <w:spacing w:line="360" w:lineRule="auto"/>
        <w:rPr>
          <w:b/>
          <w:sz w:val="24"/>
          <w:szCs w:val="24"/>
        </w:rPr>
      </w:pPr>
      <w:r>
        <w:rPr>
          <w:b/>
          <w:sz w:val="24"/>
          <w:szCs w:val="24"/>
        </w:rPr>
        <w:lastRenderedPageBreak/>
        <w:t>Disposiciones Transitorias.</w:t>
      </w:r>
    </w:p>
    <w:p w14:paraId="4A4D7D7D" w14:textId="77777777" w:rsidR="000C4D4F" w:rsidRDefault="00EB507A">
      <w:pPr>
        <w:pStyle w:val="Normal1"/>
        <w:numPr>
          <w:ilvl w:val="0"/>
          <w:numId w:val="163"/>
        </w:numPr>
        <w:pBdr>
          <w:top w:val="nil"/>
          <w:left w:val="nil"/>
          <w:bottom w:val="nil"/>
          <w:right w:val="nil"/>
          <w:between w:val="nil"/>
        </w:pBdr>
        <w:spacing w:after="0" w:line="360" w:lineRule="auto"/>
        <w:ind w:left="1276" w:hanging="425"/>
        <w:jc w:val="both"/>
        <w:rPr>
          <w:color w:val="000000"/>
          <w:sz w:val="24"/>
          <w:szCs w:val="24"/>
        </w:rPr>
      </w:pPr>
      <w:r>
        <w:rPr>
          <w:color w:val="000000"/>
          <w:sz w:val="24"/>
          <w:szCs w:val="24"/>
        </w:rPr>
        <w:t xml:space="preserve">El presente difundido a la comunidad escolar a través de los profesores jefes, directivas de subcentros, directiva del centro general de padres y a los organismos pertinentes. </w:t>
      </w:r>
    </w:p>
    <w:p w14:paraId="19D400F3" w14:textId="77777777" w:rsidR="000C4D4F" w:rsidRDefault="00EB507A">
      <w:pPr>
        <w:pStyle w:val="Normal1"/>
        <w:pBdr>
          <w:top w:val="nil"/>
          <w:left w:val="nil"/>
          <w:bottom w:val="nil"/>
          <w:right w:val="nil"/>
          <w:between w:val="nil"/>
        </w:pBdr>
        <w:tabs>
          <w:tab w:val="left" w:pos="1276"/>
        </w:tabs>
        <w:spacing w:after="0" w:line="360" w:lineRule="auto"/>
        <w:ind w:left="426" w:firstLine="850"/>
        <w:jc w:val="both"/>
        <w:rPr>
          <w:color w:val="000000"/>
          <w:sz w:val="24"/>
          <w:szCs w:val="24"/>
        </w:rPr>
      </w:pPr>
      <w:r>
        <w:rPr>
          <w:color w:val="000000"/>
          <w:sz w:val="24"/>
          <w:szCs w:val="24"/>
        </w:rPr>
        <w:tab/>
        <w:t>Las situaciones no previstas en el presente Reglamento interno y manual de Convivencia escolar y que afecten el Bien Común serán abordadas por el director en conjunto con equipo multidisciplinario y en base a la normativa vigente o en su defecto se recurrirá a la instancia que corresponda.</w:t>
      </w:r>
    </w:p>
    <w:p w14:paraId="75352A43" w14:textId="77777777" w:rsidR="000C4D4F" w:rsidRDefault="000C4D4F">
      <w:pPr>
        <w:pStyle w:val="Normal1"/>
        <w:pBdr>
          <w:top w:val="nil"/>
          <w:left w:val="nil"/>
          <w:bottom w:val="nil"/>
          <w:right w:val="nil"/>
          <w:between w:val="nil"/>
        </w:pBdr>
        <w:tabs>
          <w:tab w:val="left" w:pos="0"/>
          <w:tab w:val="left" w:pos="5508"/>
        </w:tabs>
        <w:spacing w:line="360" w:lineRule="auto"/>
        <w:jc w:val="center"/>
        <w:rPr>
          <w:b/>
          <w:color w:val="000000"/>
          <w:sz w:val="24"/>
          <w:szCs w:val="24"/>
          <w:u w:val="single"/>
        </w:rPr>
      </w:pPr>
    </w:p>
    <w:sectPr w:rsidR="000C4D4F" w:rsidSect="000C4D4F">
      <w:headerReference w:type="default" r:id="rId28"/>
      <w:footerReference w:type="default" r:id="rId29"/>
      <w:headerReference w:type="first" r:id="rId30"/>
      <w:footerReference w:type="first" r:id="rId31"/>
      <w:pgSz w:w="11906" w:h="16838"/>
      <w:pgMar w:top="1418" w:right="758" w:bottom="851" w:left="993"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F07A6" w14:textId="77777777" w:rsidR="00EB507A" w:rsidRDefault="00EB507A" w:rsidP="000C4D4F">
      <w:pPr>
        <w:spacing w:after="0" w:line="240" w:lineRule="auto"/>
      </w:pPr>
      <w:r>
        <w:separator/>
      </w:r>
    </w:p>
  </w:endnote>
  <w:endnote w:type="continuationSeparator" w:id="0">
    <w:p w14:paraId="11A343A4" w14:textId="77777777" w:rsidR="00EB507A" w:rsidRDefault="00EB507A" w:rsidP="000C4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obCL">
    <w:charset w:val="00"/>
    <w:family w:val="auto"/>
    <w:pitch w:val="default"/>
  </w:font>
  <w:font w:name="Aeroportal">
    <w:charset w:val="00"/>
    <w:family w:val="auto"/>
    <w:pitch w:val="default"/>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w:altName w:val="Arial"/>
    <w:charset w:val="00"/>
    <w:family w:val="swiss"/>
    <w:pitch w:val="variable"/>
    <w:sig w:usb0="00000001" w:usb1="00000003" w:usb2="00000000" w:usb3="00000000" w:csb0="0000019F" w:csb1="00000000"/>
  </w:font>
  <w:font w:name="Quattrocento San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2E52" w14:textId="548EE6E8" w:rsidR="000C4D4F" w:rsidRDefault="000C4D4F">
    <w:pPr>
      <w:pStyle w:val="Normal1"/>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sidR="00EB507A">
      <w:rPr>
        <w:color w:val="000000"/>
      </w:rPr>
      <w:instrText>PAGE</w:instrText>
    </w:r>
    <w:r w:rsidR="001C4123">
      <w:rPr>
        <w:color w:val="000000"/>
      </w:rPr>
      <w:fldChar w:fldCharType="separate"/>
    </w:r>
    <w:r w:rsidR="001C4123">
      <w:rPr>
        <w:noProof/>
        <w:color w:val="000000"/>
      </w:rPr>
      <w:t>139</w:t>
    </w:r>
    <w:r>
      <w:rPr>
        <w:color w:val="000000"/>
      </w:rPr>
      <w:fldChar w:fldCharType="end"/>
    </w:r>
  </w:p>
  <w:p w14:paraId="1721C241" w14:textId="77777777" w:rsidR="000C4D4F" w:rsidRDefault="000C4D4F">
    <w:pPr>
      <w:pStyle w:val="Normal1"/>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23B66" w14:textId="0A53F8A1" w:rsidR="000C4D4F" w:rsidRDefault="00EB507A">
    <w:pPr>
      <w:pStyle w:val="Normal1"/>
      <w:pBdr>
        <w:top w:val="nil"/>
        <w:left w:val="nil"/>
        <w:bottom w:val="nil"/>
        <w:right w:val="nil"/>
        <w:between w:val="nil"/>
      </w:pBdr>
      <w:tabs>
        <w:tab w:val="center" w:pos="4252"/>
        <w:tab w:val="right" w:pos="8504"/>
      </w:tabs>
      <w:spacing w:after="0" w:line="240" w:lineRule="auto"/>
      <w:jc w:val="right"/>
      <w:rPr>
        <w:color w:val="000000"/>
      </w:rPr>
    </w:pPr>
    <w:r>
      <w:rPr>
        <w:color w:val="000000"/>
      </w:rPr>
      <w:t xml:space="preserve">Página | </w:t>
    </w:r>
    <w:r w:rsidR="000C4D4F">
      <w:rPr>
        <w:color w:val="000000"/>
      </w:rPr>
      <w:fldChar w:fldCharType="begin"/>
    </w:r>
    <w:r>
      <w:rPr>
        <w:color w:val="000000"/>
      </w:rPr>
      <w:instrText>PAGE</w:instrText>
    </w:r>
    <w:r w:rsidR="001C4123">
      <w:rPr>
        <w:color w:val="000000"/>
      </w:rPr>
      <w:fldChar w:fldCharType="separate"/>
    </w:r>
    <w:r w:rsidR="001C4123">
      <w:rPr>
        <w:noProof/>
        <w:color w:val="000000"/>
      </w:rPr>
      <w:t>189</w:t>
    </w:r>
    <w:r w:rsidR="000C4D4F">
      <w:rPr>
        <w:color w:val="000000"/>
      </w:rPr>
      <w:fldChar w:fldCharType="end"/>
    </w:r>
  </w:p>
  <w:p w14:paraId="228D847C" w14:textId="77777777" w:rsidR="000C4D4F" w:rsidRDefault="000C4D4F">
    <w:pPr>
      <w:pStyle w:val="Normal1"/>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FBF6" w14:textId="77777777" w:rsidR="000C4D4F" w:rsidRDefault="00EB507A">
    <w:pPr>
      <w:pStyle w:val="Normal1"/>
      <w:tabs>
        <w:tab w:val="center" w:pos="4419"/>
        <w:tab w:val="right" w:pos="8838"/>
      </w:tabs>
      <w:spacing w:after="0" w:line="240" w:lineRule="auto"/>
      <w:jc w:val="center"/>
      <w:rPr>
        <w:b/>
        <w:i/>
        <w:color w:val="0070C0"/>
      </w:rPr>
    </w:pPr>
    <w:r>
      <w:rPr>
        <w:b/>
        <w:i/>
        <w:color w:val="0070C0"/>
      </w:rPr>
      <w:t>Escuela de Artes y Cultura Osorno</w:t>
    </w:r>
  </w:p>
  <w:p w14:paraId="031CE6F6" w14:textId="77777777" w:rsidR="000C4D4F" w:rsidRDefault="00EB507A">
    <w:pPr>
      <w:pStyle w:val="Normal1"/>
      <w:tabs>
        <w:tab w:val="center" w:pos="4419"/>
        <w:tab w:val="right" w:pos="8838"/>
      </w:tabs>
      <w:spacing w:after="0" w:line="240" w:lineRule="auto"/>
      <w:jc w:val="center"/>
      <w:rPr>
        <w:b/>
        <w:i/>
        <w:color w:val="0070C0"/>
      </w:rPr>
    </w:pPr>
    <w:r>
      <w:rPr>
        <w:b/>
        <w:i/>
        <w:color w:val="0070C0"/>
      </w:rPr>
      <w:t xml:space="preserve">Dirección: Avenida Zenteno 2471 – Fono: 64-4-233179 - </w:t>
    </w:r>
    <w:hyperlink r:id="rId1">
      <w:r>
        <w:rPr>
          <w:b/>
          <w:i/>
          <w:color w:val="0563C1"/>
          <w:u w:val="single"/>
        </w:rPr>
        <w:t>escuelaartesycultura@daem.imo.cl</w:t>
      </w:r>
    </w:hyperlink>
  </w:p>
  <w:p w14:paraId="06D51B1A" w14:textId="77777777" w:rsidR="000C4D4F" w:rsidRDefault="000C4D4F">
    <w:pPr>
      <w:pStyle w:val="Normal1"/>
      <w:tabs>
        <w:tab w:val="center" w:pos="4419"/>
        <w:tab w:val="right" w:pos="8838"/>
      </w:tabs>
      <w:spacing w:after="0" w:line="240" w:lineRule="auto"/>
      <w:jc w:val="center"/>
      <w:rPr>
        <w:b/>
        <w:i/>
        <w:color w:val="0070C0"/>
      </w:rPr>
    </w:pPr>
  </w:p>
  <w:p w14:paraId="387D5C9C" w14:textId="77777777" w:rsidR="000C4D4F" w:rsidRDefault="00EB507A">
    <w:pPr>
      <w:pStyle w:val="Normal1"/>
      <w:pBdr>
        <w:top w:val="nil"/>
        <w:left w:val="nil"/>
        <w:bottom w:val="nil"/>
        <w:right w:val="nil"/>
        <w:between w:val="nil"/>
      </w:pBdr>
      <w:tabs>
        <w:tab w:val="center" w:pos="4252"/>
        <w:tab w:val="right" w:pos="8504"/>
        <w:tab w:val="left" w:pos="1584"/>
        <w:tab w:val="right" w:pos="8840"/>
      </w:tabs>
      <w:spacing w:after="0" w:line="240" w:lineRule="auto"/>
      <w:rPr>
        <w:b/>
        <w:i/>
        <w:color w:val="0070C0"/>
      </w:rPr>
    </w:pPr>
    <w:r>
      <w:rPr>
        <w:color w:val="000000"/>
      </w:rPr>
      <w:tab/>
    </w:r>
    <w:r>
      <w:rPr>
        <w:color w:val="000000"/>
      </w:rPr>
      <w:tab/>
    </w:r>
    <w:r w:rsidR="000C4D4F">
      <w:rPr>
        <w:b/>
        <w:i/>
        <w:color w:val="0070C0"/>
      </w:rPr>
      <w:fldChar w:fldCharType="begin"/>
    </w:r>
    <w:r>
      <w:rPr>
        <w:b/>
        <w:i/>
        <w:color w:val="0070C0"/>
      </w:rPr>
      <w:instrText>PAGE</w:instrText>
    </w:r>
    <w:r w:rsidR="000C4D4F">
      <w:rPr>
        <w:b/>
        <w:i/>
        <w:color w:val="0070C0"/>
      </w:rPr>
      <w:fldChar w:fldCharType="end"/>
    </w:r>
  </w:p>
  <w:p w14:paraId="3C56A4EE" w14:textId="77777777" w:rsidR="000C4D4F" w:rsidRDefault="000C4D4F">
    <w:pPr>
      <w:pStyle w:val="Normal1"/>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606AF" w14:textId="77777777" w:rsidR="000C4D4F" w:rsidRDefault="00EB507A">
    <w:pPr>
      <w:pStyle w:val="Normal1"/>
      <w:tabs>
        <w:tab w:val="center" w:pos="4419"/>
        <w:tab w:val="right" w:pos="8838"/>
      </w:tabs>
      <w:spacing w:after="0" w:line="240" w:lineRule="auto"/>
      <w:jc w:val="center"/>
      <w:rPr>
        <w:b/>
        <w:i/>
        <w:color w:val="0070C0"/>
      </w:rPr>
    </w:pPr>
    <w:r>
      <w:rPr>
        <w:b/>
        <w:i/>
        <w:color w:val="0070C0"/>
      </w:rPr>
      <w:t>Escuela de Artes y Cultura Osorno</w:t>
    </w:r>
  </w:p>
  <w:p w14:paraId="371B5618" w14:textId="77777777" w:rsidR="000C4D4F" w:rsidRDefault="00EB507A">
    <w:pPr>
      <w:pStyle w:val="Normal1"/>
      <w:tabs>
        <w:tab w:val="center" w:pos="4419"/>
        <w:tab w:val="right" w:pos="8838"/>
      </w:tabs>
      <w:spacing w:after="0" w:line="240" w:lineRule="auto"/>
      <w:jc w:val="center"/>
      <w:rPr>
        <w:b/>
        <w:i/>
        <w:color w:val="0070C0"/>
      </w:rPr>
    </w:pPr>
    <w:r>
      <w:rPr>
        <w:b/>
        <w:i/>
        <w:color w:val="0070C0"/>
      </w:rPr>
      <w:t xml:space="preserve">Dirección: Zenteno 2471 – Fono: 64-4-233179 - </w:t>
    </w:r>
    <w:hyperlink r:id="rId1">
      <w:r>
        <w:rPr>
          <w:b/>
          <w:i/>
          <w:color w:val="0563C1"/>
          <w:u w:val="single"/>
        </w:rPr>
        <w:t>escuelaartesycultura@daem.imo.cl</w:t>
      </w:r>
    </w:hyperlink>
  </w:p>
  <w:p w14:paraId="2EC2AD90" w14:textId="77777777" w:rsidR="000C4D4F" w:rsidRDefault="000C4D4F">
    <w:pPr>
      <w:pStyle w:val="Normal1"/>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E20D2" w14:textId="77777777" w:rsidR="00EB507A" w:rsidRDefault="00EB507A" w:rsidP="000C4D4F">
      <w:pPr>
        <w:spacing w:after="0" w:line="240" w:lineRule="auto"/>
      </w:pPr>
      <w:r>
        <w:separator/>
      </w:r>
    </w:p>
  </w:footnote>
  <w:footnote w:type="continuationSeparator" w:id="0">
    <w:p w14:paraId="3114F896" w14:textId="77777777" w:rsidR="00EB507A" w:rsidRDefault="00EB507A" w:rsidP="000C4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0DDBF" w14:textId="6B76F589" w:rsidR="000C4D4F" w:rsidRDefault="009558A0">
    <w:pPr>
      <w:pStyle w:val="Normal1"/>
      <w:pBdr>
        <w:top w:val="nil"/>
        <w:left w:val="nil"/>
        <w:bottom w:val="nil"/>
        <w:right w:val="nil"/>
        <w:between w:val="nil"/>
      </w:pBdr>
      <w:tabs>
        <w:tab w:val="center" w:pos="4252"/>
        <w:tab w:val="right" w:pos="8504"/>
      </w:tabs>
      <w:spacing w:after="0" w:line="240" w:lineRule="auto"/>
      <w:rPr>
        <w:color w:val="000000"/>
      </w:rPr>
    </w:pPr>
    <w:r>
      <w:rPr>
        <w:noProof/>
        <w:color w:val="000000"/>
      </w:rPr>
      <w:drawing>
        <wp:inline distT="0" distB="0" distL="0" distR="0" wp14:anchorId="0FDADE5C" wp14:editId="66EE9FD7">
          <wp:extent cx="371475" cy="361950"/>
          <wp:effectExtent l="0" t="0" r="0" b="0"/>
          <wp:docPr id="2" name="Imagen 1" descr="https://lh4.googleusercontent.com/7D5PFY0DzBfKUtXkPvqVxs-Sgv5mQn3J7hSR18i78BuTQ2DilFt3zbxG7e2rjDX6XzAQQXtpmUeoSZhQkYz-BJebsHFZSqmJ2JiC98_AYSw9B_JlX7QoD8GCyVqVOkA-QxSvH2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lh4.googleusercontent.com/7D5PFY0DzBfKUtXkPvqVxs-Sgv5mQn3J7hSR18i78BuTQ2DilFt3zbxG7e2rjDX6XzAQQXtpmUeoSZhQkYz-BJebsHFZSqmJ2JiC98_AYSw9B_JlX7QoD8GCyVqVOkA-QxSvH2L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4FAF" w14:textId="77777777" w:rsidR="000C4D4F" w:rsidRDefault="00EB507A">
    <w:pPr>
      <w:pStyle w:val="Normal1"/>
      <w:pBdr>
        <w:top w:val="nil"/>
        <w:left w:val="nil"/>
        <w:bottom w:val="nil"/>
        <w:right w:val="nil"/>
        <w:between w:val="nil"/>
      </w:pBdr>
      <w:tabs>
        <w:tab w:val="center" w:pos="4252"/>
        <w:tab w:val="right" w:pos="8504"/>
      </w:tabs>
      <w:spacing w:after="0" w:line="240" w:lineRule="auto"/>
      <w:jc w:val="right"/>
      <w:rPr>
        <w:color w:val="000000"/>
      </w:rPr>
    </w:pPr>
    <w:r>
      <w:rPr>
        <w:color w:val="000000"/>
      </w:rPr>
      <w:t xml:space="preserve">  Escuela de Artes y Cultura Osorno</w:t>
    </w:r>
    <w:r>
      <w:rPr>
        <w:noProof/>
        <w:lang w:val="es-ES"/>
      </w:rPr>
      <w:drawing>
        <wp:anchor distT="0" distB="0" distL="114300" distR="114300" simplePos="0" relativeHeight="251658240" behindDoc="0" locked="0" layoutInCell="1" allowOverlap="1" wp14:anchorId="5A91358E" wp14:editId="0FC06307">
          <wp:simplePos x="0" y="0"/>
          <wp:positionH relativeFrom="column">
            <wp:posOffset>130810</wp:posOffset>
          </wp:positionH>
          <wp:positionV relativeFrom="paragraph">
            <wp:posOffset>20955</wp:posOffset>
          </wp:positionV>
          <wp:extent cx="542925" cy="509270"/>
          <wp:effectExtent l="0" t="0" r="0" b="0"/>
          <wp:wrapSquare wrapText="bothSides" distT="0" distB="0" distL="114300" distR="114300"/>
          <wp:docPr id="1852062721" name="image4.jpg" descr="logo original EACO 2019.jpg"/>
          <wp:cNvGraphicFramePr/>
          <a:graphic xmlns:a="http://schemas.openxmlformats.org/drawingml/2006/main">
            <a:graphicData uri="http://schemas.openxmlformats.org/drawingml/2006/picture">
              <pic:pic xmlns:pic="http://schemas.openxmlformats.org/drawingml/2006/picture">
                <pic:nvPicPr>
                  <pic:cNvPr id="0" name="image4.jpg" descr="logo original EACO 2019.jpg"/>
                  <pic:cNvPicPr preferRelativeResize="0"/>
                </pic:nvPicPr>
                <pic:blipFill>
                  <a:blip r:embed="rId1"/>
                  <a:srcRect/>
                  <a:stretch>
                    <a:fillRect/>
                  </a:stretch>
                </pic:blipFill>
                <pic:spPr>
                  <a:xfrm>
                    <a:off x="0" y="0"/>
                    <a:ext cx="542925" cy="509270"/>
                  </a:xfrm>
                  <a:prstGeom prst="rect">
                    <a:avLst/>
                  </a:prstGeom>
                  <a:ln/>
                </pic:spPr>
              </pic:pic>
            </a:graphicData>
          </a:graphic>
        </wp:anchor>
      </w:drawing>
    </w:r>
  </w:p>
  <w:p w14:paraId="13CEA55F" w14:textId="77777777" w:rsidR="000C4D4F" w:rsidRDefault="00EB507A">
    <w:pPr>
      <w:pStyle w:val="Normal1"/>
      <w:pBdr>
        <w:top w:val="nil"/>
        <w:left w:val="nil"/>
        <w:bottom w:val="single" w:sz="12" w:space="31" w:color="000000"/>
        <w:right w:val="nil"/>
        <w:between w:val="nil"/>
      </w:pBdr>
      <w:tabs>
        <w:tab w:val="center" w:pos="4252"/>
        <w:tab w:val="right" w:pos="8504"/>
      </w:tabs>
      <w:spacing w:after="0" w:line="240" w:lineRule="auto"/>
      <w:jc w:val="right"/>
      <w:rPr>
        <w:color w:val="000000"/>
      </w:rPr>
    </w:pPr>
    <w:r>
      <w:rPr>
        <w:color w:val="000000"/>
      </w:rPr>
      <w:t xml:space="preserve"> Reglamento Interno y Manual de Convivencia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1203F" w14:textId="77777777" w:rsidR="000C4D4F" w:rsidRDefault="00EB507A">
    <w:pPr>
      <w:pStyle w:val="Normal1"/>
      <w:pBdr>
        <w:top w:val="nil"/>
        <w:left w:val="nil"/>
        <w:bottom w:val="nil"/>
        <w:right w:val="nil"/>
        <w:between w:val="nil"/>
      </w:pBdr>
      <w:tabs>
        <w:tab w:val="center" w:pos="4252"/>
        <w:tab w:val="right" w:pos="8504"/>
      </w:tabs>
      <w:spacing w:after="0" w:line="240" w:lineRule="auto"/>
      <w:rPr>
        <w:color w:val="000000"/>
      </w:rPr>
    </w:pPr>
    <w:r>
      <w:rPr>
        <w:color w:val="000000"/>
      </w:rPr>
      <w:t xml:space="preserve">          Escuela de Artes y Cultura Osorno </w:t>
    </w:r>
    <w:r>
      <w:rPr>
        <w:noProof/>
        <w:lang w:val="es-ES"/>
      </w:rPr>
      <w:drawing>
        <wp:anchor distT="0" distB="0" distL="114300" distR="114300" simplePos="0" relativeHeight="251659264" behindDoc="0" locked="0" layoutInCell="1" allowOverlap="1" wp14:anchorId="62A3C03C" wp14:editId="3F129C95">
          <wp:simplePos x="0" y="0"/>
          <wp:positionH relativeFrom="column">
            <wp:posOffset>-269239</wp:posOffset>
          </wp:positionH>
          <wp:positionV relativeFrom="paragraph">
            <wp:posOffset>-77469</wp:posOffset>
          </wp:positionV>
          <wp:extent cx="499745" cy="474980"/>
          <wp:effectExtent l="0" t="0" r="0" b="0"/>
          <wp:wrapSquare wrapText="bothSides" distT="0" distB="0" distL="114300" distR="114300"/>
          <wp:docPr id="1852062720" name="image5.jpg" descr="logo original EACO 2019.jpg"/>
          <wp:cNvGraphicFramePr/>
          <a:graphic xmlns:a="http://schemas.openxmlformats.org/drawingml/2006/main">
            <a:graphicData uri="http://schemas.openxmlformats.org/drawingml/2006/picture">
              <pic:pic xmlns:pic="http://schemas.openxmlformats.org/drawingml/2006/picture">
                <pic:nvPicPr>
                  <pic:cNvPr id="0" name="image5.jpg" descr="logo original EACO 2019.jpg"/>
                  <pic:cNvPicPr preferRelativeResize="0"/>
                </pic:nvPicPr>
                <pic:blipFill>
                  <a:blip r:embed="rId1"/>
                  <a:srcRect/>
                  <a:stretch>
                    <a:fillRect/>
                  </a:stretch>
                </pic:blipFill>
                <pic:spPr>
                  <a:xfrm>
                    <a:off x="0" y="0"/>
                    <a:ext cx="499745" cy="474980"/>
                  </a:xfrm>
                  <a:prstGeom prst="rect">
                    <a:avLst/>
                  </a:prstGeom>
                  <a:ln/>
                </pic:spPr>
              </pic:pic>
            </a:graphicData>
          </a:graphic>
        </wp:anchor>
      </w:drawing>
    </w:r>
  </w:p>
  <w:p w14:paraId="4A4EE8C7" w14:textId="77777777" w:rsidR="000C4D4F" w:rsidRDefault="00EB507A">
    <w:pPr>
      <w:pStyle w:val="Normal1"/>
      <w:pBdr>
        <w:top w:val="nil"/>
        <w:left w:val="nil"/>
        <w:bottom w:val="single" w:sz="12" w:space="1" w:color="000000"/>
        <w:right w:val="nil"/>
        <w:between w:val="nil"/>
      </w:pBdr>
      <w:tabs>
        <w:tab w:val="center" w:pos="4252"/>
        <w:tab w:val="right" w:pos="8504"/>
      </w:tabs>
      <w:spacing w:after="0" w:line="240" w:lineRule="auto"/>
      <w:rPr>
        <w:color w:val="000000"/>
      </w:rPr>
    </w:pPr>
    <w:r>
      <w:rPr>
        <w:color w:val="000000"/>
      </w:rPr>
      <w:t xml:space="preserve">          Reglamento Interno y Manual de Convivencia </w:t>
    </w:r>
  </w:p>
  <w:p w14:paraId="5044F69B" w14:textId="77777777" w:rsidR="000C4D4F" w:rsidRDefault="000C4D4F">
    <w:pPr>
      <w:pStyle w:val="Normal1"/>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86FD6" w14:textId="77777777" w:rsidR="000C4D4F" w:rsidRDefault="00EB507A">
    <w:pPr>
      <w:pStyle w:val="Normal1"/>
      <w:pBdr>
        <w:top w:val="nil"/>
        <w:left w:val="nil"/>
        <w:bottom w:val="nil"/>
        <w:right w:val="nil"/>
        <w:between w:val="nil"/>
      </w:pBdr>
      <w:tabs>
        <w:tab w:val="center" w:pos="4252"/>
        <w:tab w:val="right" w:pos="8504"/>
      </w:tabs>
      <w:spacing w:after="0" w:line="240" w:lineRule="auto"/>
      <w:rPr>
        <w:color w:val="000000"/>
      </w:rPr>
    </w:pPr>
    <w:r>
      <w:rPr>
        <w:color w:val="000000"/>
      </w:rPr>
      <w:t xml:space="preserve">          Escuela de Artes y Cultura Osorno </w:t>
    </w:r>
    <w:r>
      <w:rPr>
        <w:noProof/>
        <w:lang w:val="es-ES"/>
      </w:rPr>
      <w:drawing>
        <wp:anchor distT="0" distB="0" distL="114300" distR="114300" simplePos="0" relativeHeight="251660288" behindDoc="0" locked="0" layoutInCell="1" allowOverlap="1" wp14:anchorId="480DD15A" wp14:editId="55253FA3">
          <wp:simplePos x="0" y="0"/>
          <wp:positionH relativeFrom="column">
            <wp:posOffset>-478789</wp:posOffset>
          </wp:positionH>
          <wp:positionV relativeFrom="paragraph">
            <wp:posOffset>-84454</wp:posOffset>
          </wp:positionV>
          <wp:extent cx="499745" cy="474980"/>
          <wp:effectExtent l="0" t="0" r="0" b="0"/>
          <wp:wrapSquare wrapText="bothSides" distT="0" distB="0" distL="114300" distR="114300"/>
          <wp:docPr id="1852062719" name="image5.jpg" descr="logo original EACO 2019.jpg"/>
          <wp:cNvGraphicFramePr/>
          <a:graphic xmlns:a="http://schemas.openxmlformats.org/drawingml/2006/main">
            <a:graphicData uri="http://schemas.openxmlformats.org/drawingml/2006/picture">
              <pic:pic xmlns:pic="http://schemas.openxmlformats.org/drawingml/2006/picture">
                <pic:nvPicPr>
                  <pic:cNvPr id="0" name="image5.jpg" descr="logo original EACO 2019.jpg"/>
                  <pic:cNvPicPr preferRelativeResize="0"/>
                </pic:nvPicPr>
                <pic:blipFill>
                  <a:blip r:embed="rId1"/>
                  <a:srcRect/>
                  <a:stretch>
                    <a:fillRect/>
                  </a:stretch>
                </pic:blipFill>
                <pic:spPr>
                  <a:xfrm>
                    <a:off x="0" y="0"/>
                    <a:ext cx="499745" cy="474980"/>
                  </a:xfrm>
                  <a:prstGeom prst="rect">
                    <a:avLst/>
                  </a:prstGeom>
                  <a:ln/>
                </pic:spPr>
              </pic:pic>
            </a:graphicData>
          </a:graphic>
        </wp:anchor>
      </w:drawing>
    </w:r>
  </w:p>
  <w:p w14:paraId="58E74E2A" w14:textId="77777777" w:rsidR="000C4D4F" w:rsidRDefault="00EB507A">
    <w:pPr>
      <w:pStyle w:val="Normal1"/>
      <w:pBdr>
        <w:top w:val="nil"/>
        <w:left w:val="nil"/>
        <w:bottom w:val="single" w:sz="12" w:space="1" w:color="000000"/>
        <w:right w:val="nil"/>
        <w:between w:val="nil"/>
      </w:pBdr>
      <w:tabs>
        <w:tab w:val="center" w:pos="4252"/>
        <w:tab w:val="right" w:pos="8504"/>
      </w:tabs>
      <w:spacing w:after="0" w:line="240" w:lineRule="auto"/>
      <w:rPr>
        <w:color w:val="000000"/>
      </w:rPr>
    </w:pPr>
    <w:r>
      <w:rPr>
        <w:color w:val="000000"/>
      </w:rPr>
      <w:t xml:space="preserve">          Reglamento Interno y Manual de Convivencia </w:t>
    </w:r>
  </w:p>
  <w:p w14:paraId="3CAE90E7" w14:textId="77777777" w:rsidR="000C4D4F" w:rsidRDefault="000C4D4F">
    <w:pPr>
      <w:pStyle w:val="Normal1"/>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7AF"/>
    <w:multiLevelType w:val="multilevel"/>
    <w:tmpl w:val="7BB8B6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C01506"/>
    <w:multiLevelType w:val="multilevel"/>
    <w:tmpl w:val="9104ED4C"/>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8C2D2D"/>
    <w:multiLevelType w:val="multilevel"/>
    <w:tmpl w:val="AC7CB77E"/>
    <w:lvl w:ilvl="0">
      <w:start w:val="1"/>
      <w:numFmt w:val="upperRoman"/>
      <w:lvlText w:val="%1."/>
      <w:lvlJc w:val="right"/>
      <w:pPr>
        <w:ind w:left="720" w:hanging="360"/>
      </w:pPr>
    </w:lvl>
    <w:lvl w:ilvl="1">
      <w:start w:val="1"/>
      <w:numFmt w:val="decimal"/>
      <w:lvlText w:val="%1.%2"/>
      <w:lvlJc w:val="left"/>
      <w:pPr>
        <w:ind w:left="1500" w:hanging="42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3" w15:restartNumberingAfterBreak="0">
    <w:nsid w:val="04A56D0C"/>
    <w:multiLevelType w:val="multilevel"/>
    <w:tmpl w:val="71DA1E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81E22F5"/>
    <w:multiLevelType w:val="multilevel"/>
    <w:tmpl w:val="754441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8350A9F"/>
    <w:multiLevelType w:val="multilevel"/>
    <w:tmpl w:val="603421BA"/>
    <w:lvl w:ilvl="0">
      <w:start w:val="1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EA1AD3"/>
    <w:multiLevelType w:val="multilevel"/>
    <w:tmpl w:val="B42A39EC"/>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F37F81"/>
    <w:multiLevelType w:val="multilevel"/>
    <w:tmpl w:val="87B80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9471879"/>
    <w:multiLevelType w:val="multilevel"/>
    <w:tmpl w:val="282EB4B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9E54721"/>
    <w:multiLevelType w:val="multilevel"/>
    <w:tmpl w:val="1FC64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A1C09CA"/>
    <w:multiLevelType w:val="multilevel"/>
    <w:tmpl w:val="7F78A60A"/>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15:restartNumberingAfterBreak="0">
    <w:nsid w:val="0A906D35"/>
    <w:multiLevelType w:val="multilevel"/>
    <w:tmpl w:val="D4AC72B0"/>
    <w:lvl w:ilvl="0">
      <w:start w:val="2"/>
      <w:numFmt w:val="bullet"/>
      <w:lvlText w:val="-"/>
      <w:lvlJc w:val="left"/>
      <w:pPr>
        <w:ind w:left="720" w:hanging="360"/>
      </w:pPr>
      <w:rPr>
        <w:rFonts w:ascii="Arial" w:eastAsia="Arial" w:hAnsi="Arial" w:cs="Arial"/>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AF2230D"/>
    <w:multiLevelType w:val="multilevel"/>
    <w:tmpl w:val="C7128F3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BAD11DC"/>
    <w:multiLevelType w:val="multilevel"/>
    <w:tmpl w:val="8CB8E2E6"/>
    <w:lvl w:ilvl="0">
      <w:start w:val="1"/>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C6538D9"/>
    <w:multiLevelType w:val="multilevel"/>
    <w:tmpl w:val="4FD03938"/>
    <w:lvl w:ilvl="0">
      <w:start w:val="1"/>
      <w:numFmt w:val="upperRoman"/>
      <w:lvlText w:val="%1."/>
      <w:lvlJc w:val="righ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CB10DEF"/>
    <w:multiLevelType w:val="multilevel"/>
    <w:tmpl w:val="58B46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F78111C"/>
    <w:multiLevelType w:val="multilevel"/>
    <w:tmpl w:val="46DE0F9E"/>
    <w:lvl w:ilvl="0">
      <w:start w:val="3"/>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0FF5646C"/>
    <w:multiLevelType w:val="multilevel"/>
    <w:tmpl w:val="A540329E"/>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FF72E71"/>
    <w:multiLevelType w:val="multilevel"/>
    <w:tmpl w:val="CE029A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106233D4"/>
    <w:multiLevelType w:val="multilevel"/>
    <w:tmpl w:val="24484E90"/>
    <w:lvl w:ilvl="0">
      <w:start w:val="1"/>
      <w:numFmt w:val="decimal"/>
      <w:lvlText w:val="%1."/>
      <w:lvlJc w:val="left"/>
      <w:pPr>
        <w:ind w:left="1096" w:hanging="360"/>
      </w:pPr>
      <w:rPr>
        <w:b/>
      </w:rPr>
    </w:lvl>
    <w:lvl w:ilvl="1">
      <w:start w:val="1"/>
      <w:numFmt w:val="lowerLetter"/>
      <w:lvlText w:val="%2."/>
      <w:lvlJc w:val="left"/>
      <w:pPr>
        <w:ind w:left="1816" w:hanging="360"/>
      </w:pPr>
    </w:lvl>
    <w:lvl w:ilvl="2">
      <w:start w:val="1"/>
      <w:numFmt w:val="lowerRoman"/>
      <w:lvlText w:val="%3."/>
      <w:lvlJc w:val="right"/>
      <w:pPr>
        <w:ind w:left="2536" w:hanging="180"/>
      </w:pPr>
    </w:lvl>
    <w:lvl w:ilvl="3">
      <w:start w:val="1"/>
      <w:numFmt w:val="decimal"/>
      <w:lvlText w:val="%4."/>
      <w:lvlJc w:val="left"/>
      <w:pPr>
        <w:ind w:left="3256" w:hanging="360"/>
      </w:pPr>
    </w:lvl>
    <w:lvl w:ilvl="4">
      <w:start w:val="1"/>
      <w:numFmt w:val="lowerLetter"/>
      <w:lvlText w:val="%5."/>
      <w:lvlJc w:val="left"/>
      <w:pPr>
        <w:ind w:left="3976" w:hanging="360"/>
      </w:pPr>
    </w:lvl>
    <w:lvl w:ilvl="5">
      <w:start w:val="1"/>
      <w:numFmt w:val="lowerRoman"/>
      <w:lvlText w:val="%6."/>
      <w:lvlJc w:val="right"/>
      <w:pPr>
        <w:ind w:left="4696" w:hanging="180"/>
      </w:pPr>
    </w:lvl>
    <w:lvl w:ilvl="6">
      <w:start w:val="1"/>
      <w:numFmt w:val="decimal"/>
      <w:lvlText w:val="%7."/>
      <w:lvlJc w:val="left"/>
      <w:pPr>
        <w:ind w:left="5416" w:hanging="360"/>
      </w:pPr>
    </w:lvl>
    <w:lvl w:ilvl="7">
      <w:start w:val="1"/>
      <w:numFmt w:val="lowerLetter"/>
      <w:lvlText w:val="%8."/>
      <w:lvlJc w:val="left"/>
      <w:pPr>
        <w:ind w:left="6136" w:hanging="360"/>
      </w:pPr>
    </w:lvl>
    <w:lvl w:ilvl="8">
      <w:start w:val="1"/>
      <w:numFmt w:val="lowerRoman"/>
      <w:lvlText w:val="%9."/>
      <w:lvlJc w:val="right"/>
      <w:pPr>
        <w:ind w:left="6856" w:hanging="180"/>
      </w:pPr>
    </w:lvl>
  </w:abstractNum>
  <w:abstractNum w:abstractNumId="20" w15:restartNumberingAfterBreak="0">
    <w:nsid w:val="110D4545"/>
    <w:multiLevelType w:val="multilevel"/>
    <w:tmpl w:val="360E0342"/>
    <w:lvl w:ilvl="0">
      <w:start w:val="1"/>
      <w:numFmt w:val="decimal"/>
      <w:lvlText w:val="%1."/>
      <w:lvlJc w:val="left"/>
      <w:pPr>
        <w:ind w:left="1272" w:hanging="420"/>
      </w:p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abstractNum w:abstractNumId="21" w15:restartNumberingAfterBreak="0">
    <w:nsid w:val="11B044F6"/>
    <w:multiLevelType w:val="multilevel"/>
    <w:tmpl w:val="8DAA4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11C72723"/>
    <w:multiLevelType w:val="multilevel"/>
    <w:tmpl w:val="56E06478"/>
    <w:lvl w:ilvl="0">
      <w:start w:val="1"/>
      <w:numFmt w:val="lowerLetter"/>
      <w:lvlText w:val="%1)"/>
      <w:lvlJc w:val="left"/>
      <w:pPr>
        <w:ind w:left="720" w:hanging="360"/>
      </w:pPr>
      <w:rPr>
        <w:b/>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2207C64"/>
    <w:multiLevelType w:val="multilevel"/>
    <w:tmpl w:val="D73813AA"/>
    <w:lvl w:ilvl="0">
      <w:start w:val="1"/>
      <w:numFmt w:val="decimal"/>
      <w:lvlText w:val="%1)"/>
      <w:lvlJc w:val="left"/>
      <w:pPr>
        <w:ind w:left="1188" w:hanging="360"/>
      </w:pPr>
      <w:rPr>
        <w:rFonts w:ascii="Bookman Old Style" w:eastAsia="Bookman Old Style" w:hAnsi="Bookman Old Style" w:cs="Bookman Old Style"/>
        <w:sz w:val="19"/>
        <w:szCs w:val="19"/>
      </w:rPr>
    </w:lvl>
    <w:lvl w:ilvl="1">
      <w:start w:val="1"/>
      <w:numFmt w:val="lowerLetter"/>
      <w:lvlText w:val="%2)"/>
      <w:lvlJc w:val="left"/>
      <w:pPr>
        <w:ind w:left="1188" w:hanging="360"/>
      </w:pPr>
      <w:rPr>
        <w:rFonts w:ascii="Bookman Old Style" w:eastAsia="Bookman Old Style" w:hAnsi="Bookman Old Style" w:cs="Bookman Old Style"/>
        <w:sz w:val="19"/>
        <w:szCs w:val="19"/>
      </w:rPr>
    </w:lvl>
    <w:lvl w:ilvl="2">
      <w:start w:val="1"/>
      <w:numFmt w:val="bullet"/>
      <w:lvlText w:val="•"/>
      <w:lvlJc w:val="left"/>
      <w:pPr>
        <w:ind w:left="2828" w:hanging="360"/>
      </w:pPr>
    </w:lvl>
    <w:lvl w:ilvl="3">
      <w:start w:val="1"/>
      <w:numFmt w:val="bullet"/>
      <w:lvlText w:val="•"/>
      <w:lvlJc w:val="left"/>
      <w:pPr>
        <w:ind w:left="3652" w:hanging="360"/>
      </w:pPr>
    </w:lvl>
    <w:lvl w:ilvl="4">
      <w:start w:val="1"/>
      <w:numFmt w:val="bullet"/>
      <w:lvlText w:val="•"/>
      <w:lvlJc w:val="left"/>
      <w:pPr>
        <w:ind w:left="4476" w:hanging="360"/>
      </w:pPr>
    </w:lvl>
    <w:lvl w:ilvl="5">
      <w:start w:val="1"/>
      <w:numFmt w:val="bullet"/>
      <w:lvlText w:val="•"/>
      <w:lvlJc w:val="left"/>
      <w:pPr>
        <w:ind w:left="5300" w:hanging="360"/>
      </w:pPr>
    </w:lvl>
    <w:lvl w:ilvl="6">
      <w:start w:val="1"/>
      <w:numFmt w:val="bullet"/>
      <w:lvlText w:val="•"/>
      <w:lvlJc w:val="left"/>
      <w:pPr>
        <w:ind w:left="6124" w:hanging="360"/>
      </w:pPr>
    </w:lvl>
    <w:lvl w:ilvl="7">
      <w:start w:val="1"/>
      <w:numFmt w:val="bullet"/>
      <w:lvlText w:val="•"/>
      <w:lvlJc w:val="left"/>
      <w:pPr>
        <w:ind w:left="6948" w:hanging="360"/>
      </w:pPr>
    </w:lvl>
    <w:lvl w:ilvl="8">
      <w:start w:val="1"/>
      <w:numFmt w:val="bullet"/>
      <w:lvlText w:val="•"/>
      <w:lvlJc w:val="left"/>
      <w:pPr>
        <w:ind w:left="7772" w:hanging="360"/>
      </w:pPr>
    </w:lvl>
  </w:abstractNum>
  <w:abstractNum w:abstractNumId="24" w15:restartNumberingAfterBreak="0">
    <w:nsid w:val="12BE36B8"/>
    <w:multiLevelType w:val="multilevel"/>
    <w:tmpl w:val="F454B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411135B"/>
    <w:multiLevelType w:val="multilevel"/>
    <w:tmpl w:val="6C8248BE"/>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5615C28"/>
    <w:multiLevelType w:val="multilevel"/>
    <w:tmpl w:val="4274C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5E63CBA"/>
    <w:multiLevelType w:val="multilevel"/>
    <w:tmpl w:val="FB00B72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16917AA5"/>
    <w:multiLevelType w:val="multilevel"/>
    <w:tmpl w:val="D862DCE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6EF0CAD"/>
    <w:multiLevelType w:val="multilevel"/>
    <w:tmpl w:val="1B3EA3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99F12E4"/>
    <w:multiLevelType w:val="multilevel"/>
    <w:tmpl w:val="C304E7F8"/>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31" w15:restartNumberingAfterBreak="0">
    <w:nsid w:val="19D702F1"/>
    <w:multiLevelType w:val="multilevel"/>
    <w:tmpl w:val="EFF4E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19DD5ACC"/>
    <w:multiLevelType w:val="multilevel"/>
    <w:tmpl w:val="25964E0E"/>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1A4032C5"/>
    <w:multiLevelType w:val="multilevel"/>
    <w:tmpl w:val="C8969B68"/>
    <w:lvl w:ilvl="0">
      <w:start w:val="1"/>
      <w:numFmt w:val="upperRoman"/>
      <w:lvlText w:val="%1."/>
      <w:lvlJc w:val="right"/>
      <w:pPr>
        <w:ind w:left="720" w:hanging="360"/>
      </w:pPr>
    </w:lvl>
    <w:lvl w:ilvl="1">
      <w:start w:val="1"/>
      <w:numFmt w:val="decimal"/>
      <w:lvlText w:val="%1.%2"/>
      <w:lvlJc w:val="left"/>
      <w:pPr>
        <w:ind w:left="1860" w:hanging="420"/>
      </w:pPr>
    </w:lvl>
    <w:lvl w:ilvl="2">
      <w:start w:val="1"/>
      <w:numFmt w:val="decimal"/>
      <w:lvlText w:val="%1.%2.%3"/>
      <w:lvlJc w:val="left"/>
      <w:pPr>
        <w:ind w:left="3240" w:hanging="720"/>
      </w:pPr>
    </w:lvl>
    <w:lvl w:ilvl="3">
      <w:start w:val="1"/>
      <w:numFmt w:val="decimal"/>
      <w:lvlText w:val="%1.%2.%3.%4"/>
      <w:lvlJc w:val="left"/>
      <w:pPr>
        <w:ind w:left="4320" w:hanging="720"/>
      </w:pPr>
    </w:lvl>
    <w:lvl w:ilvl="4">
      <w:start w:val="1"/>
      <w:numFmt w:val="decimal"/>
      <w:lvlText w:val="%1.%2.%3.%4.%5"/>
      <w:lvlJc w:val="left"/>
      <w:pPr>
        <w:ind w:left="5760" w:hanging="1080"/>
      </w:pPr>
    </w:lvl>
    <w:lvl w:ilvl="5">
      <w:start w:val="1"/>
      <w:numFmt w:val="decimal"/>
      <w:lvlText w:val="%1.%2.%3.%4.%5.%6"/>
      <w:lvlJc w:val="left"/>
      <w:pPr>
        <w:ind w:left="6840" w:hanging="1080"/>
      </w:pPr>
    </w:lvl>
    <w:lvl w:ilvl="6">
      <w:start w:val="1"/>
      <w:numFmt w:val="decimal"/>
      <w:lvlText w:val="%1.%2.%3.%4.%5.%6.%7"/>
      <w:lvlJc w:val="left"/>
      <w:pPr>
        <w:ind w:left="8280" w:hanging="1440"/>
      </w:pPr>
    </w:lvl>
    <w:lvl w:ilvl="7">
      <w:start w:val="1"/>
      <w:numFmt w:val="decimal"/>
      <w:lvlText w:val="%1.%2.%3.%4.%5.%6.%7.%8"/>
      <w:lvlJc w:val="left"/>
      <w:pPr>
        <w:ind w:left="9360" w:hanging="1440"/>
      </w:pPr>
    </w:lvl>
    <w:lvl w:ilvl="8">
      <w:start w:val="1"/>
      <w:numFmt w:val="decimal"/>
      <w:lvlText w:val="%1.%2.%3.%4.%5.%6.%7.%8.%9"/>
      <w:lvlJc w:val="left"/>
      <w:pPr>
        <w:ind w:left="10800" w:hanging="1800"/>
      </w:pPr>
    </w:lvl>
  </w:abstractNum>
  <w:abstractNum w:abstractNumId="34" w15:restartNumberingAfterBreak="0">
    <w:nsid w:val="1A624B26"/>
    <w:multiLevelType w:val="multilevel"/>
    <w:tmpl w:val="623C08CC"/>
    <w:lvl w:ilvl="0">
      <w:start w:val="5"/>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AF71AC2"/>
    <w:multiLevelType w:val="multilevel"/>
    <w:tmpl w:val="7014374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15:restartNumberingAfterBreak="0">
    <w:nsid w:val="1B73377E"/>
    <w:multiLevelType w:val="multilevel"/>
    <w:tmpl w:val="183E7212"/>
    <w:lvl w:ilvl="0">
      <w:start w:val="1"/>
      <w:numFmt w:val="lowerLetter"/>
      <w:lvlText w:val="%1)"/>
      <w:lvlJc w:val="left"/>
      <w:pPr>
        <w:ind w:left="1221" w:hanging="360"/>
      </w:pPr>
      <w:rPr>
        <w:rFonts w:ascii="Calibri" w:eastAsia="Calibri" w:hAnsi="Calibri" w:cs="Calibri"/>
        <w:sz w:val="22"/>
        <w:szCs w:val="22"/>
      </w:rPr>
    </w:lvl>
    <w:lvl w:ilvl="1">
      <w:start w:val="1"/>
      <w:numFmt w:val="bullet"/>
      <w:lvlText w:val="•"/>
      <w:lvlJc w:val="left"/>
      <w:pPr>
        <w:ind w:left="2010" w:hanging="360"/>
      </w:pPr>
    </w:lvl>
    <w:lvl w:ilvl="2">
      <w:start w:val="1"/>
      <w:numFmt w:val="bullet"/>
      <w:lvlText w:val="•"/>
      <w:lvlJc w:val="left"/>
      <w:pPr>
        <w:ind w:left="2800" w:hanging="360"/>
      </w:pPr>
    </w:lvl>
    <w:lvl w:ilvl="3">
      <w:start w:val="1"/>
      <w:numFmt w:val="bullet"/>
      <w:lvlText w:val="•"/>
      <w:lvlJc w:val="left"/>
      <w:pPr>
        <w:ind w:left="3590" w:hanging="360"/>
      </w:pPr>
    </w:lvl>
    <w:lvl w:ilvl="4">
      <w:start w:val="1"/>
      <w:numFmt w:val="bullet"/>
      <w:lvlText w:val="•"/>
      <w:lvlJc w:val="left"/>
      <w:pPr>
        <w:ind w:left="4380" w:hanging="360"/>
      </w:pPr>
    </w:lvl>
    <w:lvl w:ilvl="5">
      <w:start w:val="1"/>
      <w:numFmt w:val="bullet"/>
      <w:lvlText w:val="•"/>
      <w:lvlJc w:val="left"/>
      <w:pPr>
        <w:ind w:left="5170" w:hanging="360"/>
      </w:pPr>
    </w:lvl>
    <w:lvl w:ilvl="6">
      <w:start w:val="1"/>
      <w:numFmt w:val="bullet"/>
      <w:lvlText w:val="•"/>
      <w:lvlJc w:val="left"/>
      <w:pPr>
        <w:ind w:left="5960" w:hanging="360"/>
      </w:pPr>
    </w:lvl>
    <w:lvl w:ilvl="7">
      <w:start w:val="1"/>
      <w:numFmt w:val="bullet"/>
      <w:lvlText w:val="•"/>
      <w:lvlJc w:val="left"/>
      <w:pPr>
        <w:ind w:left="6750" w:hanging="360"/>
      </w:pPr>
    </w:lvl>
    <w:lvl w:ilvl="8">
      <w:start w:val="1"/>
      <w:numFmt w:val="bullet"/>
      <w:lvlText w:val="•"/>
      <w:lvlJc w:val="left"/>
      <w:pPr>
        <w:ind w:left="7540" w:hanging="360"/>
      </w:pPr>
    </w:lvl>
  </w:abstractNum>
  <w:abstractNum w:abstractNumId="37" w15:restartNumberingAfterBreak="0">
    <w:nsid w:val="1C011840"/>
    <w:multiLevelType w:val="multilevel"/>
    <w:tmpl w:val="01A2E07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1DDF325C"/>
    <w:multiLevelType w:val="multilevel"/>
    <w:tmpl w:val="429A5AD6"/>
    <w:lvl w:ilvl="0">
      <w:start w:val="1"/>
      <w:numFmt w:val="decimal"/>
      <w:lvlText w:val="%1."/>
      <w:lvlJc w:val="left"/>
      <w:pPr>
        <w:ind w:left="1188" w:hanging="360"/>
      </w:pPr>
      <w:rPr>
        <w:rFonts w:ascii="Bookman Old Style" w:eastAsia="Bookman Old Style" w:hAnsi="Bookman Old Style" w:cs="Bookman Old Style"/>
        <w:sz w:val="19"/>
        <w:szCs w:val="19"/>
      </w:rPr>
    </w:lvl>
    <w:lvl w:ilvl="1">
      <w:start w:val="1"/>
      <w:numFmt w:val="bullet"/>
      <w:lvlText w:val="•"/>
      <w:lvlJc w:val="left"/>
      <w:pPr>
        <w:ind w:left="2004" w:hanging="360"/>
      </w:pPr>
    </w:lvl>
    <w:lvl w:ilvl="2">
      <w:start w:val="1"/>
      <w:numFmt w:val="bullet"/>
      <w:lvlText w:val="•"/>
      <w:lvlJc w:val="left"/>
      <w:pPr>
        <w:ind w:left="2828" w:hanging="360"/>
      </w:pPr>
    </w:lvl>
    <w:lvl w:ilvl="3">
      <w:start w:val="1"/>
      <w:numFmt w:val="bullet"/>
      <w:lvlText w:val="•"/>
      <w:lvlJc w:val="left"/>
      <w:pPr>
        <w:ind w:left="3652" w:hanging="360"/>
      </w:pPr>
    </w:lvl>
    <w:lvl w:ilvl="4">
      <w:start w:val="1"/>
      <w:numFmt w:val="bullet"/>
      <w:lvlText w:val="•"/>
      <w:lvlJc w:val="left"/>
      <w:pPr>
        <w:ind w:left="4476" w:hanging="360"/>
      </w:pPr>
    </w:lvl>
    <w:lvl w:ilvl="5">
      <w:start w:val="1"/>
      <w:numFmt w:val="bullet"/>
      <w:lvlText w:val="•"/>
      <w:lvlJc w:val="left"/>
      <w:pPr>
        <w:ind w:left="5300" w:hanging="360"/>
      </w:pPr>
    </w:lvl>
    <w:lvl w:ilvl="6">
      <w:start w:val="1"/>
      <w:numFmt w:val="bullet"/>
      <w:lvlText w:val="•"/>
      <w:lvlJc w:val="left"/>
      <w:pPr>
        <w:ind w:left="6124" w:hanging="360"/>
      </w:pPr>
    </w:lvl>
    <w:lvl w:ilvl="7">
      <w:start w:val="1"/>
      <w:numFmt w:val="bullet"/>
      <w:lvlText w:val="•"/>
      <w:lvlJc w:val="left"/>
      <w:pPr>
        <w:ind w:left="6948" w:hanging="360"/>
      </w:pPr>
    </w:lvl>
    <w:lvl w:ilvl="8">
      <w:start w:val="1"/>
      <w:numFmt w:val="bullet"/>
      <w:lvlText w:val="•"/>
      <w:lvlJc w:val="left"/>
      <w:pPr>
        <w:ind w:left="7772" w:hanging="360"/>
      </w:pPr>
    </w:lvl>
  </w:abstractNum>
  <w:abstractNum w:abstractNumId="39" w15:restartNumberingAfterBreak="0">
    <w:nsid w:val="200D3F7F"/>
    <w:multiLevelType w:val="multilevel"/>
    <w:tmpl w:val="52527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0365D36"/>
    <w:multiLevelType w:val="multilevel"/>
    <w:tmpl w:val="4C6E69DA"/>
    <w:lvl w:ilvl="0">
      <w:start w:val="1"/>
      <w:numFmt w:val="bullet"/>
      <w:lvlText w:val="-"/>
      <w:lvlJc w:val="left"/>
      <w:pPr>
        <w:ind w:left="136" w:hanging="125"/>
      </w:pPr>
      <w:rPr>
        <w:rFonts w:ascii="Calibri" w:eastAsia="Calibri" w:hAnsi="Calibri" w:cs="Calibri"/>
        <w:sz w:val="22"/>
        <w:szCs w:val="22"/>
      </w:rPr>
    </w:lvl>
    <w:lvl w:ilvl="1">
      <w:start w:val="1"/>
      <w:numFmt w:val="bullet"/>
      <w:lvlText w:val="-"/>
      <w:lvlJc w:val="left"/>
      <w:pPr>
        <w:ind w:left="614" w:hanging="118"/>
      </w:pPr>
      <w:rPr>
        <w:rFonts w:ascii="Calibri" w:eastAsia="Calibri" w:hAnsi="Calibri" w:cs="Calibri"/>
        <w:sz w:val="22"/>
        <w:szCs w:val="22"/>
      </w:rPr>
    </w:lvl>
    <w:lvl w:ilvl="2">
      <w:start w:val="1"/>
      <w:numFmt w:val="bullet"/>
      <w:lvlText w:val="•"/>
      <w:lvlJc w:val="left"/>
      <w:pPr>
        <w:ind w:left="720" w:hanging="118"/>
      </w:pPr>
    </w:lvl>
    <w:lvl w:ilvl="3">
      <w:start w:val="1"/>
      <w:numFmt w:val="bullet"/>
      <w:lvlText w:val="•"/>
      <w:lvlJc w:val="left"/>
      <w:pPr>
        <w:ind w:left="1784" w:hanging="118"/>
      </w:pPr>
    </w:lvl>
    <w:lvl w:ilvl="4">
      <w:start w:val="1"/>
      <w:numFmt w:val="bullet"/>
      <w:lvlText w:val="•"/>
      <w:lvlJc w:val="left"/>
      <w:pPr>
        <w:ind w:left="2849" w:hanging="118"/>
      </w:pPr>
    </w:lvl>
    <w:lvl w:ilvl="5">
      <w:start w:val="1"/>
      <w:numFmt w:val="bullet"/>
      <w:lvlText w:val="•"/>
      <w:lvlJc w:val="left"/>
      <w:pPr>
        <w:ind w:left="3914" w:hanging="118"/>
      </w:pPr>
    </w:lvl>
    <w:lvl w:ilvl="6">
      <w:start w:val="1"/>
      <w:numFmt w:val="bullet"/>
      <w:lvlText w:val="•"/>
      <w:lvlJc w:val="left"/>
      <w:pPr>
        <w:ind w:left="4978" w:hanging="118"/>
      </w:pPr>
    </w:lvl>
    <w:lvl w:ilvl="7">
      <w:start w:val="1"/>
      <w:numFmt w:val="bullet"/>
      <w:lvlText w:val="•"/>
      <w:lvlJc w:val="left"/>
      <w:pPr>
        <w:ind w:left="6043" w:hanging="118"/>
      </w:pPr>
    </w:lvl>
    <w:lvl w:ilvl="8">
      <w:start w:val="1"/>
      <w:numFmt w:val="bullet"/>
      <w:lvlText w:val="•"/>
      <w:lvlJc w:val="left"/>
      <w:pPr>
        <w:ind w:left="7108" w:hanging="118"/>
      </w:pPr>
    </w:lvl>
  </w:abstractNum>
  <w:abstractNum w:abstractNumId="41" w15:restartNumberingAfterBreak="0">
    <w:nsid w:val="21311F1E"/>
    <w:multiLevelType w:val="multilevel"/>
    <w:tmpl w:val="D30853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215B621C"/>
    <w:multiLevelType w:val="multilevel"/>
    <w:tmpl w:val="431A91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45B6400"/>
    <w:multiLevelType w:val="multilevel"/>
    <w:tmpl w:val="61F0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46F65A3"/>
    <w:multiLevelType w:val="multilevel"/>
    <w:tmpl w:val="E190F7F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4981578"/>
    <w:multiLevelType w:val="multilevel"/>
    <w:tmpl w:val="9DCE6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4A33D43"/>
    <w:multiLevelType w:val="multilevel"/>
    <w:tmpl w:val="ECDE7FE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24C72B9D"/>
    <w:multiLevelType w:val="multilevel"/>
    <w:tmpl w:val="D674972E"/>
    <w:lvl w:ilvl="0">
      <w:start w:val="1"/>
      <w:numFmt w:val="lowerLetter"/>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257C445A"/>
    <w:multiLevelType w:val="multilevel"/>
    <w:tmpl w:val="0C2A042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49" w15:restartNumberingAfterBreak="0">
    <w:nsid w:val="268F7500"/>
    <w:multiLevelType w:val="multilevel"/>
    <w:tmpl w:val="B5B2F1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26E43FBA"/>
    <w:multiLevelType w:val="multilevel"/>
    <w:tmpl w:val="206C41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7C14612"/>
    <w:multiLevelType w:val="multilevel"/>
    <w:tmpl w:val="B4EEC52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27F87FB8"/>
    <w:multiLevelType w:val="multilevel"/>
    <w:tmpl w:val="34AE41A6"/>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3" w15:restartNumberingAfterBreak="0">
    <w:nsid w:val="285F7751"/>
    <w:multiLevelType w:val="multilevel"/>
    <w:tmpl w:val="4A2013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28CD0957"/>
    <w:multiLevelType w:val="multilevel"/>
    <w:tmpl w:val="DB98ED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29723F2D"/>
    <w:multiLevelType w:val="multilevel"/>
    <w:tmpl w:val="D0B082AE"/>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56" w15:restartNumberingAfterBreak="0">
    <w:nsid w:val="2ADE4292"/>
    <w:multiLevelType w:val="multilevel"/>
    <w:tmpl w:val="38C068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Calibri" w:eastAsia="Calibri" w:hAnsi="Calibri" w:cs="Calibri"/>
        <w:b w:val="0"/>
        <w:color w:val="000000"/>
        <w:sz w:val="22"/>
        <w:szCs w:val="22"/>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2B05286A"/>
    <w:multiLevelType w:val="multilevel"/>
    <w:tmpl w:val="680A9F4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2CA901A5"/>
    <w:multiLevelType w:val="multilevel"/>
    <w:tmpl w:val="66682660"/>
    <w:lvl w:ilvl="0">
      <w:start w:val="1"/>
      <w:numFmt w:val="upperRoman"/>
      <w:lvlText w:val="%1."/>
      <w:lvlJc w:val="righ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2D793894"/>
    <w:multiLevelType w:val="multilevel"/>
    <w:tmpl w:val="65A87D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2D880975"/>
    <w:multiLevelType w:val="multilevel"/>
    <w:tmpl w:val="1B46CE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2DB23F21"/>
    <w:multiLevelType w:val="multilevel"/>
    <w:tmpl w:val="3594B55A"/>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2" w15:restartNumberingAfterBreak="0">
    <w:nsid w:val="2EB91D00"/>
    <w:multiLevelType w:val="multilevel"/>
    <w:tmpl w:val="A404A4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2F3F3840"/>
    <w:multiLevelType w:val="multilevel"/>
    <w:tmpl w:val="56C8D070"/>
    <w:lvl w:ilvl="0">
      <w:start w:val="1"/>
      <w:numFmt w:val="bullet"/>
      <w:lvlText w:val="-"/>
      <w:lvlJc w:val="left"/>
      <w:pPr>
        <w:ind w:left="1440" w:hanging="360"/>
      </w:pPr>
      <w:rPr>
        <w:rFonts w:ascii="Arial" w:eastAsia="Arial" w:hAnsi="Arial" w:cs="Arial"/>
        <w:color w:val="000000"/>
        <w:sz w:val="24"/>
        <w:szCs w:val="24"/>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4" w15:restartNumberingAfterBreak="0">
    <w:nsid w:val="303D4D33"/>
    <w:multiLevelType w:val="multilevel"/>
    <w:tmpl w:val="A70ABB9C"/>
    <w:lvl w:ilvl="0">
      <w:start w:val="2"/>
      <w:numFmt w:val="bullet"/>
      <w:lvlText w:val="-"/>
      <w:lvlJc w:val="left"/>
      <w:pPr>
        <w:ind w:left="720" w:hanging="360"/>
      </w:pPr>
      <w:rPr>
        <w:rFonts w:ascii="Arial" w:eastAsia="Arial" w:hAnsi="Arial" w:cs="Arial"/>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30BB22E7"/>
    <w:multiLevelType w:val="multilevel"/>
    <w:tmpl w:val="67A82D9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3165298C"/>
    <w:multiLevelType w:val="multilevel"/>
    <w:tmpl w:val="517EB304"/>
    <w:lvl w:ilvl="0">
      <w:start w:val="1"/>
      <w:numFmt w:val="upperRoman"/>
      <w:lvlText w:val="%1."/>
      <w:lvlJc w:val="right"/>
      <w:pPr>
        <w:ind w:left="720" w:hanging="360"/>
      </w:pPr>
      <w:rPr>
        <w:b/>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31E722F4"/>
    <w:multiLevelType w:val="multilevel"/>
    <w:tmpl w:val="63FE8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3760019"/>
    <w:multiLevelType w:val="multilevel"/>
    <w:tmpl w:val="EF0AF97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34880B8D"/>
    <w:multiLevelType w:val="multilevel"/>
    <w:tmpl w:val="A8ECF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350368A7"/>
    <w:multiLevelType w:val="multilevel"/>
    <w:tmpl w:val="4C8AA9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36993FDA"/>
    <w:multiLevelType w:val="multilevel"/>
    <w:tmpl w:val="BD9A309E"/>
    <w:lvl w:ilvl="0">
      <w:start w:val="1"/>
      <w:numFmt w:val="decimal"/>
      <w:lvlText w:val="%1."/>
      <w:lvlJc w:val="left"/>
      <w:pPr>
        <w:ind w:left="1096" w:hanging="360"/>
      </w:pPr>
      <w:rPr>
        <w:b/>
      </w:rPr>
    </w:lvl>
    <w:lvl w:ilvl="1">
      <w:start w:val="1"/>
      <w:numFmt w:val="lowerLetter"/>
      <w:lvlText w:val="%2."/>
      <w:lvlJc w:val="left"/>
      <w:pPr>
        <w:ind w:left="1816" w:hanging="360"/>
      </w:pPr>
    </w:lvl>
    <w:lvl w:ilvl="2">
      <w:start w:val="1"/>
      <w:numFmt w:val="lowerRoman"/>
      <w:lvlText w:val="%3."/>
      <w:lvlJc w:val="right"/>
      <w:pPr>
        <w:ind w:left="2536" w:hanging="180"/>
      </w:pPr>
    </w:lvl>
    <w:lvl w:ilvl="3">
      <w:start w:val="1"/>
      <w:numFmt w:val="decimal"/>
      <w:lvlText w:val="%4."/>
      <w:lvlJc w:val="left"/>
      <w:pPr>
        <w:ind w:left="3256" w:hanging="360"/>
      </w:pPr>
    </w:lvl>
    <w:lvl w:ilvl="4">
      <w:start w:val="1"/>
      <w:numFmt w:val="lowerLetter"/>
      <w:lvlText w:val="%5."/>
      <w:lvlJc w:val="left"/>
      <w:pPr>
        <w:ind w:left="3976" w:hanging="360"/>
      </w:pPr>
    </w:lvl>
    <w:lvl w:ilvl="5">
      <w:start w:val="1"/>
      <w:numFmt w:val="lowerRoman"/>
      <w:lvlText w:val="%6."/>
      <w:lvlJc w:val="right"/>
      <w:pPr>
        <w:ind w:left="4696" w:hanging="180"/>
      </w:pPr>
    </w:lvl>
    <w:lvl w:ilvl="6">
      <w:start w:val="1"/>
      <w:numFmt w:val="decimal"/>
      <w:lvlText w:val="%7."/>
      <w:lvlJc w:val="left"/>
      <w:pPr>
        <w:ind w:left="5416" w:hanging="360"/>
      </w:pPr>
    </w:lvl>
    <w:lvl w:ilvl="7">
      <w:start w:val="1"/>
      <w:numFmt w:val="lowerLetter"/>
      <w:lvlText w:val="%8."/>
      <w:lvlJc w:val="left"/>
      <w:pPr>
        <w:ind w:left="6136" w:hanging="360"/>
      </w:pPr>
    </w:lvl>
    <w:lvl w:ilvl="8">
      <w:start w:val="1"/>
      <w:numFmt w:val="lowerRoman"/>
      <w:lvlText w:val="%9."/>
      <w:lvlJc w:val="right"/>
      <w:pPr>
        <w:ind w:left="6856" w:hanging="180"/>
      </w:pPr>
    </w:lvl>
  </w:abstractNum>
  <w:abstractNum w:abstractNumId="72" w15:restartNumberingAfterBreak="0">
    <w:nsid w:val="38B073D6"/>
    <w:multiLevelType w:val="multilevel"/>
    <w:tmpl w:val="6D2A41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38D44BB5"/>
    <w:multiLevelType w:val="multilevel"/>
    <w:tmpl w:val="2920F8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4" w15:restartNumberingAfterBreak="0">
    <w:nsid w:val="392D4458"/>
    <w:multiLevelType w:val="multilevel"/>
    <w:tmpl w:val="33BAC5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3946646F"/>
    <w:multiLevelType w:val="multilevel"/>
    <w:tmpl w:val="964EBF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39FB1913"/>
    <w:multiLevelType w:val="multilevel"/>
    <w:tmpl w:val="314C88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3A1A42B7"/>
    <w:multiLevelType w:val="multilevel"/>
    <w:tmpl w:val="314C8DF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3A477C3B"/>
    <w:multiLevelType w:val="multilevel"/>
    <w:tmpl w:val="6B10A1C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3B016330"/>
    <w:multiLevelType w:val="multilevel"/>
    <w:tmpl w:val="ECC014C6"/>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3B0B45DC"/>
    <w:multiLevelType w:val="multilevel"/>
    <w:tmpl w:val="B270E30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3B2B2865"/>
    <w:multiLevelType w:val="multilevel"/>
    <w:tmpl w:val="C73E0C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3BBB3907"/>
    <w:multiLevelType w:val="multilevel"/>
    <w:tmpl w:val="EC261B7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3C4603EF"/>
    <w:multiLevelType w:val="multilevel"/>
    <w:tmpl w:val="24AAD370"/>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4" w15:restartNumberingAfterBreak="0">
    <w:nsid w:val="3E102BD1"/>
    <w:multiLevelType w:val="multilevel"/>
    <w:tmpl w:val="33B06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401243D8"/>
    <w:multiLevelType w:val="multilevel"/>
    <w:tmpl w:val="076E43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40CF16FD"/>
    <w:multiLevelType w:val="multilevel"/>
    <w:tmpl w:val="43EC0E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7" w15:restartNumberingAfterBreak="0">
    <w:nsid w:val="42771F08"/>
    <w:multiLevelType w:val="multilevel"/>
    <w:tmpl w:val="3FF87A80"/>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427B35C0"/>
    <w:multiLevelType w:val="multilevel"/>
    <w:tmpl w:val="66F0822A"/>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89" w15:restartNumberingAfterBreak="0">
    <w:nsid w:val="42916C28"/>
    <w:multiLevelType w:val="multilevel"/>
    <w:tmpl w:val="20825F1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431F3BE1"/>
    <w:multiLevelType w:val="multilevel"/>
    <w:tmpl w:val="C7FEE08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1" w15:restartNumberingAfterBreak="0">
    <w:nsid w:val="432B085B"/>
    <w:multiLevelType w:val="multilevel"/>
    <w:tmpl w:val="6CEE47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43C0621E"/>
    <w:multiLevelType w:val="multilevel"/>
    <w:tmpl w:val="AC0CE7C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446A49D9"/>
    <w:multiLevelType w:val="multilevel"/>
    <w:tmpl w:val="834EED04"/>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455D4DF6"/>
    <w:multiLevelType w:val="multilevel"/>
    <w:tmpl w:val="4CA0069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45CC626D"/>
    <w:multiLevelType w:val="multilevel"/>
    <w:tmpl w:val="7C147402"/>
    <w:lvl w:ilvl="0">
      <w:start w:val="1"/>
      <w:numFmt w:val="upperRoman"/>
      <w:lvlText w:val="%1."/>
      <w:lvlJc w:val="righ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4653275D"/>
    <w:multiLevelType w:val="multilevel"/>
    <w:tmpl w:val="BBA40D3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7" w15:restartNumberingAfterBreak="0">
    <w:nsid w:val="46922403"/>
    <w:multiLevelType w:val="multilevel"/>
    <w:tmpl w:val="605280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47497B13"/>
    <w:multiLevelType w:val="multilevel"/>
    <w:tmpl w:val="B3E04848"/>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99" w15:restartNumberingAfterBreak="0">
    <w:nsid w:val="478D3C81"/>
    <w:multiLevelType w:val="multilevel"/>
    <w:tmpl w:val="E1D43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480060AB"/>
    <w:multiLevelType w:val="multilevel"/>
    <w:tmpl w:val="A9A6C9D8"/>
    <w:lvl w:ilvl="0">
      <w:start w:val="10"/>
      <w:numFmt w:val="decimal"/>
      <w:lvlText w:val="%1"/>
      <w:lvlJc w:val="left"/>
      <w:pPr>
        <w:ind w:left="420" w:hanging="420"/>
      </w:pPr>
    </w:lvl>
    <w:lvl w:ilvl="1">
      <w:start w:val="1"/>
      <w:numFmt w:val="decimal"/>
      <w:lvlText w:val="%1.%2"/>
      <w:lvlJc w:val="left"/>
      <w:pPr>
        <w:ind w:left="1500" w:hanging="42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01" w15:restartNumberingAfterBreak="0">
    <w:nsid w:val="49323458"/>
    <w:multiLevelType w:val="multilevel"/>
    <w:tmpl w:val="96E8D40E"/>
    <w:lvl w:ilvl="0">
      <w:start w:val="1"/>
      <w:numFmt w:val="upperRoman"/>
      <w:lvlText w:val="%1."/>
      <w:lvlJc w:val="righ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49AA306D"/>
    <w:multiLevelType w:val="multilevel"/>
    <w:tmpl w:val="FB42D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4AD22C1D"/>
    <w:multiLevelType w:val="multilevel"/>
    <w:tmpl w:val="4010F1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4B594E1C"/>
    <w:multiLevelType w:val="multilevel"/>
    <w:tmpl w:val="BD76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4B804037"/>
    <w:multiLevelType w:val="multilevel"/>
    <w:tmpl w:val="7E66B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6" w15:restartNumberingAfterBreak="0">
    <w:nsid w:val="4C4E0D97"/>
    <w:multiLevelType w:val="multilevel"/>
    <w:tmpl w:val="17DA6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4D3938BB"/>
    <w:multiLevelType w:val="multilevel"/>
    <w:tmpl w:val="266689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4D532C01"/>
    <w:multiLevelType w:val="multilevel"/>
    <w:tmpl w:val="CC2C5C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4FE678F6"/>
    <w:multiLevelType w:val="multilevel"/>
    <w:tmpl w:val="AF8ACCF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0" w15:restartNumberingAfterBreak="0">
    <w:nsid w:val="50407061"/>
    <w:multiLevelType w:val="multilevel"/>
    <w:tmpl w:val="FD625D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50EF338D"/>
    <w:multiLevelType w:val="multilevel"/>
    <w:tmpl w:val="F1CA6F36"/>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2" w15:restartNumberingAfterBreak="0">
    <w:nsid w:val="51043A21"/>
    <w:multiLevelType w:val="multilevel"/>
    <w:tmpl w:val="A0A8E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51EC232E"/>
    <w:multiLevelType w:val="multilevel"/>
    <w:tmpl w:val="BCE08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4" w15:restartNumberingAfterBreak="0">
    <w:nsid w:val="522E0155"/>
    <w:multiLevelType w:val="multilevel"/>
    <w:tmpl w:val="7D7C6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5" w15:restartNumberingAfterBreak="0">
    <w:nsid w:val="53367CE4"/>
    <w:multiLevelType w:val="multilevel"/>
    <w:tmpl w:val="0D32A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6" w15:restartNumberingAfterBreak="0">
    <w:nsid w:val="54905495"/>
    <w:multiLevelType w:val="multilevel"/>
    <w:tmpl w:val="1E20FA7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15:restartNumberingAfterBreak="0">
    <w:nsid w:val="54ED4CDF"/>
    <w:multiLevelType w:val="multilevel"/>
    <w:tmpl w:val="B0E83B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8" w15:restartNumberingAfterBreak="0">
    <w:nsid w:val="561C4792"/>
    <w:multiLevelType w:val="multilevel"/>
    <w:tmpl w:val="FD5425B0"/>
    <w:lvl w:ilvl="0">
      <w:start w:val="1"/>
      <w:numFmt w:val="upperRoman"/>
      <w:lvlText w:val="%1."/>
      <w:lvlJc w:val="right"/>
      <w:pPr>
        <w:ind w:left="720" w:hanging="360"/>
      </w:pPr>
    </w:lvl>
    <w:lvl w:ilvl="1">
      <w:start w:val="1"/>
      <w:numFmt w:val="decimal"/>
      <w:lvlText w:val="%1.%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119" w15:restartNumberingAfterBreak="0">
    <w:nsid w:val="59666853"/>
    <w:multiLevelType w:val="multilevel"/>
    <w:tmpl w:val="1F8CBB66"/>
    <w:lvl w:ilvl="0">
      <w:start w:val="1"/>
      <w:numFmt w:val="lowerLetter"/>
      <w:lvlText w:val="%1)"/>
      <w:lvlJc w:val="left"/>
      <w:pPr>
        <w:ind w:left="1548" w:hanging="360"/>
      </w:pPr>
    </w:lvl>
    <w:lvl w:ilvl="1">
      <w:start w:val="1"/>
      <w:numFmt w:val="lowerLetter"/>
      <w:lvlText w:val="%2."/>
      <w:lvlJc w:val="left"/>
      <w:pPr>
        <w:ind w:left="2268" w:hanging="360"/>
      </w:pPr>
    </w:lvl>
    <w:lvl w:ilvl="2">
      <w:start w:val="1"/>
      <w:numFmt w:val="lowerRoman"/>
      <w:lvlText w:val="%3."/>
      <w:lvlJc w:val="right"/>
      <w:pPr>
        <w:ind w:left="2988" w:hanging="180"/>
      </w:pPr>
    </w:lvl>
    <w:lvl w:ilvl="3">
      <w:start w:val="1"/>
      <w:numFmt w:val="decimal"/>
      <w:lvlText w:val="%4."/>
      <w:lvlJc w:val="left"/>
      <w:pPr>
        <w:ind w:left="3708" w:hanging="360"/>
      </w:pPr>
    </w:lvl>
    <w:lvl w:ilvl="4">
      <w:start w:val="1"/>
      <w:numFmt w:val="lowerLetter"/>
      <w:lvlText w:val="%5."/>
      <w:lvlJc w:val="left"/>
      <w:pPr>
        <w:ind w:left="4428" w:hanging="360"/>
      </w:pPr>
    </w:lvl>
    <w:lvl w:ilvl="5">
      <w:start w:val="1"/>
      <w:numFmt w:val="lowerRoman"/>
      <w:lvlText w:val="%6."/>
      <w:lvlJc w:val="right"/>
      <w:pPr>
        <w:ind w:left="5148" w:hanging="180"/>
      </w:pPr>
    </w:lvl>
    <w:lvl w:ilvl="6">
      <w:start w:val="1"/>
      <w:numFmt w:val="decimal"/>
      <w:lvlText w:val="%7."/>
      <w:lvlJc w:val="left"/>
      <w:pPr>
        <w:ind w:left="5868" w:hanging="360"/>
      </w:pPr>
    </w:lvl>
    <w:lvl w:ilvl="7">
      <w:start w:val="1"/>
      <w:numFmt w:val="lowerLetter"/>
      <w:lvlText w:val="%8."/>
      <w:lvlJc w:val="left"/>
      <w:pPr>
        <w:ind w:left="6588" w:hanging="360"/>
      </w:pPr>
    </w:lvl>
    <w:lvl w:ilvl="8">
      <w:start w:val="1"/>
      <w:numFmt w:val="lowerRoman"/>
      <w:lvlText w:val="%9."/>
      <w:lvlJc w:val="right"/>
      <w:pPr>
        <w:ind w:left="7308" w:hanging="180"/>
      </w:pPr>
    </w:lvl>
  </w:abstractNum>
  <w:abstractNum w:abstractNumId="120" w15:restartNumberingAfterBreak="0">
    <w:nsid w:val="5A715EAA"/>
    <w:multiLevelType w:val="multilevel"/>
    <w:tmpl w:val="D390D2A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5ABE6792"/>
    <w:multiLevelType w:val="multilevel"/>
    <w:tmpl w:val="458C867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2" w15:restartNumberingAfterBreak="0">
    <w:nsid w:val="5C695F4F"/>
    <w:multiLevelType w:val="multilevel"/>
    <w:tmpl w:val="4B56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3" w15:restartNumberingAfterBreak="0">
    <w:nsid w:val="5D0C67C0"/>
    <w:multiLevelType w:val="multilevel"/>
    <w:tmpl w:val="1026D792"/>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4" w15:restartNumberingAfterBreak="0">
    <w:nsid w:val="5E750A97"/>
    <w:multiLevelType w:val="multilevel"/>
    <w:tmpl w:val="FC3E71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5" w15:restartNumberingAfterBreak="0">
    <w:nsid w:val="5F825A57"/>
    <w:multiLevelType w:val="multilevel"/>
    <w:tmpl w:val="1B3E7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60FF5D26"/>
    <w:multiLevelType w:val="multilevel"/>
    <w:tmpl w:val="9C201050"/>
    <w:lvl w:ilvl="0">
      <w:start w:val="1"/>
      <w:numFmt w:val="bullet"/>
      <w:lvlText w:val="●"/>
      <w:lvlJc w:val="left"/>
      <w:pPr>
        <w:ind w:left="1572" w:hanging="360"/>
      </w:pPr>
      <w:rPr>
        <w:rFonts w:ascii="Noto Sans Symbols" w:eastAsia="Noto Sans Symbols" w:hAnsi="Noto Sans Symbols" w:cs="Noto Sans Symbols"/>
      </w:rPr>
    </w:lvl>
    <w:lvl w:ilvl="1">
      <w:start w:val="1"/>
      <w:numFmt w:val="bullet"/>
      <w:lvlText w:val="o"/>
      <w:lvlJc w:val="left"/>
      <w:pPr>
        <w:ind w:left="2292" w:hanging="360"/>
      </w:pPr>
      <w:rPr>
        <w:rFonts w:ascii="Courier New" w:eastAsia="Courier New" w:hAnsi="Courier New" w:cs="Courier New"/>
      </w:rPr>
    </w:lvl>
    <w:lvl w:ilvl="2">
      <w:start w:val="1"/>
      <w:numFmt w:val="bullet"/>
      <w:lvlText w:val="▪"/>
      <w:lvlJc w:val="left"/>
      <w:pPr>
        <w:ind w:left="3012" w:hanging="360"/>
      </w:pPr>
      <w:rPr>
        <w:rFonts w:ascii="Noto Sans Symbols" w:eastAsia="Noto Sans Symbols" w:hAnsi="Noto Sans Symbols" w:cs="Noto Sans Symbols"/>
      </w:rPr>
    </w:lvl>
    <w:lvl w:ilvl="3">
      <w:start w:val="1"/>
      <w:numFmt w:val="bullet"/>
      <w:lvlText w:val="●"/>
      <w:lvlJc w:val="left"/>
      <w:pPr>
        <w:ind w:left="3732" w:hanging="360"/>
      </w:pPr>
      <w:rPr>
        <w:rFonts w:ascii="Noto Sans Symbols" w:eastAsia="Noto Sans Symbols" w:hAnsi="Noto Sans Symbols" w:cs="Noto Sans Symbols"/>
      </w:rPr>
    </w:lvl>
    <w:lvl w:ilvl="4">
      <w:start w:val="1"/>
      <w:numFmt w:val="bullet"/>
      <w:lvlText w:val="o"/>
      <w:lvlJc w:val="left"/>
      <w:pPr>
        <w:ind w:left="4452" w:hanging="360"/>
      </w:pPr>
      <w:rPr>
        <w:rFonts w:ascii="Courier New" w:eastAsia="Courier New" w:hAnsi="Courier New" w:cs="Courier New"/>
      </w:rPr>
    </w:lvl>
    <w:lvl w:ilvl="5">
      <w:start w:val="1"/>
      <w:numFmt w:val="bullet"/>
      <w:lvlText w:val="▪"/>
      <w:lvlJc w:val="left"/>
      <w:pPr>
        <w:ind w:left="5172" w:hanging="360"/>
      </w:pPr>
      <w:rPr>
        <w:rFonts w:ascii="Noto Sans Symbols" w:eastAsia="Noto Sans Symbols" w:hAnsi="Noto Sans Symbols" w:cs="Noto Sans Symbols"/>
      </w:rPr>
    </w:lvl>
    <w:lvl w:ilvl="6">
      <w:start w:val="1"/>
      <w:numFmt w:val="bullet"/>
      <w:lvlText w:val="●"/>
      <w:lvlJc w:val="left"/>
      <w:pPr>
        <w:ind w:left="5892" w:hanging="360"/>
      </w:pPr>
      <w:rPr>
        <w:rFonts w:ascii="Noto Sans Symbols" w:eastAsia="Noto Sans Symbols" w:hAnsi="Noto Sans Symbols" w:cs="Noto Sans Symbols"/>
      </w:rPr>
    </w:lvl>
    <w:lvl w:ilvl="7">
      <w:start w:val="1"/>
      <w:numFmt w:val="bullet"/>
      <w:lvlText w:val="o"/>
      <w:lvlJc w:val="left"/>
      <w:pPr>
        <w:ind w:left="6612" w:hanging="360"/>
      </w:pPr>
      <w:rPr>
        <w:rFonts w:ascii="Courier New" w:eastAsia="Courier New" w:hAnsi="Courier New" w:cs="Courier New"/>
      </w:rPr>
    </w:lvl>
    <w:lvl w:ilvl="8">
      <w:start w:val="1"/>
      <w:numFmt w:val="bullet"/>
      <w:lvlText w:val="▪"/>
      <w:lvlJc w:val="left"/>
      <w:pPr>
        <w:ind w:left="7332" w:hanging="360"/>
      </w:pPr>
      <w:rPr>
        <w:rFonts w:ascii="Noto Sans Symbols" w:eastAsia="Noto Sans Symbols" w:hAnsi="Noto Sans Symbols" w:cs="Noto Sans Symbols"/>
      </w:rPr>
    </w:lvl>
  </w:abstractNum>
  <w:abstractNum w:abstractNumId="127" w15:restartNumberingAfterBreak="0">
    <w:nsid w:val="614D1633"/>
    <w:multiLevelType w:val="multilevel"/>
    <w:tmpl w:val="AB1CF3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62411CED"/>
    <w:multiLevelType w:val="multilevel"/>
    <w:tmpl w:val="C7708A28"/>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62A7669D"/>
    <w:multiLevelType w:val="multilevel"/>
    <w:tmpl w:val="D84A2EF0"/>
    <w:lvl w:ilvl="0">
      <w:start w:val="1"/>
      <w:numFmt w:val="decimal"/>
      <w:lvlText w:val="%1."/>
      <w:lvlJc w:val="left"/>
      <w:pPr>
        <w:ind w:left="1096" w:hanging="360"/>
      </w:pPr>
    </w:lvl>
    <w:lvl w:ilvl="1">
      <w:start w:val="1"/>
      <w:numFmt w:val="lowerLetter"/>
      <w:lvlText w:val="%2."/>
      <w:lvlJc w:val="left"/>
      <w:pPr>
        <w:ind w:left="1816" w:hanging="360"/>
      </w:pPr>
    </w:lvl>
    <w:lvl w:ilvl="2">
      <w:start w:val="1"/>
      <w:numFmt w:val="lowerRoman"/>
      <w:lvlText w:val="%3."/>
      <w:lvlJc w:val="right"/>
      <w:pPr>
        <w:ind w:left="2536" w:hanging="180"/>
      </w:pPr>
    </w:lvl>
    <w:lvl w:ilvl="3">
      <w:start w:val="1"/>
      <w:numFmt w:val="decimal"/>
      <w:lvlText w:val="%4."/>
      <w:lvlJc w:val="left"/>
      <w:pPr>
        <w:ind w:left="3256" w:hanging="360"/>
      </w:pPr>
    </w:lvl>
    <w:lvl w:ilvl="4">
      <w:start w:val="1"/>
      <w:numFmt w:val="lowerLetter"/>
      <w:lvlText w:val="%5."/>
      <w:lvlJc w:val="left"/>
      <w:pPr>
        <w:ind w:left="3976" w:hanging="360"/>
      </w:pPr>
    </w:lvl>
    <w:lvl w:ilvl="5">
      <w:start w:val="1"/>
      <w:numFmt w:val="lowerRoman"/>
      <w:lvlText w:val="%6."/>
      <w:lvlJc w:val="right"/>
      <w:pPr>
        <w:ind w:left="4696" w:hanging="180"/>
      </w:pPr>
    </w:lvl>
    <w:lvl w:ilvl="6">
      <w:start w:val="1"/>
      <w:numFmt w:val="decimal"/>
      <w:lvlText w:val="%7."/>
      <w:lvlJc w:val="left"/>
      <w:pPr>
        <w:ind w:left="5416" w:hanging="360"/>
      </w:pPr>
    </w:lvl>
    <w:lvl w:ilvl="7">
      <w:start w:val="1"/>
      <w:numFmt w:val="lowerLetter"/>
      <w:lvlText w:val="%8."/>
      <w:lvlJc w:val="left"/>
      <w:pPr>
        <w:ind w:left="6136" w:hanging="360"/>
      </w:pPr>
    </w:lvl>
    <w:lvl w:ilvl="8">
      <w:start w:val="1"/>
      <w:numFmt w:val="lowerRoman"/>
      <w:lvlText w:val="%9."/>
      <w:lvlJc w:val="right"/>
      <w:pPr>
        <w:ind w:left="6856" w:hanging="180"/>
      </w:pPr>
    </w:lvl>
  </w:abstractNum>
  <w:abstractNum w:abstractNumId="130" w15:restartNumberingAfterBreak="0">
    <w:nsid w:val="63160D72"/>
    <w:multiLevelType w:val="multilevel"/>
    <w:tmpl w:val="DD5A4C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64CB7AE7"/>
    <w:multiLevelType w:val="multilevel"/>
    <w:tmpl w:val="7A9E5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2" w15:restartNumberingAfterBreak="0">
    <w:nsid w:val="65077D1C"/>
    <w:multiLevelType w:val="multilevel"/>
    <w:tmpl w:val="0422C9D6"/>
    <w:lvl w:ilvl="0">
      <w:start w:val="1"/>
      <w:numFmt w:val="upperRoman"/>
      <w:lvlText w:val="%1."/>
      <w:lvlJc w:val="right"/>
      <w:pPr>
        <w:ind w:left="758" w:hanging="360"/>
      </w:pPr>
    </w:lvl>
    <w:lvl w:ilvl="1">
      <w:start w:val="1"/>
      <w:numFmt w:val="lowerLetter"/>
      <w:lvlText w:val="%2."/>
      <w:lvlJc w:val="left"/>
      <w:pPr>
        <w:ind w:left="1478" w:hanging="360"/>
      </w:pPr>
    </w:lvl>
    <w:lvl w:ilvl="2">
      <w:start w:val="1"/>
      <w:numFmt w:val="lowerRoman"/>
      <w:lvlText w:val="%3."/>
      <w:lvlJc w:val="right"/>
      <w:pPr>
        <w:ind w:left="2198" w:hanging="180"/>
      </w:pPr>
    </w:lvl>
    <w:lvl w:ilvl="3">
      <w:start w:val="1"/>
      <w:numFmt w:val="decimal"/>
      <w:lvlText w:val="%4."/>
      <w:lvlJc w:val="left"/>
      <w:pPr>
        <w:ind w:left="2918" w:hanging="360"/>
      </w:pPr>
    </w:lvl>
    <w:lvl w:ilvl="4">
      <w:start w:val="1"/>
      <w:numFmt w:val="lowerLetter"/>
      <w:lvlText w:val="%5."/>
      <w:lvlJc w:val="left"/>
      <w:pPr>
        <w:ind w:left="3638" w:hanging="360"/>
      </w:pPr>
    </w:lvl>
    <w:lvl w:ilvl="5">
      <w:start w:val="1"/>
      <w:numFmt w:val="lowerRoman"/>
      <w:lvlText w:val="%6."/>
      <w:lvlJc w:val="right"/>
      <w:pPr>
        <w:ind w:left="4358" w:hanging="180"/>
      </w:pPr>
    </w:lvl>
    <w:lvl w:ilvl="6">
      <w:start w:val="1"/>
      <w:numFmt w:val="decimal"/>
      <w:lvlText w:val="%7."/>
      <w:lvlJc w:val="left"/>
      <w:pPr>
        <w:ind w:left="5078" w:hanging="360"/>
      </w:pPr>
    </w:lvl>
    <w:lvl w:ilvl="7">
      <w:start w:val="1"/>
      <w:numFmt w:val="lowerLetter"/>
      <w:lvlText w:val="%8."/>
      <w:lvlJc w:val="left"/>
      <w:pPr>
        <w:ind w:left="5798" w:hanging="360"/>
      </w:pPr>
    </w:lvl>
    <w:lvl w:ilvl="8">
      <w:start w:val="1"/>
      <w:numFmt w:val="lowerRoman"/>
      <w:lvlText w:val="%9."/>
      <w:lvlJc w:val="right"/>
      <w:pPr>
        <w:ind w:left="6518" w:hanging="180"/>
      </w:pPr>
    </w:lvl>
  </w:abstractNum>
  <w:abstractNum w:abstractNumId="133" w15:restartNumberingAfterBreak="0">
    <w:nsid w:val="65582417"/>
    <w:multiLevelType w:val="multilevel"/>
    <w:tmpl w:val="6360D2B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659A2162"/>
    <w:multiLevelType w:val="multilevel"/>
    <w:tmpl w:val="E6921F0C"/>
    <w:lvl w:ilvl="0">
      <w:start w:val="1"/>
      <w:numFmt w:val="bullet"/>
      <w:lvlText w:val="●"/>
      <w:lvlJc w:val="left"/>
      <w:pPr>
        <w:ind w:left="2000" w:hanging="360"/>
      </w:pPr>
      <w:rPr>
        <w:rFonts w:ascii="Noto Sans Symbols" w:eastAsia="Noto Sans Symbols" w:hAnsi="Noto Sans Symbols" w:cs="Noto Sans Symbols"/>
      </w:rPr>
    </w:lvl>
    <w:lvl w:ilvl="1">
      <w:start w:val="1"/>
      <w:numFmt w:val="bullet"/>
      <w:lvlText w:val="o"/>
      <w:lvlJc w:val="left"/>
      <w:pPr>
        <w:ind w:left="2720" w:hanging="360"/>
      </w:pPr>
      <w:rPr>
        <w:rFonts w:ascii="Courier New" w:eastAsia="Courier New" w:hAnsi="Courier New" w:cs="Courier New"/>
      </w:rPr>
    </w:lvl>
    <w:lvl w:ilvl="2">
      <w:start w:val="1"/>
      <w:numFmt w:val="bullet"/>
      <w:lvlText w:val="▪"/>
      <w:lvlJc w:val="left"/>
      <w:pPr>
        <w:ind w:left="3440" w:hanging="360"/>
      </w:pPr>
      <w:rPr>
        <w:rFonts w:ascii="Noto Sans Symbols" w:eastAsia="Noto Sans Symbols" w:hAnsi="Noto Sans Symbols" w:cs="Noto Sans Symbols"/>
      </w:rPr>
    </w:lvl>
    <w:lvl w:ilvl="3">
      <w:start w:val="1"/>
      <w:numFmt w:val="bullet"/>
      <w:lvlText w:val="●"/>
      <w:lvlJc w:val="left"/>
      <w:pPr>
        <w:ind w:left="4160" w:hanging="360"/>
      </w:pPr>
      <w:rPr>
        <w:rFonts w:ascii="Noto Sans Symbols" w:eastAsia="Noto Sans Symbols" w:hAnsi="Noto Sans Symbols" w:cs="Noto Sans Symbols"/>
      </w:rPr>
    </w:lvl>
    <w:lvl w:ilvl="4">
      <w:start w:val="1"/>
      <w:numFmt w:val="bullet"/>
      <w:lvlText w:val="o"/>
      <w:lvlJc w:val="left"/>
      <w:pPr>
        <w:ind w:left="4880" w:hanging="360"/>
      </w:pPr>
      <w:rPr>
        <w:rFonts w:ascii="Courier New" w:eastAsia="Courier New" w:hAnsi="Courier New" w:cs="Courier New"/>
      </w:rPr>
    </w:lvl>
    <w:lvl w:ilvl="5">
      <w:start w:val="1"/>
      <w:numFmt w:val="bullet"/>
      <w:lvlText w:val="▪"/>
      <w:lvlJc w:val="left"/>
      <w:pPr>
        <w:ind w:left="5600" w:hanging="360"/>
      </w:pPr>
      <w:rPr>
        <w:rFonts w:ascii="Noto Sans Symbols" w:eastAsia="Noto Sans Symbols" w:hAnsi="Noto Sans Symbols" w:cs="Noto Sans Symbols"/>
      </w:rPr>
    </w:lvl>
    <w:lvl w:ilvl="6">
      <w:start w:val="1"/>
      <w:numFmt w:val="bullet"/>
      <w:lvlText w:val="●"/>
      <w:lvlJc w:val="left"/>
      <w:pPr>
        <w:ind w:left="6320" w:hanging="360"/>
      </w:pPr>
      <w:rPr>
        <w:rFonts w:ascii="Noto Sans Symbols" w:eastAsia="Noto Sans Symbols" w:hAnsi="Noto Sans Symbols" w:cs="Noto Sans Symbols"/>
      </w:rPr>
    </w:lvl>
    <w:lvl w:ilvl="7">
      <w:start w:val="1"/>
      <w:numFmt w:val="bullet"/>
      <w:lvlText w:val="o"/>
      <w:lvlJc w:val="left"/>
      <w:pPr>
        <w:ind w:left="7040" w:hanging="360"/>
      </w:pPr>
      <w:rPr>
        <w:rFonts w:ascii="Courier New" w:eastAsia="Courier New" w:hAnsi="Courier New" w:cs="Courier New"/>
      </w:rPr>
    </w:lvl>
    <w:lvl w:ilvl="8">
      <w:start w:val="1"/>
      <w:numFmt w:val="bullet"/>
      <w:lvlText w:val="▪"/>
      <w:lvlJc w:val="left"/>
      <w:pPr>
        <w:ind w:left="7760" w:hanging="360"/>
      </w:pPr>
      <w:rPr>
        <w:rFonts w:ascii="Noto Sans Symbols" w:eastAsia="Noto Sans Symbols" w:hAnsi="Noto Sans Symbols" w:cs="Noto Sans Symbols"/>
      </w:rPr>
    </w:lvl>
  </w:abstractNum>
  <w:abstractNum w:abstractNumId="135" w15:restartNumberingAfterBreak="0">
    <w:nsid w:val="6778306B"/>
    <w:multiLevelType w:val="multilevel"/>
    <w:tmpl w:val="8A509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679D4FB4"/>
    <w:multiLevelType w:val="multilevel"/>
    <w:tmpl w:val="079E8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7" w15:restartNumberingAfterBreak="0">
    <w:nsid w:val="67E51366"/>
    <w:multiLevelType w:val="multilevel"/>
    <w:tmpl w:val="AE1ABAD6"/>
    <w:lvl w:ilvl="0">
      <w:start w:val="3"/>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8" w15:restartNumberingAfterBreak="0">
    <w:nsid w:val="688D442E"/>
    <w:multiLevelType w:val="multilevel"/>
    <w:tmpl w:val="9E50D0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9" w15:restartNumberingAfterBreak="0">
    <w:nsid w:val="69594B60"/>
    <w:multiLevelType w:val="multilevel"/>
    <w:tmpl w:val="C1C899CC"/>
    <w:lvl w:ilvl="0">
      <w:start w:val="1"/>
      <w:numFmt w:val="lowerLetter"/>
      <w:lvlText w:val="%1)"/>
      <w:lvlJc w:val="left"/>
      <w:pPr>
        <w:ind w:left="1096" w:hanging="360"/>
      </w:pPr>
    </w:lvl>
    <w:lvl w:ilvl="1">
      <w:start w:val="1"/>
      <w:numFmt w:val="lowerLetter"/>
      <w:lvlText w:val="%2."/>
      <w:lvlJc w:val="left"/>
      <w:pPr>
        <w:ind w:left="1816" w:hanging="360"/>
      </w:pPr>
    </w:lvl>
    <w:lvl w:ilvl="2">
      <w:start w:val="1"/>
      <w:numFmt w:val="lowerRoman"/>
      <w:lvlText w:val="%3."/>
      <w:lvlJc w:val="right"/>
      <w:pPr>
        <w:ind w:left="2536" w:hanging="180"/>
      </w:pPr>
    </w:lvl>
    <w:lvl w:ilvl="3">
      <w:start w:val="1"/>
      <w:numFmt w:val="decimal"/>
      <w:lvlText w:val="%4."/>
      <w:lvlJc w:val="left"/>
      <w:pPr>
        <w:ind w:left="3256" w:hanging="360"/>
      </w:pPr>
    </w:lvl>
    <w:lvl w:ilvl="4">
      <w:start w:val="1"/>
      <w:numFmt w:val="lowerLetter"/>
      <w:lvlText w:val="%5."/>
      <w:lvlJc w:val="left"/>
      <w:pPr>
        <w:ind w:left="3976" w:hanging="360"/>
      </w:pPr>
    </w:lvl>
    <w:lvl w:ilvl="5">
      <w:start w:val="1"/>
      <w:numFmt w:val="lowerRoman"/>
      <w:lvlText w:val="%6."/>
      <w:lvlJc w:val="right"/>
      <w:pPr>
        <w:ind w:left="4696" w:hanging="180"/>
      </w:pPr>
    </w:lvl>
    <w:lvl w:ilvl="6">
      <w:start w:val="1"/>
      <w:numFmt w:val="decimal"/>
      <w:lvlText w:val="%7."/>
      <w:lvlJc w:val="left"/>
      <w:pPr>
        <w:ind w:left="5416" w:hanging="360"/>
      </w:pPr>
    </w:lvl>
    <w:lvl w:ilvl="7">
      <w:start w:val="1"/>
      <w:numFmt w:val="lowerLetter"/>
      <w:lvlText w:val="%8."/>
      <w:lvlJc w:val="left"/>
      <w:pPr>
        <w:ind w:left="6136" w:hanging="360"/>
      </w:pPr>
    </w:lvl>
    <w:lvl w:ilvl="8">
      <w:start w:val="1"/>
      <w:numFmt w:val="lowerRoman"/>
      <w:lvlText w:val="%9."/>
      <w:lvlJc w:val="right"/>
      <w:pPr>
        <w:ind w:left="6856" w:hanging="180"/>
      </w:pPr>
    </w:lvl>
  </w:abstractNum>
  <w:abstractNum w:abstractNumId="140" w15:restartNumberingAfterBreak="0">
    <w:nsid w:val="69886135"/>
    <w:multiLevelType w:val="multilevel"/>
    <w:tmpl w:val="D590B0C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1" w15:restartNumberingAfterBreak="0">
    <w:nsid w:val="69E9667F"/>
    <w:multiLevelType w:val="multilevel"/>
    <w:tmpl w:val="CA745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2" w15:restartNumberingAfterBreak="0">
    <w:nsid w:val="6B47560E"/>
    <w:multiLevelType w:val="multilevel"/>
    <w:tmpl w:val="31C838E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3" w15:restartNumberingAfterBreak="0">
    <w:nsid w:val="6D66337A"/>
    <w:multiLevelType w:val="multilevel"/>
    <w:tmpl w:val="007874D8"/>
    <w:lvl w:ilvl="0">
      <w:start w:val="1"/>
      <w:numFmt w:val="decimal"/>
      <w:lvlText w:val="%1."/>
      <w:lvlJc w:val="left"/>
      <w:pPr>
        <w:ind w:left="540" w:hanging="540"/>
      </w:pPr>
    </w:lvl>
    <w:lvl w:ilvl="1">
      <w:start w:val="1"/>
      <w:numFmt w:val="decimal"/>
      <w:lvlText w:val="%1.%2."/>
      <w:lvlJc w:val="left"/>
      <w:pPr>
        <w:ind w:left="1000" w:hanging="720"/>
      </w:pPr>
    </w:lvl>
    <w:lvl w:ilvl="2">
      <w:start w:val="1"/>
      <w:numFmt w:val="decimal"/>
      <w:lvlText w:val="%1.%2.%3."/>
      <w:lvlJc w:val="left"/>
      <w:pPr>
        <w:ind w:left="1280" w:hanging="720"/>
      </w:pPr>
    </w:lvl>
    <w:lvl w:ilvl="3">
      <w:start w:val="1"/>
      <w:numFmt w:val="decimal"/>
      <w:lvlText w:val="%1.%2.%3.%4."/>
      <w:lvlJc w:val="left"/>
      <w:pPr>
        <w:ind w:left="1920" w:hanging="1080"/>
      </w:pPr>
    </w:lvl>
    <w:lvl w:ilvl="4">
      <w:start w:val="1"/>
      <w:numFmt w:val="decimal"/>
      <w:lvlText w:val="%1.%2.%3.%4.%5."/>
      <w:lvlJc w:val="left"/>
      <w:pPr>
        <w:ind w:left="2200" w:hanging="1080"/>
      </w:pPr>
    </w:lvl>
    <w:lvl w:ilvl="5">
      <w:start w:val="1"/>
      <w:numFmt w:val="decimal"/>
      <w:lvlText w:val="%1.%2.%3.%4.%5.%6."/>
      <w:lvlJc w:val="left"/>
      <w:pPr>
        <w:ind w:left="2840" w:hanging="1440"/>
      </w:pPr>
    </w:lvl>
    <w:lvl w:ilvl="6">
      <w:start w:val="1"/>
      <w:numFmt w:val="decimal"/>
      <w:lvlText w:val="%1.%2.%3.%4.%5.%6.%7."/>
      <w:lvlJc w:val="left"/>
      <w:pPr>
        <w:ind w:left="3120" w:hanging="1440"/>
      </w:pPr>
    </w:lvl>
    <w:lvl w:ilvl="7">
      <w:start w:val="1"/>
      <w:numFmt w:val="decimal"/>
      <w:lvlText w:val="%1.%2.%3.%4.%5.%6.%7.%8."/>
      <w:lvlJc w:val="left"/>
      <w:pPr>
        <w:ind w:left="3760" w:hanging="1800"/>
      </w:pPr>
    </w:lvl>
    <w:lvl w:ilvl="8">
      <w:start w:val="1"/>
      <w:numFmt w:val="decimal"/>
      <w:lvlText w:val="%1.%2.%3.%4.%5.%6.%7.%8.%9."/>
      <w:lvlJc w:val="left"/>
      <w:pPr>
        <w:ind w:left="4400" w:hanging="2160"/>
      </w:pPr>
    </w:lvl>
  </w:abstractNum>
  <w:abstractNum w:abstractNumId="144" w15:restartNumberingAfterBreak="0">
    <w:nsid w:val="6DE52EE4"/>
    <w:multiLevelType w:val="multilevel"/>
    <w:tmpl w:val="54A6EDC4"/>
    <w:lvl w:ilvl="0">
      <w:start w:val="1"/>
      <w:numFmt w:val="upperRoman"/>
      <w:lvlText w:val="%1."/>
      <w:lvlJc w:val="right"/>
      <w:pPr>
        <w:ind w:left="758" w:hanging="360"/>
      </w:pPr>
    </w:lvl>
    <w:lvl w:ilvl="1">
      <w:start w:val="1"/>
      <w:numFmt w:val="lowerLetter"/>
      <w:lvlText w:val="%2."/>
      <w:lvlJc w:val="left"/>
      <w:pPr>
        <w:ind w:left="1478" w:hanging="360"/>
      </w:pPr>
    </w:lvl>
    <w:lvl w:ilvl="2">
      <w:start w:val="1"/>
      <w:numFmt w:val="lowerRoman"/>
      <w:lvlText w:val="%3."/>
      <w:lvlJc w:val="right"/>
      <w:pPr>
        <w:ind w:left="2198" w:hanging="180"/>
      </w:pPr>
    </w:lvl>
    <w:lvl w:ilvl="3">
      <w:start w:val="1"/>
      <w:numFmt w:val="decimal"/>
      <w:lvlText w:val="%4."/>
      <w:lvlJc w:val="left"/>
      <w:pPr>
        <w:ind w:left="2918" w:hanging="360"/>
      </w:pPr>
    </w:lvl>
    <w:lvl w:ilvl="4">
      <w:start w:val="1"/>
      <w:numFmt w:val="lowerLetter"/>
      <w:lvlText w:val="%5."/>
      <w:lvlJc w:val="left"/>
      <w:pPr>
        <w:ind w:left="3638" w:hanging="360"/>
      </w:pPr>
    </w:lvl>
    <w:lvl w:ilvl="5">
      <w:start w:val="1"/>
      <w:numFmt w:val="lowerRoman"/>
      <w:lvlText w:val="%6."/>
      <w:lvlJc w:val="right"/>
      <w:pPr>
        <w:ind w:left="4358" w:hanging="180"/>
      </w:pPr>
    </w:lvl>
    <w:lvl w:ilvl="6">
      <w:start w:val="1"/>
      <w:numFmt w:val="decimal"/>
      <w:lvlText w:val="%7."/>
      <w:lvlJc w:val="left"/>
      <w:pPr>
        <w:ind w:left="5078" w:hanging="360"/>
      </w:pPr>
    </w:lvl>
    <w:lvl w:ilvl="7">
      <w:start w:val="1"/>
      <w:numFmt w:val="lowerLetter"/>
      <w:lvlText w:val="%8."/>
      <w:lvlJc w:val="left"/>
      <w:pPr>
        <w:ind w:left="5798" w:hanging="360"/>
      </w:pPr>
    </w:lvl>
    <w:lvl w:ilvl="8">
      <w:start w:val="1"/>
      <w:numFmt w:val="lowerRoman"/>
      <w:lvlText w:val="%9."/>
      <w:lvlJc w:val="right"/>
      <w:pPr>
        <w:ind w:left="6518" w:hanging="180"/>
      </w:pPr>
    </w:lvl>
  </w:abstractNum>
  <w:abstractNum w:abstractNumId="145" w15:restartNumberingAfterBreak="0">
    <w:nsid w:val="6E655D07"/>
    <w:multiLevelType w:val="multilevel"/>
    <w:tmpl w:val="35D6BBD0"/>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46" w15:restartNumberingAfterBreak="0">
    <w:nsid w:val="6E922CEC"/>
    <w:multiLevelType w:val="multilevel"/>
    <w:tmpl w:val="2952754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7" w15:restartNumberingAfterBreak="0">
    <w:nsid w:val="6E9648A5"/>
    <w:multiLevelType w:val="multilevel"/>
    <w:tmpl w:val="40DA6E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8" w15:restartNumberingAfterBreak="0">
    <w:nsid w:val="701525D7"/>
    <w:multiLevelType w:val="multilevel"/>
    <w:tmpl w:val="E4D0AF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9" w15:restartNumberingAfterBreak="0">
    <w:nsid w:val="70583943"/>
    <w:multiLevelType w:val="multilevel"/>
    <w:tmpl w:val="E9504E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0" w15:restartNumberingAfterBreak="0">
    <w:nsid w:val="70CA35C7"/>
    <w:multiLevelType w:val="multilevel"/>
    <w:tmpl w:val="95B4B56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1" w15:restartNumberingAfterBreak="0">
    <w:nsid w:val="70DA24D6"/>
    <w:multiLevelType w:val="multilevel"/>
    <w:tmpl w:val="AFB08954"/>
    <w:lvl w:ilvl="0">
      <w:start w:val="1"/>
      <w:numFmt w:val="upperRoman"/>
      <w:lvlText w:val="%1."/>
      <w:lvlJc w:val="right"/>
      <w:pPr>
        <w:ind w:left="720" w:hanging="360"/>
      </w:pPr>
      <w:rPr>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2" w15:restartNumberingAfterBreak="0">
    <w:nsid w:val="72FA3BFE"/>
    <w:multiLevelType w:val="multilevel"/>
    <w:tmpl w:val="64907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3" w15:restartNumberingAfterBreak="0">
    <w:nsid w:val="7377629B"/>
    <w:multiLevelType w:val="multilevel"/>
    <w:tmpl w:val="63AAD586"/>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
      <w:lvlJc w:val="left"/>
      <w:pPr>
        <w:ind w:left="1485" w:hanging="360"/>
      </w:pPr>
      <w:rPr>
        <w:rFonts w:ascii="Calibri" w:eastAsia="Calibri" w:hAnsi="Calibri" w:cs="Calibri"/>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54" w15:restartNumberingAfterBreak="0">
    <w:nsid w:val="74622395"/>
    <w:multiLevelType w:val="multilevel"/>
    <w:tmpl w:val="A0F2EE52"/>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55" w15:restartNumberingAfterBreak="0">
    <w:nsid w:val="753A07DB"/>
    <w:multiLevelType w:val="multilevel"/>
    <w:tmpl w:val="FA80A376"/>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56" w15:restartNumberingAfterBreak="0">
    <w:nsid w:val="755D4893"/>
    <w:multiLevelType w:val="multilevel"/>
    <w:tmpl w:val="C242E7D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7" w15:restartNumberingAfterBreak="0">
    <w:nsid w:val="75CC7591"/>
    <w:multiLevelType w:val="multilevel"/>
    <w:tmpl w:val="1758CD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8" w15:restartNumberingAfterBreak="0">
    <w:nsid w:val="75F64301"/>
    <w:multiLevelType w:val="multilevel"/>
    <w:tmpl w:val="8DCC6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8"/>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9" w15:restartNumberingAfterBreak="0">
    <w:nsid w:val="76335F9A"/>
    <w:multiLevelType w:val="multilevel"/>
    <w:tmpl w:val="E8E063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0" w15:restartNumberingAfterBreak="0">
    <w:nsid w:val="769B6CB1"/>
    <w:multiLevelType w:val="multilevel"/>
    <w:tmpl w:val="2F483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1" w15:restartNumberingAfterBreak="0">
    <w:nsid w:val="76E87D80"/>
    <w:multiLevelType w:val="multilevel"/>
    <w:tmpl w:val="CA24735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2" w15:restartNumberingAfterBreak="0">
    <w:nsid w:val="77A00956"/>
    <w:multiLevelType w:val="multilevel"/>
    <w:tmpl w:val="C0CE1C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3" w15:restartNumberingAfterBreak="0">
    <w:nsid w:val="792438CE"/>
    <w:multiLevelType w:val="multilevel"/>
    <w:tmpl w:val="065EBF5E"/>
    <w:lvl w:ilvl="0">
      <w:start w:val="1"/>
      <w:numFmt w:val="bullet"/>
      <w:lvlText w:val="-"/>
      <w:lvlJc w:val="left"/>
      <w:pPr>
        <w:ind w:left="612" w:hanging="143"/>
      </w:pPr>
      <w:rPr>
        <w:rFonts w:ascii="Bookman Old Style" w:eastAsia="Bookman Old Style" w:hAnsi="Bookman Old Style" w:cs="Bookman Old Style"/>
        <w:sz w:val="19"/>
        <w:szCs w:val="19"/>
      </w:rPr>
    </w:lvl>
    <w:lvl w:ilvl="1">
      <w:start w:val="1"/>
      <w:numFmt w:val="bullet"/>
      <w:lvlText w:val="●"/>
      <w:lvlJc w:val="left"/>
      <w:pPr>
        <w:ind w:left="1188" w:hanging="360"/>
      </w:pPr>
      <w:rPr>
        <w:rFonts w:ascii="Noto Sans Symbols" w:eastAsia="Noto Sans Symbols" w:hAnsi="Noto Sans Symbols" w:cs="Noto Sans Symbols"/>
        <w:color w:val="222222"/>
        <w:sz w:val="19"/>
        <w:szCs w:val="19"/>
      </w:rPr>
    </w:lvl>
    <w:lvl w:ilvl="2">
      <w:start w:val="1"/>
      <w:numFmt w:val="bullet"/>
      <w:lvlText w:val="•"/>
      <w:lvlJc w:val="left"/>
      <w:pPr>
        <w:ind w:left="2095" w:hanging="360"/>
      </w:pPr>
    </w:lvl>
    <w:lvl w:ilvl="3">
      <w:start w:val="1"/>
      <w:numFmt w:val="bullet"/>
      <w:lvlText w:val="•"/>
      <w:lvlJc w:val="left"/>
      <w:pPr>
        <w:ind w:left="3011" w:hanging="360"/>
      </w:pPr>
    </w:lvl>
    <w:lvl w:ilvl="4">
      <w:start w:val="1"/>
      <w:numFmt w:val="bullet"/>
      <w:lvlText w:val="•"/>
      <w:lvlJc w:val="left"/>
      <w:pPr>
        <w:ind w:left="3926" w:hanging="360"/>
      </w:pPr>
    </w:lvl>
    <w:lvl w:ilvl="5">
      <w:start w:val="1"/>
      <w:numFmt w:val="bullet"/>
      <w:lvlText w:val="•"/>
      <w:lvlJc w:val="left"/>
      <w:pPr>
        <w:ind w:left="4842" w:hanging="360"/>
      </w:pPr>
    </w:lvl>
    <w:lvl w:ilvl="6">
      <w:start w:val="1"/>
      <w:numFmt w:val="bullet"/>
      <w:lvlText w:val="•"/>
      <w:lvlJc w:val="left"/>
      <w:pPr>
        <w:ind w:left="5757" w:hanging="360"/>
      </w:pPr>
    </w:lvl>
    <w:lvl w:ilvl="7">
      <w:start w:val="1"/>
      <w:numFmt w:val="bullet"/>
      <w:lvlText w:val="•"/>
      <w:lvlJc w:val="left"/>
      <w:pPr>
        <w:ind w:left="6673" w:hanging="360"/>
      </w:pPr>
    </w:lvl>
    <w:lvl w:ilvl="8">
      <w:start w:val="1"/>
      <w:numFmt w:val="bullet"/>
      <w:lvlText w:val="•"/>
      <w:lvlJc w:val="left"/>
      <w:pPr>
        <w:ind w:left="7588" w:hanging="360"/>
      </w:pPr>
    </w:lvl>
  </w:abstractNum>
  <w:abstractNum w:abstractNumId="164" w15:restartNumberingAfterBreak="0">
    <w:nsid w:val="792A1A79"/>
    <w:multiLevelType w:val="multilevel"/>
    <w:tmpl w:val="9AD8DED2"/>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65" w15:restartNumberingAfterBreak="0">
    <w:nsid w:val="79854160"/>
    <w:multiLevelType w:val="multilevel"/>
    <w:tmpl w:val="96D275E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66" w15:restartNumberingAfterBreak="0">
    <w:nsid w:val="79E81E0D"/>
    <w:multiLevelType w:val="multilevel"/>
    <w:tmpl w:val="0DBE7C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7" w15:restartNumberingAfterBreak="0">
    <w:nsid w:val="79ED3DB1"/>
    <w:multiLevelType w:val="multilevel"/>
    <w:tmpl w:val="FBCA2D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8" w15:restartNumberingAfterBreak="0">
    <w:nsid w:val="7BC86FEB"/>
    <w:multiLevelType w:val="multilevel"/>
    <w:tmpl w:val="9F08862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7C471392"/>
    <w:multiLevelType w:val="multilevel"/>
    <w:tmpl w:val="FD5A25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0" w15:restartNumberingAfterBreak="0">
    <w:nsid w:val="7C727EB5"/>
    <w:multiLevelType w:val="multilevel"/>
    <w:tmpl w:val="5D12E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1" w15:restartNumberingAfterBreak="0">
    <w:nsid w:val="7D8E78D7"/>
    <w:multiLevelType w:val="multilevel"/>
    <w:tmpl w:val="68F0364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2" w15:restartNumberingAfterBreak="0">
    <w:nsid w:val="7E0025AA"/>
    <w:multiLevelType w:val="multilevel"/>
    <w:tmpl w:val="353CC6EA"/>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73" w15:restartNumberingAfterBreak="0">
    <w:nsid w:val="7E65484E"/>
    <w:multiLevelType w:val="multilevel"/>
    <w:tmpl w:val="15105BC2"/>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4" w15:restartNumberingAfterBreak="0">
    <w:nsid w:val="7E8A56E5"/>
    <w:multiLevelType w:val="multilevel"/>
    <w:tmpl w:val="8BCCAAB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5" w15:restartNumberingAfterBreak="0">
    <w:nsid w:val="7EAF4E7D"/>
    <w:multiLevelType w:val="multilevel"/>
    <w:tmpl w:val="98BCDE8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6" w15:restartNumberingAfterBreak="0">
    <w:nsid w:val="7F4A1626"/>
    <w:multiLevelType w:val="multilevel"/>
    <w:tmpl w:val="E9481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7" w15:restartNumberingAfterBreak="0">
    <w:nsid w:val="7F62232F"/>
    <w:multiLevelType w:val="multilevel"/>
    <w:tmpl w:val="F59AD0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99963146">
    <w:abstractNumId w:val="15"/>
  </w:num>
  <w:num w:numId="2" w16cid:durableId="1902516386">
    <w:abstractNumId w:val="110"/>
  </w:num>
  <w:num w:numId="3" w16cid:durableId="1756903996">
    <w:abstractNumId w:val="170"/>
  </w:num>
  <w:num w:numId="4" w16cid:durableId="659234367">
    <w:abstractNumId w:val="95"/>
  </w:num>
  <w:num w:numId="5" w16cid:durableId="33045081">
    <w:abstractNumId w:val="8"/>
  </w:num>
  <w:num w:numId="6" w16cid:durableId="1777676356">
    <w:abstractNumId w:val="107"/>
  </w:num>
  <w:num w:numId="7" w16cid:durableId="608119549">
    <w:abstractNumId w:val="156"/>
  </w:num>
  <w:num w:numId="8" w16cid:durableId="18288502">
    <w:abstractNumId w:val="24"/>
  </w:num>
  <w:num w:numId="9" w16cid:durableId="1475562000">
    <w:abstractNumId w:val="13"/>
  </w:num>
  <w:num w:numId="10" w16cid:durableId="252979523">
    <w:abstractNumId w:val="6"/>
  </w:num>
  <w:num w:numId="11" w16cid:durableId="442647786">
    <w:abstractNumId w:val="81"/>
  </w:num>
  <w:num w:numId="12" w16cid:durableId="1692956593">
    <w:abstractNumId w:val="45"/>
  </w:num>
  <w:num w:numId="13" w16cid:durableId="2133934247">
    <w:abstractNumId w:val="3"/>
  </w:num>
  <w:num w:numId="14" w16cid:durableId="1343167096">
    <w:abstractNumId w:val="42"/>
  </w:num>
  <w:num w:numId="15" w16cid:durableId="1363088944">
    <w:abstractNumId w:val="176"/>
  </w:num>
  <w:num w:numId="16" w16cid:durableId="1502626441">
    <w:abstractNumId w:val="47"/>
  </w:num>
  <w:num w:numId="17" w16cid:durableId="1137800369">
    <w:abstractNumId w:val="63"/>
  </w:num>
  <w:num w:numId="18" w16cid:durableId="882474129">
    <w:abstractNumId w:val="158"/>
  </w:num>
  <w:num w:numId="19" w16cid:durableId="1492676438">
    <w:abstractNumId w:val="143"/>
  </w:num>
  <w:num w:numId="20" w16cid:durableId="1483276542">
    <w:abstractNumId w:val="11"/>
  </w:num>
  <w:num w:numId="21" w16cid:durableId="2001230675">
    <w:abstractNumId w:val="64"/>
  </w:num>
  <w:num w:numId="22" w16cid:durableId="699401197">
    <w:abstractNumId w:val="152"/>
  </w:num>
  <w:num w:numId="23" w16cid:durableId="2055887210">
    <w:abstractNumId w:val="87"/>
  </w:num>
  <w:num w:numId="24" w16cid:durableId="1288396108">
    <w:abstractNumId w:val="9"/>
  </w:num>
  <w:num w:numId="25" w16cid:durableId="627782375">
    <w:abstractNumId w:val="62"/>
  </w:num>
  <w:num w:numId="26" w16cid:durableId="41753556">
    <w:abstractNumId w:val="75"/>
  </w:num>
  <w:num w:numId="27" w16cid:durableId="685062932">
    <w:abstractNumId w:val="59"/>
  </w:num>
  <w:num w:numId="28" w16cid:durableId="1390149634">
    <w:abstractNumId w:val="74"/>
  </w:num>
  <w:num w:numId="29" w16cid:durableId="1474642328">
    <w:abstractNumId w:val="122"/>
  </w:num>
  <w:num w:numId="30" w16cid:durableId="1678536158">
    <w:abstractNumId w:val="131"/>
  </w:num>
  <w:num w:numId="31" w16cid:durableId="1419667347">
    <w:abstractNumId w:val="136"/>
  </w:num>
  <w:num w:numId="32" w16cid:durableId="889920865">
    <w:abstractNumId w:val="34"/>
  </w:num>
  <w:num w:numId="33" w16cid:durableId="2059619925">
    <w:abstractNumId w:val="150"/>
  </w:num>
  <w:num w:numId="34" w16cid:durableId="1517111893">
    <w:abstractNumId w:val="41"/>
  </w:num>
  <w:num w:numId="35" w16cid:durableId="1683320276">
    <w:abstractNumId w:val="128"/>
  </w:num>
  <w:num w:numId="36" w16cid:durableId="606156273">
    <w:abstractNumId w:val="93"/>
  </w:num>
  <w:num w:numId="37" w16cid:durableId="1369529381">
    <w:abstractNumId w:val="68"/>
  </w:num>
  <w:num w:numId="38" w16cid:durableId="1695111010">
    <w:abstractNumId w:val="174"/>
  </w:num>
  <w:num w:numId="39" w16cid:durableId="1454715185">
    <w:abstractNumId w:val="138"/>
  </w:num>
  <w:num w:numId="40" w16cid:durableId="1670868025">
    <w:abstractNumId w:val="168"/>
  </w:num>
  <w:num w:numId="41" w16cid:durableId="1530218590">
    <w:abstractNumId w:val="5"/>
  </w:num>
  <w:num w:numId="42" w16cid:durableId="1387072170">
    <w:abstractNumId w:val="53"/>
  </w:num>
  <w:num w:numId="43" w16cid:durableId="589893352">
    <w:abstractNumId w:val="26"/>
  </w:num>
  <w:num w:numId="44" w16cid:durableId="213663940">
    <w:abstractNumId w:val="103"/>
  </w:num>
  <w:num w:numId="45" w16cid:durableId="1193686830">
    <w:abstractNumId w:val="169"/>
  </w:num>
  <w:num w:numId="46" w16cid:durableId="1815873392">
    <w:abstractNumId w:val="126"/>
  </w:num>
  <w:num w:numId="47" w16cid:durableId="1476682051">
    <w:abstractNumId w:val="40"/>
  </w:num>
  <w:num w:numId="48" w16cid:durableId="1343623073">
    <w:abstractNumId w:val="38"/>
  </w:num>
  <w:num w:numId="49" w16cid:durableId="879828795">
    <w:abstractNumId w:val="23"/>
  </w:num>
  <w:num w:numId="50" w16cid:durableId="1951694351">
    <w:abstractNumId w:val="119"/>
  </w:num>
  <w:num w:numId="51" w16cid:durableId="876967104">
    <w:abstractNumId w:val="163"/>
  </w:num>
  <w:num w:numId="52" w16cid:durableId="1333532568">
    <w:abstractNumId w:val="20"/>
  </w:num>
  <w:num w:numId="53" w16cid:durableId="1685285168">
    <w:abstractNumId w:val="54"/>
  </w:num>
  <w:num w:numId="54" w16cid:durableId="1274090816">
    <w:abstractNumId w:val="36"/>
  </w:num>
  <w:num w:numId="55" w16cid:durableId="1461220762">
    <w:abstractNumId w:val="91"/>
  </w:num>
  <w:num w:numId="56" w16cid:durableId="979916405">
    <w:abstractNumId w:val="69"/>
  </w:num>
  <w:num w:numId="57" w16cid:durableId="1965769130">
    <w:abstractNumId w:val="100"/>
  </w:num>
  <w:num w:numId="58" w16cid:durableId="1376195302">
    <w:abstractNumId w:val="153"/>
  </w:num>
  <w:num w:numId="59" w16cid:durableId="135805825">
    <w:abstractNumId w:val="35"/>
  </w:num>
  <w:num w:numId="60" w16cid:durableId="1220826304">
    <w:abstractNumId w:val="124"/>
  </w:num>
  <w:num w:numId="61" w16cid:durableId="513039756">
    <w:abstractNumId w:val="155"/>
  </w:num>
  <w:num w:numId="62" w16cid:durableId="259028498">
    <w:abstractNumId w:val="61"/>
  </w:num>
  <w:num w:numId="63" w16cid:durableId="1613249199">
    <w:abstractNumId w:val="137"/>
  </w:num>
  <w:num w:numId="64" w16cid:durableId="909658676">
    <w:abstractNumId w:val="16"/>
  </w:num>
  <w:num w:numId="65" w16cid:durableId="383405480">
    <w:abstractNumId w:val="99"/>
  </w:num>
  <w:num w:numId="66" w16cid:durableId="445587494">
    <w:abstractNumId w:val="58"/>
  </w:num>
  <w:num w:numId="67" w16cid:durableId="176117100">
    <w:abstractNumId w:val="123"/>
  </w:num>
  <w:num w:numId="68" w16cid:durableId="2037611030">
    <w:abstractNumId w:val="83"/>
  </w:num>
  <w:num w:numId="69" w16cid:durableId="969436868">
    <w:abstractNumId w:val="172"/>
  </w:num>
  <w:num w:numId="70" w16cid:durableId="294873055">
    <w:abstractNumId w:val="109"/>
  </w:num>
  <w:num w:numId="71" w16cid:durableId="455954643">
    <w:abstractNumId w:val="111"/>
  </w:num>
  <w:num w:numId="72" w16cid:durableId="1346903755">
    <w:abstractNumId w:val="154"/>
  </w:num>
  <w:num w:numId="73" w16cid:durableId="2083286095">
    <w:abstractNumId w:val="88"/>
  </w:num>
  <w:num w:numId="74" w16cid:durableId="1554655543">
    <w:abstractNumId w:val="164"/>
  </w:num>
  <w:num w:numId="75" w16cid:durableId="1532648873">
    <w:abstractNumId w:val="145"/>
  </w:num>
  <w:num w:numId="76" w16cid:durableId="2069181140">
    <w:abstractNumId w:val="98"/>
  </w:num>
  <w:num w:numId="77" w16cid:durableId="1803570898">
    <w:abstractNumId w:val="66"/>
  </w:num>
  <w:num w:numId="78" w16cid:durableId="628629133">
    <w:abstractNumId w:val="55"/>
  </w:num>
  <w:num w:numId="79" w16cid:durableId="1920216906">
    <w:abstractNumId w:val="165"/>
  </w:num>
  <w:num w:numId="80" w16cid:durableId="387144750">
    <w:abstractNumId w:val="10"/>
  </w:num>
  <w:num w:numId="81" w16cid:durableId="452790369">
    <w:abstractNumId w:val="46"/>
  </w:num>
  <w:num w:numId="82" w16cid:durableId="77606440">
    <w:abstractNumId w:val="148"/>
  </w:num>
  <w:num w:numId="83" w16cid:durableId="288705649">
    <w:abstractNumId w:val="106"/>
  </w:num>
  <w:num w:numId="84" w16cid:durableId="148985834">
    <w:abstractNumId w:val="135"/>
  </w:num>
  <w:num w:numId="85" w16cid:durableId="1305892069">
    <w:abstractNumId w:val="102"/>
  </w:num>
  <w:num w:numId="86" w16cid:durableId="811488650">
    <w:abstractNumId w:val="112"/>
  </w:num>
  <w:num w:numId="87" w16cid:durableId="2057896790">
    <w:abstractNumId w:val="147"/>
  </w:num>
  <w:num w:numId="88" w16cid:durableId="2133598489">
    <w:abstractNumId w:val="57"/>
  </w:num>
  <w:num w:numId="89" w16cid:durableId="1909417732">
    <w:abstractNumId w:val="0"/>
  </w:num>
  <w:num w:numId="90" w16cid:durableId="1608199294">
    <w:abstractNumId w:val="132"/>
  </w:num>
  <w:num w:numId="91" w16cid:durableId="895625799">
    <w:abstractNumId w:val="134"/>
  </w:num>
  <w:num w:numId="92" w16cid:durableId="774982690">
    <w:abstractNumId w:val="101"/>
  </w:num>
  <w:num w:numId="93" w16cid:durableId="1101410416">
    <w:abstractNumId w:val="144"/>
  </w:num>
  <w:num w:numId="94" w16cid:durableId="89471516">
    <w:abstractNumId w:val="28"/>
  </w:num>
  <w:num w:numId="95" w16cid:durableId="263809894">
    <w:abstractNumId w:val="12"/>
  </w:num>
  <w:num w:numId="96" w16cid:durableId="1012102850">
    <w:abstractNumId w:val="94"/>
  </w:num>
  <w:num w:numId="97" w16cid:durableId="718479561">
    <w:abstractNumId w:val="44"/>
  </w:num>
  <w:num w:numId="98" w16cid:durableId="1246844517">
    <w:abstractNumId w:val="97"/>
  </w:num>
  <w:num w:numId="99" w16cid:durableId="1578858739">
    <w:abstractNumId w:val="89"/>
  </w:num>
  <w:num w:numId="100" w16cid:durableId="738988411">
    <w:abstractNumId w:val="146"/>
  </w:num>
  <w:num w:numId="101" w16cid:durableId="775751719">
    <w:abstractNumId w:val="82"/>
  </w:num>
  <w:num w:numId="102" w16cid:durableId="2005819672">
    <w:abstractNumId w:val="77"/>
  </w:num>
  <w:num w:numId="103" w16cid:durableId="736246325">
    <w:abstractNumId w:val="51"/>
  </w:num>
  <w:num w:numId="104" w16cid:durableId="1804232955">
    <w:abstractNumId w:val="151"/>
  </w:num>
  <w:num w:numId="105" w16cid:durableId="814644817">
    <w:abstractNumId w:val="139"/>
  </w:num>
  <w:num w:numId="106" w16cid:durableId="1458528466">
    <w:abstractNumId w:val="96"/>
  </w:num>
  <w:num w:numId="107" w16cid:durableId="574780915">
    <w:abstractNumId w:val="31"/>
  </w:num>
  <w:num w:numId="108" w16cid:durableId="18312745">
    <w:abstractNumId w:val="50"/>
  </w:num>
  <w:num w:numId="109" w16cid:durableId="1888494971">
    <w:abstractNumId w:val="7"/>
  </w:num>
  <w:num w:numId="110" w16cid:durableId="31152819">
    <w:abstractNumId w:val="72"/>
  </w:num>
  <w:num w:numId="111" w16cid:durableId="740448682">
    <w:abstractNumId w:val="173"/>
  </w:num>
  <w:num w:numId="112" w16cid:durableId="265044926">
    <w:abstractNumId w:val="79"/>
  </w:num>
  <w:num w:numId="113" w16cid:durableId="1912498996">
    <w:abstractNumId w:val="48"/>
  </w:num>
  <w:num w:numId="114" w16cid:durableId="1192034383">
    <w:abstractNumId w:val="32"/>
  </w:num>
  <w:num w:numId="115" w16cid:durableId="99885636">
    <w:abstractNumId w:val="1"/>
  </w:num>
  <w:num w:numId="116" w16cid:durableId="1465195377">
    <w:abstractNumId w:val="17"/>
  </w:num>
  <w:num w:numId="117" w16cid:durableId="929847414">
    <w:abstractNumId w:val="60"/>
  </w:num>
  <w:num w:numId="118" w16cid:durableId="478113161">
    <w:abstractNumId w:val="127"/>
  </w:num>
  <w:num w:numId="119" w16cid:durableId="103305091">
    <w:abstractNumId w:val="39"/>
  </w:num>
  <w:num w:numId="120" w16cid:durableId="66154264">
    <w:abstractNumId w:val="22"/>
  </w:num>
  <w:num w:numId="121" w16cid:durableId="1782413488">
    <w:abstractNumId w:val="125"/>
  </w:num>
  <w:num w:numId="122" w16cid:durableId="600645138">
    <w:abstractNumId w:val="90"/>
  </w:num>
  <w:num w:numId="123" w16cid:durableId="1648588772">
    <w:abstractNumId w:val="114"/>
  </w:num>
  <w:num w:numId="124" w16cid:durableId="186869730">
    <w:abstractNumId w:val="30"/>
  </w:num>
  <w:num w:numId="125" w16cid:durableId="2134011941">
    <w:abstractNumId w:val="116"/>
  </w:num>
  <w:num w:numId="126" w16cid:durableId="426195412">
    <w:abstractNumId w:val="142"/>
  </w:num>
  <w:num w:numId="127" w16cid:durableId="1073044012">
    <w:abstractNumId w:val="4"/>
  </w:num>
  <w:num w:numId="128" w16cid:durableId="1775393132">
    <w:abstractNumId w:val="167"/>
  </w:num>
  <w:num w:numId="129" w16cid:durableId="772212855">
    <w:abstractNumId w:val="56"/>
  </w:num>
  <w:num w:numId="130" w16cid:durableId="1305237796">
    <w:abstractNumId w:val="70"/>
  </w:num>
  <w:num w:numId="131" w16cid:durableId="111824665">
    <w:abstractNumId w:val="129"/>
  </w:num>
  <w:num w:numId="132" w16cid:durableId="212236660">
    <w:abstractNumId w:val="19"/>
  </w:num>
  <w:num w:numId="133" w16cid:durableId="697777096">
    <w:abstractNumId w:val="71"/>
  </w:num>
  <w:num w:numId="134" w16cid:durableId="923536166">
    <w:abstractNumId w:val="85"/>
  </w:num>
  <w:num w:numId="135" w16cid:durableId="1192957044">
    <w:abstractNumId w:val="130"/>
  </w:num>
  <w:num w:numId="136" w16cid:durableId="392579897">
    <w:abstractNumId w:val="161"/>
  </w:num>
  <w:num w:numId="137" w16cid:durableId="845050594">
    <w:abstractNumId w:val="118"/>
  </w:num>
  <w:num w:numId="138" w16cid:durableId="1658143543">
    <w:abstractNumId w:val="14"/>
  </w:num>
  <w:num w:numId="139" w16cid:durableId="673075860">
    <w:abstractNumId w:val="86"/>
  </w:num>
  <w:num w:numId="140" w16cid:durableId="1877503795">
    <w:abstractNumId w:val="149"/>
  </w:num>
  <w:num w:numId="141" w16cid:durableId="584798625">
    <w:abstractNumId w:val="157"/>
  </w:num>
  <w:num w:numId="142" w16cid:durableId="1842038031">
    <w:abstractNumId w:val="159"/>
  </w:num>
  <w:num w:numId="143" w16cid:durableId="1016686499">
    <w:abstractNumId w:val="73"/>
  </w:num>
  <w:num w:numId="144" w16cid:durableId="1169175677">
    <w:abstractNumId w:val="52"/>
  </w:num>
  <w:num w:numId="145" w16cid:durableId="645208491">
    <w:abstractNumId w:val="2"/>
  </w:num>
  <w:num w:numId="146" w16cid:durableId="47459495">
    <w:abstractNumId w:val="133"/>
  </w:num>
  <w:num w:numId="147" w16cid:durableId="359203094">
    <w:abstractNumId w:val="43"/>
  </w:num>
  <w:num w:numId="148" w16cid:durableId="590165639">
    <w:abstractNumId w:val="67"/>
  </w:num>
  <w:num w:numId="149" w16cid:durableId="241456393">
    <w:abstractNumId w:val="115"/>
  </w:num>
  <w:num w:numId="150" w16cid:durableId="1982692129">
    <w:abstractNumId w:val="65"/>
  </w:num>
  <w:num w:numId="151" w16cid:durableId="159851124">
    <w:abstractNumId w:val="37"/>
  </w:num>
  <w:num w:numId="152" w16cid:durableId="1164933185">
    <w:abstractNumId w:val="92"/>
  </w:num>
  <w:num w:numId="153" w16cid:durableId="1724479901">
    <w:abstractNumId w:val="33"/>
  </w:num>
  <w:num w:numId="154" w16cid:durableId="1326393313">
    <w:abstractNumId w:val="84"/>
  </w:num>
  <w:num w:numId="155" w16cid:durableId="2078818573">
    <w:abstractNumId w:val="166"/>
  </w:num>
  <w:num w:numId="156" w16cid:durableId="2013099675">
    <w:abstractNumId w:val="76"/>
  </w:num>
  <w:num w:numId="157" w16cid:durableId="745879868">
    <w:abstractNumId w:val="108"/>
  </w:num>
  <w:num w:numId="158" w16cid:durableId="1385716889">
    <w:abstractNumId w:val="120"/>
  </w:num>
  <w:num w:numId="159" w16cid:durableId="1364137970">
    <w:abstractNumId w:val="140"/>
  </w:num>
  <w:num w:numId="160" w16cid:durableId="1892763266">
    <w:abstractNumId w:val="27"/>
  </w:num>
  <w:num w:numId="161" w16cid:durableId="2071465817">
    <w:abstractNumId w:val="21"/>
  </w:num>
  <w:num w:numId="162" w16cid:durableId="972709587">
    <w:abstractNumId w:val="113"/>
  </w:num>
  <w:num w:numId="163" w16cid:durableId="470633331">
    <w:abstractNumId w:val="18"/>
  </w:num>
  <w:num w:numId="164" w16cid:durableId="757214851">
    <w:abstractNumId w:val="162"/>
  </w:num>
  <w:num w:numId="165" w16cid:durableId="510334511">
    <w:abstractNumId w:val="121"/>
  </w:num>
  <w:num w:numId="166" w16cid:durableId="1155411396">
    <w:abstractNumId w:val="49"/>
  </w:num>
  <w:num w:numId="167" w16cid:durableId="1248617673">
    <w:abstractNumId w:val="78"/>
  </w:num>
  <w:num w:numId="168" w16cid:durableId="878662673">
    <w:abstractNumId w:val="117"/>
  </w:num>
  <w:num w:numId="169" w16cid:durableId="1616911857">
    <w:abstractNumId w:val="175"/>
  </w:num>
  <w:num w:numId="170" w16cid:durableId="1026056808">
    <w:abstractNumId w:val="80"/>
  </w:num>
  <w:num w:numId="171" w16cid:durableId="1131482283">
    <w:abstractNumId w:val="105"/>
  </w:num>
  <w:num w:numId="172" w16cid:durableId="1052844171">
    <w:abstractNumId w:val="25"/>
  </w:num>
  <w:num w:numId="173" w16cid:durableId="1584222719">
    <w:abstractNumId w:val="160"/>
  </w:num>
  <w:num w:numId="174" w16cid:durableId="2040012210">
    <w:abstractNumId w:val="104"/>
  </w:num>
  <w:num w:numId="175" w16cid:durableId="1452090452">
    <w:abstractNumId w:val="29"/>
  </w:num>
  <w:num w:numId="176" w16cid:durableId="1013066392">
    <w:abstractNumId w:val="171"/>
  </w:num>
  <w:num w:numId="177" w16cid:durableId="2046174302">
    <w:abstractNumId w:val="177"/>
  </w:num>
  <w:num w:numId="178" w16cid:durableId="1524125043">
    <w:abstractNumId w:val="141"/>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C4D4F"/>
    <w:rsid w:val="000C4D4F"/>
    <w:rsid w:val="001C4123"/>
    <w:rsid w:val="00465A10"/>
    <w:rsid w:val="006F2F48"/>
    <w:rsid w:val="009558A0"/>
    <w:rsid w:val="00B66B8E"/>
    <w:rsid w:val="00EB50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199A6128"/>
  <w15:docId w15:val="{5D10B1C3-06B7-44BF-B688-40125EB82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L"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1"/>
    <w:next w:val="Normal1"/>
    <w:rsid w:val="000C4D4F"/>
    <w:pPr>
      <w:keepNext/>
      <w:spacing w:after="0" w:line="240" w:lineRule="auto"/>
      <w:jc w:val="center"/>
      <w:outlineLvl w:val="0"/>
    </w:pPr>
    <w:rPr>
      <w:rFonts w:ascii="Arial" w:eastAsia="Arial" w:hAnsi="Arial" w:cs="Arial"/>
      <w:b/>
      <w:sz w:val="20"/>
      <w:szCs w:val="20"/>
    </w:rPr>
  </w:style>
  <w:style w:type="paragraph" w:styleId="Ttulo2">
    <w:name w:val="heading 2"/>
    <w:basedOn w:val="Normal1"/>
    <w:next w:val="Normal1"/>
    <w:rsid w:val="000C4D4F"/>
    <w:pPr>
      <w:keepNext/>
      <w:keepLines/>
      <w:spacing w:before="360"/>
      <w:outlineLvl w:val="1"/>
    </w:pPr>
    <w:rPr>
      <w:rFonts w:ascii="Arial" w:eastAsia="Arial" w:hAnsi="Arial" w:cs="Arial"/>
      <w:sz w:val="34"/>
      <w:szCs w:val="34"/>
    </w:rPr>
  </w:style>
  <w:style w:type="paragraph" w:styleId="Ttulo3">
    <w:name w:val="heading 3"/>
    <w:basedOn w:val="Normal1"/>
    <w:next w:val="Normal1"/>
    <w:rsid w:val="000C4D4F"/>
    <w:pPr>
      <w:keepNext/>
      <w:keepLines/>
      <w:spacing w:before="40" w:after="0"/>
      <w:outlineLvl w:val="2"/>
    </w:pPr>
    <w:rPr>
      <w:rFonts w:ascii="Cambria" w:eastAsia="Cambria" w:hAnsi="Cambria" w:cs="Cambria"/>
      <w:color w:val="243F61"/>
      <w:sz w:val="24"/>
      <w:szCs w:val="24"/>
    </w:rPr>
  </w:style>
  <w:style w:type="paragraph" w:styleId="Ttulo4">
    <w:name w:val="heading 4"/>
    <w:basedOn w:val="Normal1"/>
    <w:next w:val="Normal1"/>
    <w:rsid w:val="000C4D4F"/>
    <w:pPr>
      <w:keepNext/>
      <w:keepLines/>
      <w:spacing w:before="40" w:after="0"/>
      <w:outlineLvl w:val="3"/>
    </w:pPr>
    <w:rPr>
      <w:rFonts w:ascii="Cambria" w:eastAsia="Cambria" w:hAnsi="Cambria" w:cs="Cambria"/>
      <w:i/>
      <w:color w:val="366091"/>
    </w:rPr>
  </w:style>
  <w:style w:type="paragraph" w:styleId="Ttulo5">
    <w:name w:val="heading 5"/>
    <w:basedOn w:val="Normal1"/>
    <w:next w:val="Normal1"/>
    <w:rsid w:val="000C4D4F"/>
    <w:pPr>
      <w:keepNext/>
      <w:keepLines/>
      <w:spacing w:before="320"/>
      <w:outlineLvl w:val="4"/>
    </w:pPr>
    <w:rPr>
      <w:rFonts w:ascii="Arial" w:eastAsia="Arial" w:hAnsi="Arial" w:cs="Arial"/>
      <w:b/>
      <w:sz w:val="24"/>
      <w:szCs w:val="24"/>
    </w:rPr>
  </w:style>
  <w:style w:type="paragraph" w:styleId="Ttulo6">
    <w:name w:val="heading 6"/>
    <w:basedOn w:val="Normal1"/>
    <w:next w:val="Normal1"/>
    <w:rsid w:val="000C4D4F"/>
    <w:pPr>
      <w:keepNext/>
      <w:keepLines/>
      <w:spacing w:before="40" w:after="0"/>
      <w:outlineLvl w:val="5"/>
    </w:pPr>
    <w:rPr>
      <w:rFonts w:ascii="Cambria" w:eastAsia="Cambria" w:hAnsi="Cambria" w:cs="Cambria"/>
      <w:color w:val="243F61"/>
    </w:rPr>
  </w:style>
  <w:style w:type="paragraph" w:styleId="Ttulo7">
    <w:name w:val="heading 7"/>
    <w:basedOn w:val="Normal1"/>
    <w:next w:val="Normal1"/>
    <w:link w:val="Ttulo7Car"/>
    <w:uiPriority w:val="9"/>
    <w:unhideWhenUsed/>
    <w:qFormat/>
    <w:rsid w:val="00836A3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1"/>
    <w:next w:val="Normal1"/>
    <w:link w:val="Ttulo8Car"/>
    <w:uiPriority w:val="9"/>
    <w:unhideWhenUsed/>
    <w:qFormat/>
    <w:rsid w:val="00836A3A"/>
    <w:pPr>
      <w:keepNext/>
      <w:keepLines/>
      <w:spacing w:before="320"/>
      <w:outlineLvl w:val="7"/>
    </w:pPr>
    <w:rPr>
      <w:rFonts w:ascii="Arial" w:eastAsia="Arial" w:hAnsi="Arial" w:cs="Arial"/>
      <w:i/>
      <w:iCs/>
    </w:rPr>
  </w:style>
  <w:style w:type="paragraph" w:styleId="Ttulo9">
    <w:name w:val="heading 9"/>
    <w:basedOn w:val="Normal1"/>
    <w:next w:val="Normal1"/>
    <w:link w:val="Ttulo9Car"/>
    <w:uiPriority w:val="9"/>
    <w:unhideWhenUsed/>
    <w:qFormat/>
    <w:rsid w:val="00836A3A"/>
    <w:pPr>
      <w:keepNext/>
      <w:keepLines/>
      <w:spacing w:before="32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0C4D4F"/>
  </w:style>
  <w:style w:type="table" w:customStyle="1" w:styleId="TableNormal">
    <w:name w:val="TableNormal"/>
    <w:rsid w:val="000C4D4F"/>
    <w:tblPr>
      <w:tblCellMar>
        <w:top w:w="0" w:type="dxa"/>
        <w:left w:w="0" w:type="dxa"/>
        <w:bottom w:w="0" w:type="dxa"/>
        <w:right w:w="0" w:type="dxa"/>
      </w:tblCellMar>
    </w:tblPr>
  </w:style>
  <w:style w:type="paragraph" w:styleId="Ttulo">
    <w:name w:val="Title"/>
    <w:basedOn w:val="Normal1"/>
    <w:next w:val="Normal1"/>
    <w:rsid w:val="000C4D4F"/>
    <w:pPr>
      <w:spacing w:before="300"/>
    </w:pPr>
    <w:rPr>
      <w:sz w:val="48"/>
      <w:szCs w:val="48"/>
    </w:rPr>
  </w:style>
  <w:style w:type="character" w:customStyle="1" w:styleId="Heading1Char">
    <w:name w:val="Heading 1 Char"/>
    <w:basedOn w:val="Fuentedeprrafopredeter"/>
    <w:uiPriority w:val="9"/>
    <w:rsid w:val="00836A3A"/>
    <w:rPr>
      <w:rFonts w:ascii="Arial" w:eastAsia="Arial" w:hAnsi="Arial" w:cs="Arial"/>
      <w:sz w:val="40"/>
      <w:szCs w:val="40"/>
    </w:rPr>
  </w:style>
  <w:style w:type="character" w:customStyle="1" w:styleId="Ttulo2Car">
    <w:name w:val="Título 2 Car"/>
    <w:basedOn w:val="Fuentedeprrafopredeter"/>
    <w:uiPriority w:val="9"/>
    <w:rsid w:val="00836A3A"/>
    <w:rPr>
      <w:rFonts w:ascii="Arial" w:eastAsia="Arial" w:hAnsi="Arial" w:cs="Arial"/>
      <w:sz w:val="34"/>
    </w:rPr>
  </w:style>
  <w:style w:type="character" w:customStyle="1" w:styleId="Heading3Char">
    <w:name w:val="Heading 3 Char"/>
    <w:basedOn w:val="Fuentedeprrafopredeter"/>
    <w:uiPriority w:val="9"/>
    <w:rsid w:val="00836A3A"/>
    <w:rPr>
      <w:rFonts w:ascii="Arial" w:eastAsia="Arial" w:hAnsi="Arial" w:cs="Arial"/>
      <w:sz w:val="30"/>
      <w:szCs w:val="30"/>
    </w:rPr>
  </w:style>
  <w:style w:type="character" w:customStyle="1" w:styleId="Heading4Char">
    <w:name w:val="Heading 4 Char"/>
    <w:basedOn w:val="Fuentedeprrafopredeter"/>
    <w:uiPriority w:val="9"/>
    <w:rsid w:val="00836A3A"/>
    <w:rPr>
      <w:rFonts w:ascii="Arial" w:eastAsia="Arial" w:hAnsi="Arial" w:cs="Arial"/>
      <w:b/>
      <w:bCs/>
      <w:sz w:val="26"/>
      <w:szCs w:val="26"/>
    </w:rPr>
  </w:style>
  <w:style w:type="character" w:customStyle="1" w:styleId="Ttulo5Car">
    <w:name w:val="Título 5 Car"/>
    <w:basedOn w:val="Fuentedeprrafopredeter"/>
    <w:uiPriority w:val="9"/>
    <w:rsid w:val="00836A3A"/>
    <w:rPr>
      <w:rFonts w:ascii="Arial" w:eastAsia="Arial" w:hAnsi="Arial" w:cs="Arial"/>
      <w:b/>
      <w:bCs/>
      <w:sz w:val="24"/>
      <w:szCs w:val="24"/>
    </w:rPr>
  </w:style>
  <w:style w:type="character" w:customStyle="1" w:styleId="Heading6Char">
    <w:name w:val="Heading 6 Char"/>
    <w:basedOn w:val="Fuentedeprrafopredeter"/>
    <w:uiPriority w:val="9"/>
    <w:rsid w:val="00836A3A"/>
    <w:rPr>
      <w:rFonts w:ascii="Arial" w:eastAsia="Arial" w:hAnsi="Arial" w:cs="Arial"/>
      <w:b/>
      <w:bCs/>
      <w:sz w:val="22"/>
      <w:szCs w:val="22"/>
    </w:rPr>
  </w:style>
  <w:style w:type="character" w:customStyle="1" w:styleId="Heading7Char">
    <w:name w:val="Heading 7 Char"/>
    <w:basedOn w:val="Fuentedeprrafopredeter"/>
    <w:uiPriority w:val="9"/>
    <w:rsid w:val="00836A3A"/>
    <w:rPr>
      <w:rFonts w:ascii="Arial" w:eastAsia="Arial" w:hAnsi="Arial" w:cs="Arial"/>
      <w:b/>
      <w:bCs/>
      <w:i/>
      <w:iCs/>
      <w:sz w:val="22"/>
      <w:szCs w:val="22"/>
    </w:rPr>
  </w:style>
  <w:style w:type="character" w:customStyle="1" w:styleId="Ttulo8Car">
    <w:name w:val="Título 8 Car"/>
    <w:basedOn w:val="Fuentedeprrafopredeter"/>
    <w:link w:val="Ttulo8"/>
    <w:uiPriority w:val="9"/>
    <w:rsid w:val="00836A3A"/>
    <w:rPr>
      <w:rFonts w:ascii="Arial" w:eastAsia="Arial" w:hAnsi="Arial" w:cs="Arial"/>
      <w:i/>
      <w:iCs/>
      <w:sz w:val="22"/>
      <w:szCs w:val="22"/>
    </w:rPr>
  </w:style>
  <w:style w:type="character" w:customStyle="1" w:styleId="Ttulo9Car">
    <w:name w:val="Título 9 Car"/>
    <w:basedOn w:val="Fuentedeprrafopredeter"/>
    <w:link w:val="Ttulo9"/>
    <w:uiPriority w:val="9"/>
    <w:rsid w:val="00836A3A"/>
    <w:rPr>
      <w:rFonts w:ascii="Arial" w:eastAsia="Arial" w:hAnsi="Arial" w:cs="Arial"/>
      <w:i/>
      <w:iCs/>
      <w:sz w:val="21"/>
      <w:szCs w:val="21"/>
    </w:rPr>
  </w:style>
  <w:style w:type="character" w:customStyle="1" w:styleId="TtuloCar">
    <w:name w:val="Título Car"/>
    <w:basedOn w:val="Fuentedeprrafopredeter"/>
    <w:uiPriority w:val="10"/>
    <w:rsid w:val="00836A3A"/>
    <w:rPr>
      <w:sz w:val="48"/>
      <w:szCs w:val="48"/>
    </w:rPr>
  </w:style>
  <w:style w:type="character" w:customStyle="1" w:styleId="SubttuloCar">
    <w:name w:val="Subtítulo Car"/>
    <w:basedOn w:val="Fuentedeprrafopredeter"/>
    <w:uiPriority w:val="11"/>
    <w:rsid w:val="00836A3A"/>
    <w:rPr>
      <w:sz w:val="24"/>
      <w:szCs w:val="24"/>
    </w:rPr>
  </w:style>
  <w:style w:type="paragraph" w:styleId="Cita">
    <w:name w:val="Quote"/>
    <w:basedOn w:val="Normal1"/>
    <w:next w:val="Normal1"/>
    <w:link w:val="CitaCar"/>
    <w:uiPriority w:val="29"/>
    <w:qFormat/>
    <w:rsid w:val="00836A3A"/>
    <w:pPr>
      <w:ind w:left="720" w:right="720"/>
    </w:pPr>
    <w:rPr>
      <w:i/>
    </w:rPr>
  </w:style>
  <w:style w:type="character" w:customStyle="1" w:styleId="CitaCar">
    <w:name w:val="Cita Car"/>
    <w:link w:val="Cita"/>
    <w:uiPriority w:val="29"/>
    <w:rsid w:val="00836A3A"/>
    <w:rPr>
      <w:i/>
    </w:rPr>
  </w:style>
  <w:style w:type="paragraph" w:styleId="Citadestacada">
    <w:name w:val="Intense Quote"/>
    <w:basedOn w:val="Normal1"/>
    <w:next w:val="Normal1"/>
    <w:link w:val="CitadestacadaCar"/>
    <w:uiPriority w:val="30"/>
    <w:qFormat/>
    <w:rsid w:val="00836A3A"/>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sid w:val="00836A3A"/>
    <w:rPr>
      <w:i/>
    </w:rPr>
  </w:style>
  <w:style w:type="character" w:customStyle="1" w:styleId="HeaderChar">
    <w:name w:val="Header Char"/>
    <w:basedOn w:val="Fuentedeprrafopredeter"/>
    <w:uiPriority w:val="99"/>
    <w:rsid w:val="00836A3A"/>
  </w:style>
  <w:style w:type="character" w:customStyle="1" w:styleId="FooterChar">
    <w:name w:val="Footer Char"/>
    <w:basedOn w:val="Fuentedeprrafopredeter"/>
    <w:uiPriority w:val="99"/>
    <w:rsid w:val="00836A3A"/>
  </w:style>
  <w:style w:type="paragraph" w:styleId="Descripcin">
    <w:name w:val="caption"/>
    <w:basedOn w:val="Normal1"/>
    <w:next w:val="Normal1"/>
    <w:uiPriority w:val="35"/>
    <w:semiHidden/>
    <w:unhideWhenUsed/>
    <w:qFormat/>
    <w:rsid w:val="00836A3A"/>
    <w:rPr>
      <w:b/>
      <w:bCs/>
      <w:color w:val="4F81BD" w:themeColor="accent1"/>
      <w:sz w:val="18"/>
      <w:szCs w:val="18"/>
    </w:rPr>
  </w:style>
  <w:style w:type="character" w:customStyle="1" w:styleId="CaptionChar">
    <w:name w:val="Caption Char"/>
    <w:uiPriority w:val="99"/>
    <w:rsid w:val="00836A3A"/>
  </w:style>
  <w:style w:type="table" w:customStyle="1" w:styleId="TableGridLight">
    <w:name w:val="Table Grid Light"/>
    <w:basedOn w:val="Tablanormal"/>
    <w:uiPriority w:val="59"/>
    <w:rsid w:val="00836A3A"/>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rsid w:val="00836A3A"/>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rsid w:val="00836A3A"/>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rsid w:val="00836A3A"/>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rsid w:val="00836A3A"/>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rsid w:val="00836A3A"/>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rsid w:val="00836A3A"/>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rsid w:val="00836A3A"/>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rsid w:val="00836A3A"/>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rsid w:val="00836A3A"/>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rsid w:val="00836A3A"/>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rsid w:val="00836A3A"/>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rsid w:val="00836A3A"/>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Tabladecuadrcula21">
    <w:name w:val="Tabla de cuadrícula 21"/>
    <w:basedOn w:val="Tablanormal"/>
    <w:uiPriority w:val="99"/>
    <w:rsid w:val="00836A3A"/>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rsid w:val="00836A3A"/>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rsid w:val="00836A3A"/>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rsid w:val="00836A3A"/>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rsid w:val="00836A3A"/>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rsid w:val="00836A3A"/>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rsid w:val="00836A3A"/>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Tabladecuadrcula31">
    <w:name w:val="Tabla de cuadrícula 31"/>
    <w:basedOn w:val="Tablanormal"/>
    <w:uiPriority w:val="99"/>
    <w:rsid w:val="00836A3A"/>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rsid w:val="00836A3A"/>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rsid w:val="00836A3A"/>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rsid w:val="00836A3A"/>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rsid w:val="00836A3A"/>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rsid w:val="00836A3A"/>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rsid w:val="00836A3A"/>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Tabladecuadrcula41">
    <w:name w:val="Tabla de cuadrícula 41"/>
    <w:basedOn w:val="Tablanormal"/>
    <w:uiPriority w:val="59"/>
    <w:rsid w:val="00836A3A"/>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rsid w:val="00836A3A"/>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rsid w:val="00836A3A"/>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rsid w:val="00836A3A"/>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rsid w:val="00836A3A"/>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rsid w:val="00836A3A"/>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rsid w:val="00836A3A"/>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Tablaconcuadrcula5oscura1">
    <w:name w:val="Tabla con cuadrícula 5 oscura1"/>
    <w:basedOn w:val="Tablanormal"/>
    <w:uiPriority w:val="99"/>
    <w:rsid w:val="00836A3A"/>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rsid w:val="00836A3A"/>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rsid w:val="00836A3A"/>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rsid w:val="00836A3A"/>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rsid w:val="00836A3A"/>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rsid w:val="00836A3A"/>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rsid w:val="00836A3A"/>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Tablaconcuadrcula6concolores1">
    <w:name w:val="Tabla con cuadrícula 6 con colores1"/>
    <w:basedOn w:val="Tablanormal"/>
    <w:uiPriority w:val="99"/>
    <w:rsid w:val="00836A3A"/>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rsid w:val="00836A3A"/>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rsid w:val="00836A3A"/>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rsid w:val="00836A3A"/>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rsid w:val="00836A3A"/>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rsid w:val="00836A3A"/>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rsid w:val="00836A3A"/>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Tablaconcuadrcula7concolores1">
    <w:name w:val="Tabla con cuadrícula 7 con colores1"/>
    <w:basedOn w:val="Tablanormal"/>
    <w:uiPriority w:val="99"/>
    <w:rsid w:val="00836A3A"/>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rsid w:val="00836A3A"/>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rsid w:val="00836A3A"/>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rsid w:val="00836A3A"/>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rsid w:val="00836A3A"/>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rsid w:val="00836A3A"/>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rsid w:val="00836A3A"/>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Tabladelista1clara1">
    <w:name w:val="Tabla de lista 1 clara1"/>
    <w:basedOn w:val="Tablanormal"/>
    <w:uiPriority w:val="99"/>
    <w:rsid w:val="00836A3A"/>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rsid w:val="00836A3A"/>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rsid w:val="00836A3A"/>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rsid w:val="00836A3A"/>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rsid w:val="00836A3A"/>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rsid w:val="00836A3A"/>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rsid w:val="00836A3A"/>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Tabladelista21">
    <w:name w:val="Tabla de lista 21"/>
    <w:basedOn w:val="Tablanormal"/>
    <w:uiPriority w:val="99"/>
    <w:rsid w:val="00836A3A"/>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rsid w:val="00836A3A"/>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rsid w:val="00836A3A"/>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rsid w:val="00836A3A"/>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rsid w:val="00836A3A"/>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rsid w:val="00836A3A"/>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rsid w:val="00836A3A"/>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Tabladelista31">
    <w:name w:val="Tabla de lista 31"/>
    <w:basedOn w:val="Tablanormal"/>
    <w:uiPriority w:val="99"/>
    <w:rsid w:val="00836A3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rsid w:val="00836A3A"/>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rsid w:val="00836A3A"/>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rsid w:val="00836A3A"/>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rsid w:val="00836A3A"/>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rsid w:val="00836A3A"/>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rsid w:val="00836A3A"/>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Tabladelista41">
    <w:name w:val="Tabla de lista 41"/>
    <w:basedOn w:val="Tablanormal"/>
    <w:uiPriority w:val="99"/>
    <w:rsid w:val="00836A3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rsid w:val="00836A3A"/>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rsid w:val="00836A3A"/>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rsid w:val="00836A3A"/>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rsid w:val="00836A3A"/>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rsid w:val="00836A3A"/>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rsid w:val="00836A3A"/>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Tabladelista5oscura1">
    <w:name w:val="Tabla de lista 5 oscura1"/>
    <w:basedOn w:val="Tablanormal"/>
    <w:uiPriority w:val="99"/>
    <w:rsid w:val="00836A3A"/>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rsid w:val="00836A3A"/>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rsid w:val="00836A3A"/>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rsid w:val="00836A3A"/>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rsid w:val="00836A3A"/>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rsid w:val="00836A3A"/>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rsid w:val="00836A3A"/>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Tabladelista6concolores1">
    <w:name w:val="Tabla de lista 6 con colores1"/>
    <w:basedOn w:val="Tablanormal"/>
    <w:uiPriority w:val="99"/>
    <w:rsid w:val="00836A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rsid w:val="00836A3A"/>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rsid w:val="00836A3A"/>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rsid w:val="00836A3A"/>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rsid w:val="00836A3A"/>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rsid w:val="00836A3A"/>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rsid w:val="00836A3A"/>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Tabladelista7concolores1">
    <w:name w:val="Tabla de lista 7 con colores1"/>
    <w:basedOn w:val="Tablanormal"/>
    <w:uiPriority w:val="99"/>
    <w:rsid w:val="00836A3A"/>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rsid w:val="00836A3A"/>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rsid w:val="00836A3A"/>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rsid w:val="00836A3A"/>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rsid w:val="00836A3A"/>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rsid w:val="00836A3A"/>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rsid w:val="00836A3A"/>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sid w:val="00836A3A"/>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sid w:val="00836A3A"/>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rsid w:val="00836A3A"/>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rsid w:val="00836A3A"/>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rsid w:val="00836A3A"/>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rsid w:val="00836A3A"/>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rsid w:val="00836A3A"/>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rsid w:val="00836A3A"/>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sid w:val="00836A3A"/>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rsid w:val="00836A3A"/>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rsid w:val="00836A3A"/>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rsid w:val="00836A3A"/>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rsid w:val="00836A3A"/>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rsid w:val="00836A3A"/>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rsid w:val="00836A3A"/>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rsid w:val="00836A3A"/>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rsid w:val="00836A3A"/>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rsid w:val="00836A3A"/>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rsid w:val="00836A3A"/>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rsid w:val="00836A3A"/>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rsid w:val="00836A3A"/>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sid w:val="00836A3A"/>
    <w:rPr>
      <w:sz w:val="18"/>
    </w:rPr>
  </w:style>
  <w:style w:type="character" w:styleId="Refdenotaalpie">
    <w:name w:val="footnote reference"/>
    <w:basedOn w:val="Fuentedeprrafopredeter"/>
    <w:uiPriority w:val="99"/>
    <w:unhideWhenUsed/>
    <w:rsid w:val="00836A3A"/>
    <w:rPr>
      <w:vertAlign w:val="superscript"/>
    </w:rPr>
  </w:style>
  <w:style w:type="character" w:customStyle="1" w:styleId="EndnoteTextChar">
    <w:name w:val="Endnote Text Char"/>
    <w:uiPriority w:val="99"/>
    <w:rsid w:val="00836A3A"/>
    <w:rPr>
      <w:sz w:val="20"/>
    </w:rPr>
  </w:style>
  <w:style w:type="character" w:styleId="Refdenotaalfinal">
    <w:name w:val="endnote reference"/>
    <w:basedOn w:val="Fuentedeprrafopredeter"/>
    <w:uiPriority w:val="99"/>
    <w:semiHidden/>
    <w:unhideWhenUsed/>
    <w:rsid w:val="00836A3A"/>
    <w:rPr>
      <w:vertAlign w:val="superscript"/>
    </w:rPr>
  </w:style>
  <w:style w:type="paragraph" w:styleId="TDC4">
    <w:name w:val="toc 4"/>
    <w:basedOn w:val="Normal1"/>
    <w:next w:val="Normal1"/>
    <w:uiPriority w:val="39"/>
    <w:unhideWhenUsed/>
    <w:rsid w:val="00836A3A"/>
    <w:pPr>
      <w:spacing w:after="57"/>
      <w:ind w:left="850"/>
    </w:pPr>
  </w:style>
  <w:style w:type="paragraph" w:styleId="TDC5">
    <w:name w:val="toc 5"/>
    <w:basedOn w:val="Normal1"/>
    <w:next w:val="Normal1"/>
    <w:uiPriority w:val="39"/>
    <w:unhideWhenUsed/>
    <w:rsid w:val="00836A3A"/>
    <w:pPr>
      <w:spacing w:after="57"/>
      <w:ind w:left="1134"/>
    </w:pPr>
  </w:style>
  <w:style w:type="paragraph" w:styleId="TDC6">
    <w:name w:val="toc 6"/>
    <w:basedOn w:val="Normal1"/>
    <w:next w:val="Normal1"/>
    <w:uiPriority w:val="39"/>
    <w:unhideWhenUsed/>
    <w:rsid w:val="00836A3A"/>
    <w:pPr>
      <w:spacing w:after="57"/>
      <w:ind w:left="1417"/>
    </w:pPr>
  </w:style>
  <w:style w:type="paragraph" w:styleId="TDC7">
    <w:name w:val="toc 7"/>
    <w:basedOn w:val="Normal1"/>
    <w:next w:val="Normal1"/>
    <w:uiPriority w:val="39"/>
    <w:unhideWhenUsed/>
    <w:rsid w:val="00836A3A"/>
    <w:pPr>
      <w:spacing w:after="57"/>
      <w:ind w:left="1701"/>
    </w:pPr>
  </w:style>
  <w:style w:type="paragraph" w:styleId="TDC8">
    <w:name w:val="toc 8"/>
    <w:basedOn w:val="Normal1"/>
    <w:next w:val="Normal1"/>
    <w:uiPriority w:val="39"/>
    <w:unhideWhenUsed/>
    <w:rsid w:val="00836A3A"/>
    <w:pPr>
      <w:spacing w:after="57"/>
      <w:ind w:left="1984"/>
    </w:pPr>
  </w:style>
  <w:style w:type="paragraph" w:styleId="TDC9">
    <w:name w:val="toc 9"/>
    <w:basedOn w:val="Normal1"/>
    <w:next w:val="Normal1"/>
    <w:uiPriority w:val="39"/>
    <w:unhideWhenUsed/>
    <w:rsid w:val="00836A3A"/>
    <w:pPr>
      <w:spacing w:after="57"/>
      <w:ind w:left="2268"/>
    </w:pPr>
  </w:style>
  <w:style w:type="paragraph" w:styleId="TtuloTDC">
    <w:name w:val="TOC Heading"/>
    <w:uiPriority w:val="39"/>
    <w:unhideWhenUsed/>
    <w:rsid w:val="00836A3A"/>
  </w:style>
  <w:style w:type="paragraph" w:styleId="Tabladeilustraciones">
    <w:name w:val="table of figures"/>
    <w:basedOn w:val="Normal1"/>
    <w:next w:val="Normal1"/>
    <w:uiPriority w:val="99"/>
    <w:unhideWhenUsed/>
    <w:rsid w:val="00836A3A"/>
    <w:pPr>
      <w:spacing w:after="0"/>
    </w:pPr>
  </w:style>
  <w:style w:type="character" w:customStyle="1" w:styleId="Ttulo1Car">
    <w:name w:val="Título 1 Car"/>
    <w:basedOn w:val="Fuentedeprrafopredeter"/>
    <w:rsid w:val="00836A3A"/>
    <w:rPr>
      <w:rFonts w:ascii="Arial" w:eastAsia="Times New Roman" w:hAnsi="Arial" w:cs="Times New Roman"/>
      <w:b/>
      <w:sz w:val="20"/>
      <w:szCs w:val="20"/>
      <w:lang w:eastAsia="es-ES"/>
    </w:rPr>
  </w:style>
  <w:style w:type="character" w:customStyle="1" w:styleId="Ttulo3Car">
    <w:name w:val="Título 3 Car"/>
    <w:basedOn w:val="Fuentedeprrafopredeter"/>
    <w:uiPriority w:val="9"/>
    <w:rsid w:val="00836A3A"/>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uiPriority w:val="9"/>
    <w:semiHidden/>
    <w:rsid w:val="00836A3A"/>
    <w:rPr>
      <w:rFonts w:asciiTheme="majorHAnsi" w:eastAsiaTheme="majorEastAsia" w:hAnsiTheme="majorHAnsi" w:cstheme="majorBidi"/>
      <w:i/>
      <w:iCs/>
      <w:color w:val="365F91" w:themeColor="accent1" w:themeShade="BF"/>
    </w:rPr>
  </w:style>
  <w:style w:type="character" w:customStyle="1" w:styleId="Ttulo6Car">
    <w:name w:val="Título 6 Car"/>
    <w:basedOn w:val="Fuentedeprrafopredeter"/>
    <w:uiPriority w:val="9"/>
    <w:rsid w:val="00836A3A"/>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836A3A"/>
    <w:rPr>
      <w:rFonts w:asciiTheme="majorHAnsi" w:eastAsiaTheme="majorEastAsia" w:hAnsiTheme="majorHAnsi" w:cstheme="majorBidi"/>
      <w:i/>
      <w:iCs/>
      <w:color w:val="243F60" w:themeColor="accent1" w:themeShade="7F"/>
    </w:rPr>
  </w:style>
  <w:style w:type="paragraph" w:styleId="Prrafodelista">
    <w:name w:val="List Paragraph"/>
    <w:basedOn w:val="Normal1"/>
    <w:uiPriority w:val="34"/>
    <w:qFormat/>
    <w:rsid w:val="00836A3A"/>
    <w:pPr>
      <w:ind w:left="720"/>
      <w:contextualSpacing/>
    </w:pPr>
  </w:style>
  <w:style w:type="paragraph" w:styleId="Encabezado">
    <w:name w:val="header"/>
    <w:basedOn w:val="Normal1"/>
    <w:link w:val="EncabezadoCar"/>
    <w:uiPriority w:val="99"/>
    <w:unhideWhenUsed/>
    <w:rsid w:val="00836A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6A3A"/>
  </w:style>
  <w:style w:type="paragraph" w:styleId="Piedepgina">
    <w:name w:val="footer"/>
    <w:basedOn w:val="Normal1"/>
    <w:link w:val="PiedepginaCar"/>
    <w:uiPriority w:val="99"/>
    <w:unhideWhenUsed/>
    <w:rsid w:val="00836A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6A3A"/>
  </w:style>
  <w:style w:type="table" w:styleId="Tablaconcuadrcula">
    <w:name w:val="Table Grid"/>
    <w:basedOn w:val="Tablanormal"/>
    <w:uiPriority w:val="59"/>
    <w:rsid w:val="00836A3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1"/>
    <w:next w:val="Normal1"/>
    <w:semiHidden/>
    <w:rsid w:val="00836A3A"/>
    <w:pPr>
      <w:spacing w:after="0" w:line="240" w:lineRule="auto"/>
    </w:pPr>
    <w:rPr>
      <w:rFonts w:ascii="Arial" w:eastAsia="Times New Roman" w:hAnsi="Arial" w:cs="Times New Roman"/>
      <w:sz w:val="20"/>
      <w:szCs w:val="20"/>
    </w:rPr>
  </w:style>
  <w:style w:type="character" w:styleId="Nmerodepgina">
    <w:name w:val="page number"/>
    <w:basedOn w:val="Fuentedeprrafopredeter"/>
    <w:rsid w:val="00836A3A"/>
  </w:style>
  <w:style w:type="paragraph" w:styleId="HTMLconformatoprevio">
    <w:name w:val="HTML Preformatted"/>
    <w:basedOn w:val="Normal1"/>
    <w:link w:val="HTMLconformatoprevioCar"/>
    <w:uiPriority w:val="99"/>
    <w:unhideWhenUsed/>
    <w:rsid w:val="00836A3A"/>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rsid w:val="00836A3A"/>
    <w:rPr>
      <w:rFonts w:ascii="Consolas" w:hAnsi="Consolas" w:cs="Consolas"/>
      <w:sz w:val="20"/>
      <w:szCs w:val="20"/>
    </w:rPr>
  </w:style>
  <w:style w:type="paragraph" w:styleId="Textodeglobo">
    <w:name w:val="Balloon Text"/>
    <w:basedOn w:val="Normal1"/>
    <w:link w:val="TextodegloboCar"/>
    <w:uiPriority w:val="99"/>
    <w:semiHidden/>
    <w:unhideWhenUsed/>
    <w:rsid w:val="00836A3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36A3A"/>
    <w:rPr>
      <w:rFonts w:ascii="Segoe UI" w:hAnsi="Segoe UI" w:cs="Segoe UI"/>
      <w:sz w:val="18"/>
      <w:szCs w:val="18"/>
    </w:rPr>
  </w:style>
  <w:style w:type="table" w:customStyle="1" w:styleId="TableNormal0">
    <w:name w:val="Table Normal"/>
    <w:uiPriority w:val="2"/>
    <w:semiHidden/>
    <w:unhideWhenUsed/>
    <w:qFormat/>
    <w:rsid w:val="00836A3A"/>
    <w:pPr>
      <w:widowControl w:val="0"/>
      <w:spacing w:after="0" w:line="240" w:lineRule="auto"/>
    </w:pPr>
    <w:rPr>
      <w:sz w:val="20"/>
      <w:szCs w:val="20"/>
      <w:lang w:val="en-US"/>
    </w:rPr>
    <w:tblPr>
      <w:tblInd w:w="0" w:type="dxa"/>
      <w:tblCellMar>
        <w:top w:w="0" w:type="dxa"/>
        <w:left w:w="0" w:type="dxa"/>
        <w:bottom w:w="0" w:type="dxa"/>
        <w:right w:w="0" w:type="dxa"/>
      </w:tblCellMar>
    </w:tblPr>
  </w:style>
  <w:style w:type="paragraph" w:customStyle="1" w:styleId="TableParagraph">
    <w:name w:val="Table Paragraph"/>
    <w:basedOn w:val="Normal1"/>
    <w:uiPriority w:val="1"/>
    <w:qFormat/>
    <w:rsid w:val="00836A3A"/>
    <w:pPr>
      <w:widowControl w:val="0"/>
      <w:spacing w:after="0" w:line="240" w:lineRule="auto"/>
    </w:pPr>
    <w:rPr>
      <w:rFonts w:ascii="Arial" w:eastAsia="Arial" w:hAnsi="Arial" w:cs="Arial"/>
      <w:lang w:bidi="es-CL"/>
    </w:rPr>
  </w:style>
  <w:style w:type="paragraph" w:styleId="TDC2">
    <w:name w:val="toc 2"/>
    <w:basedOn w:val="Normal1"/>
    <w:next w:val="Normal1"/>
    <w:uiPriority w:val="39"/>
    <w:semiHidden/>
    <w:unhideWhenUsed/>
    <w:rsid w:val="00836A3A"/>
    <w:pPr>
      <w:spacing w:after="100"/>
      <w:ind w:left="220"/>
    </w:pPr>
  </w:style>
  <w:style w:type="paragraph" w:styleId="TDC3">
    <w:name w:val="toc 3"/>
    <w:basedOn w:val="Normal1"/>
    <w:next w:val="Normal1"/>
    <w:uiPriority w:val="39"/>
    <w:unhideWhenUsed/>
    <w:rsid w:val="00836A3A"/>
    <w:pPr>
      <w:widowControl w:val="0"/>
      <w:tabs>
        <w:tab w:val="left" w:pos="2189"/>
        <w:tab w:val="left" w:leader="dot" w:pos="10634"/>
      </w:tabs>
      <w:spacing w:before="277" w:after="0" w:line="240" w:lineRule="auto"/>
      <w:ind w:left="2188" w:hanging="675"/>
    </w:pPr>
  </w:style>
  <w:style w:type="paragraph" w:styleId="Textoindependiente">
    <w:name w:val="Body Text"/>
    <w:basedOn w:val="Normal1"/>
    <w:link w:val="TextoindependienteCar"/>
    <w:uiPriority w:val="1"/>
    <w:qFormat/>
    <w:rsid w:val="00836A3A"/>
    <w:pPr>
      <w:widowControl w:val="0"/>
      <w:spacing w:after="0" w:line="240" w:lineRule="auto"/>
      <w:ind w:left="1280" w:hanging="428"/>
    </w:pPr>
    <w:rPr>
      <w:rFonts w:ascii="Arial" w:eastAsia="Arial" w:hAnsi="Arial" w:cs="Arial"/>
      <w:sz w:val="24"/>
      <w:szCs w:val="24"/>
      <w:lang w:bidi="es-CL"/>
    </w:rPr>
  </w:style>
  <w:style w:type="character" w:customStyle="1" w:styleId="TextoindependienteCar">
    <w:name w:val="Texto independiente Car"/>
    <w:basedOn w:val="Fuentedeprrafopredeter"/>
    <w:link w:val="Textoindependiente"/>
    <w:uiPriority w:val="1"/>
    <w:rsid w:val="00836A3A"/>
    <w:rPr>
      <w:rFonts w:ascii="Arial" w:eastAsia="Arial" w:hAnsi="Arial" w:cs="Arial"/>
      <w:sz w:val="24"/>
      <w:szCs w:val="24"/>
      <w:lang w:val="es-CL" w:eastAsia="es-CL" w:bidi="es-CL"/>
    </w:rPr>
  </w:style>
  <w:style w:type="character" w:styleId="Hipervnculo">
    <w:name w:val="Hyperlink"/>
    <w:basedOn w:val="Fuentedeprrafopredeter"/>
    <w:uiPriority w:val="99"/>
    <w:unhideWhenUsed/>
    <w:rsid w:val="00836A3A"/>
    <w:rPr>
      <w:color w:val="0563C1"/>
      <w:u w:val="single"/>
    </w:rPr>
  </w:style>
  <w:style w:type="character" w:customStyle="1" w:styleId="A7">
    <w:name w:val="A7"/>
    <w:uiPriority w:val="99"/>
    <w:rsid w:val="00836A3A"/>
    <w:rPr>
      <w:rFonts w:cs="gobCL"/>
      <w:b/>
      <w:bCs/>
      <w:color w:val="000000"/>
      <w:sz w:val="15"/>
      <w:szCs w:val="15"/>
    </w:rPr>
  </w:style>
  <w:style w:type="paragraph" w:styleId="NormalWeb">
    <w:name w:val="Normal (Web)"/>
    <w:basedOn w:val="Normal1"/>
    <w:uiPriority w:val="99"/>
    <w:semiHidden/>
    <w:unhideWhenUsed/>
    <w:rsid w:val="00836A3A"/>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36A3A"/>
    <w:rPr>
      <w:b/>
      <w:bCs/>
    </w:rPr>
  </w:style>
  <w:style w:type="character" w:styleId="Refdecomentario">
    <w:name w:val="annotation reference"/>
    <w:basedOn w:val="Fuentedeprrafopredeter"/>
    <w:uiPriority w:val="99"/>
    <w:semiHidden/>
    <w:unhideWhenUsed/>
    <w:rsid w:val="00836A3A"/>
    <w:rPr>
      <w:sz w:val="16"/>
      <w:szCs w:val="16"/>
    </w:rPr>
  </w:style>
  <w:style w:type="paragraph" w:styleId="Textocomentario">
    <w:name w:val="annotation text"/>
    <w:basedOn w:val="Normal1"/>
    <w:link w:val="TextocomentarioCar"/>
    <w:uiPriority w:val="99"/>
    <w:semiHidden/>
    <w:unhideWhenUsed/>
    <w:rsid w:val="00836A3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36A3A"/>
    <w:rPr>
      <w:sz w:val="20"/>
      <w:szCs w:val="20"/>
    </w:rPr>
  </w:style>
  <w:style w:type="character" w:customStyle="1" w:styleId="TextonotaalfinalCar">
    <w:name w:val="Texto nota al final Car"/>
    <w:basedOn w:val="Fuentedeprrafopredeter"/>
    <w:link w:val="Textonotaalfinal"/>
    <w:uiPriority w:val="99"/>
    <w:semiHidden/>
    <w:rsid w:val="00836A3A"/>
    <w:rPr>
      <w:rFonts w:eastAsiaTheme="minorHAnsi"/>
      <w:sz w:val="20"/>
      <w:szCs w:val="20"/>
      <w:lang w:eastAsia="en-US"/>
    </w:rPr>
  </w:style>
  <w:style w:type="paragraph" w:styleId="Textonotaalfinal">
    <w:name w:val="endnote text"/>
    <w:basedOn w:val="Normal1"/>
    <w:link w:val="TextonotaalfinalCar"/>
    <w:uiPriority w:val="99"/>
    <w:semiHidden/>
    <w:unhideWhenUsed/>
    <w:rsid w:val="00836A3A"/>
    <w:pPr>
      <w:spacing w:after="0" w:line="240" w:lineRule="auto"/>
      <w:ind w:firstLine="709"/>
      <w:jc w:val="both"/>
    </w:pPr>
    <w:rPr>
      <w:rFonts w:eastAsiaTheme="minorHAnsi"/>
      <w:sz w:val="20"/>
      <w:szCs w:val="20"/>
      <w:lang w:eastAsia="en-US"/>
    </w:rPr>
  </w:style>
  <w:style w:type="character" w:customStyle="1" w:styleId="TextonotapieCar">
    <w:name w:val="Texto nota pie Car"/>
    <w:basedOn w:val="Fuentedeprrafopredeter"/>
    <w:link w:val="Textonotapie"/>
    <w:uiPriority w:val="99"/>
    <w:semiHidden/>
    <w:rsid w:val="00836A3A"/>
    <w:rPr>
      <w:rFonts w:eastAsiaTheme="minorHAnsi"/>
      <w:sz w:val="20"/>
      <w:szCs w:val="20"/>
      <w:lang w:eastAsia="en-US"/>
    </w:rPr>
  </w:style>
  <w:style w:type="paragraph" w:styleId="Textonotapie">
    <w:name w:val="footnote text"/>
    <w:basedOn w:val="Normal1"/>
    <w:link w:val="TextonotapieCar"/>
    <w:uiPriority w:val="99"/>
    <w:semiHidden/>
    <w:unhideWhenUsed/>
    <w:rsid w:val="00836A3A"/>
    <w:pPr>
      <w:spacing w:after="0" w:line="240" w:lineRule="auto"/>
      <w:ind w:firstLine="709"/>
      <w:jc w:val="both"/>
    </w:pPr>
    <w:rPr>
      <w:rFonts w:eastAsiaTheme="minorHAnsi"/>
      <w:sz w:val="20"/>
      <w:szCs w:val="20"/>
      <w:lang w:eastAsia="en-US"/>
    </w:rPr>
  </w:style>
  <w:style w:type="paragraph" w:customStyle="1" w:styleId="Default">
    <w:name w:val="Default"/>
    <w:rsid w:val="00836A3A"/>
    <w:pPr>
      <w:spacing w:after="0" w:line="240" w:lineRule="auto"/>
      <w:ind w:firstLine="709"/>
      <w:jc w:val="both"/>
    </w:pPr>
    <w:rPr>
      <w:color w:val="000000"/>
      <w:sz w:val="24"/>
      <w:szCs w:val="24"/>
      <w:lang w:val="es-ES"/>
    </w:rPr>
  </w:style>
  <w:style w:type="character" w:customStyle="1" w:styleId="apple-converted-space">
    <w:name w:val="apple-converted-space"/>
    <w:basedOn w:val="Fuentedeprrafopredeter"/>
    <w:rsid w:val="00836A3A"/>
  </w:style>
  <w:style w:type="paragraph" w:customStyle="1" w:styleId="Pa2">
    <w:name w:val="Pa2"/>
    <w:basedOn w:val="Normal1"/>
    <w:next w:val="Normal1"/>
    <w:uiPriority w:val="99"/>
    <w:rsid w:val="00836A3A"/>
    <w:pPr>
      <w:spacing w:after="0" w:line="241" w:lineRule="atLeast"/>
      <w:ind w:firstLine="709"/>
      <w:jc w:val="both"/>
    </w:pPr>
    <w:rPr>
      <w:rFonts w:ascii="Aeroportal" w:hAnsi="Aeroportal" w:cs="Times New Roman"/>
      <w:sz w:val="24"/>
      <w:szCs w:val="24"/>
      <w:lang w:val="es-ES"/>
    </w:rPr>
  </w:style>
  <w:style w:type="character" w:customStyle="1" w:styleId="A22">
    <w:name w:val="A22"/>
    <w:uiPriority w:val="99"/>
    <w:rsid w:val="00836A3A"/>
    <w:rPr>
      <w:rFonts w:cs="Aeroportal"/>
      <w:color w:val="000000"/>
      <w:sz w:val="30"/>
      <w:szCs w:val="30"/>
    </w:rPr>
  </w:style>
  <w:style w:type="character" w:customStyle="1" w:styleId="A11">
    <w:name w:val="A11"/>
    <w:uiPriority w:val="99"/>
    <w:rsid w:val="00836A3A"/>
    <w:rPr>
      <w:rFonts w:cs="Corbel"/>
      <w:color w:val="000000"/>
      <w:sz w:val="20"/>
      <w:szCs w:val="20"/>
    </w:rPr>
  </w:style>
  <w:style w:type="paragraph" w:customStyle="1" w:styleId="Pa7">
    <w:name w:val="Pa7"/>
    <w:basedOn w:val="Normal1"/>
    <w:next w:val="Normal1"/>
    <w:uiPriority w:val="99"/>
    <w:rsid w:val="00836A3A"/>
    <w:pPr>
      <w:spacing w:after="0" w:line="241" w:lineRule="atLeast"/>
      <w:ind w:firstLine="709"/>
      <w:jc w:val="both"/>
    </w:pPr>
    <w:rPr>
      <w:rFonts w:ascii="Corbel" w:hAnsi="Corbel" w:cs="Times New Roman"/>
      <w:sz w:val="24"/>
      <w:szCs w:val="24"/>
      <w:lang w:val="es-ES"/>
    </w:rPr>
  </w:style>
  <w:style w:type="paragraph" w:styleId="Sinespaciado">
    <w:name w:val="No Spacing"/>
    <w:uiPriority w:val="1"/>
    <w:qFormat/>
    <w:rsid w:val="00836A3A"/>
    <w:pPr>
      <w:spacing w:after="0" w:line="240" w:lineRule="auto"/>
    </w:pPr>
    <w:rPr>
      <w:rFonts w:cs="Times New Roman"/>
      <w:lang w:eastAsia="en-US"/>
    </w:rPr>
  </w:style>
  <w:style w:type="paragraph" w:styleId="Subttulo">
    <w:name w:val="Subtitle"/>
    <w:basedOn w:val="Normal1"/>
    <w:next w:val="Normal1"/>
    <w:rsid w:val="000C4D4F"/>
    <w:pPr>
      <w:spacing w:before="200"/>
    </w:pPr>
    <w:rPr>
      <w:sz w:val="24"/>
      <w:szCs w:val="24"/>
    </w:rPr>
  </w:style>
  <w:style w:type="table" w:customStyle="1" w:styleId="a">
    <w:basedOn w:val="TableNormal0"/>
    <w:rsid w:val="000C4D4F"/>
    <w:tblPr>
      <w:tblStyleRowBandSize w:val="1"/>
      <w:tblStyleColBandSize w:val="1"/>
      <w:tblCellMar>
        <w:left w:w="108" w:type="dxa"/>
        <w:right w:w="108" w:type="dxa"/>
      </w:tblCellMar>
    </w:tblPr>
  </w:style>
  <w:style w:type="table" w:customStyle="1" w:styleId="a0">
    <w:basedOn w:val="TableNormal0"/>
    <w:rsid w:val="000C4D4F"/>
    <w:tblPr>
      <w:tblStyleRowBandSize w:val="1"/>
      <w:tblStyleColBandSize w:val="1"/>
      <w:tblCellMar>
        <w:left w:w="115" w:type="dxa"/>
        <w:right w:w="115" w:type="dxa"/>
      </w:tblCellMar>
    </w:tblPr>
  </w:style>
  <w:style w:type="table" w:customStyle="1" w:styleId="a1">
    <w:basedOn w:val="TableNormal0"/>
    <w:rsid w:val="000C4D4F"/>
    <w:tblPr>
      <w:tblStyleRowBandSize w:val="1"/>
      <w:tblStyleColBandSize w:val="1"/>
      <w:tblCellMar>
        <w:left w:w="115" w:type="dxa"/>
        <w:right w:w="115" w:type="dxa"/>
      </w:tblCellMar>
    </w:tblPr>
  </w:style>
  <w:style w:type="table" w:customStyle="1" w:styleId="a2">
    <w:basedOn w:val="TableNormal0"/>
    <w:rsid w:val="000C4D4F"/>
    <w:tblPr>
      <w:tblStyleRowBandSize w:val="1"/>
      <w:tblStyleColBandSize w:val="1"/>
      <w:tblCellMar>
        <w:left w:w="115" w:type="dxa"/>
        <w:right w:w="115" w:type="dxa"/>
      </w:tblCellMar>
    </w:tblPr>
  </w:style>
  <w:style w:type="table" w:customStyle="1" w:styleId="a3">
    <w:basedOn w:val="TableNormal0"/>
    <w:rsid w:val="000C4D4F"/>
    <w:tblPr>
      <w:tblStyleRowBandSize w:val="1"/>
      <w:tblStyleColBandSize w:val="1"/>
      <w:tblCellMar>
        <w:left w:w="70" w:type="dxa"/>
        <w:right w:w="70" w:type="dxa"/>
      </w:tblCellMar>
    </w:tblPr>
  </w:style>
  <w:style w:type="table" w:customStyle="1" w:styleId="a4">
    <w:basedOn w:val="TableNormal0"/>
    <w:rsid w:val="000C4D4F"/>
    <w:tblPr>
      <w:tblStyleRowBandSize w:val="1"/>
      <w:tblStyleColBandSize w:val="1"/>
      <w:tblCellMar>
        <w:left w:w="70" w:type="dxa"/>
        <w:right w:w="70" w:type="dxa"/>
      </w:tblCellMar>
    </w:tblPr>
  </w:style>
  <w:style w:type="table" w:customStyle="1" w:styleId="a5">
    <w:basedOn w:val="TableNormal0"/>
    <w:rsid w:val="000C4D4F"/>
    <w:tblPr>
      <w:tblStyleRowBandSize w:val="1"/>
      <w:tblStyleColBandSize w:val="1"/>
      <w:tblCellMar>
        <w:left w:w="115" w:type="dxa"/>
        <w:right w:w="115" w:type="dxa"/>
      </w:tblCellMar>
    </w:tblPr>
  </w:style>
  <w:style w:type="table" w:customStyle="1" w:styleId="a6">
    <w:basedOn w:val="TableNormal0"/>
    <w:rsid w:val="000C4D4F"/>
    <w:tblPr>
      <w:tblStyleRowBandSize w:val="1"/>
      <w:tblStyleColBandSize w:val="1"/>
      <w:tblCellMar>
        <w:left w:w="108" w:type="dxa"/>
        <w:right w:w="108" w:type="dxa"/>
      </w:tblCellMar>
    </w:tblPr>
  </w:style>
  <w:style w:type="table" w:customStyle="1" w:styleId="a8">
    <w:basedOn w:val="TableNormal0"/>
    <w:rsid w:val="000C4D4F"/>
    <w:tblPr>
      <w:tblStyleRowBandSize w:val="1"/>
      <w:tblStyleColBandSize w:val="1"/>
      <w:tblCellMar>
        <w:left w:w="108" w:type="dxa"/>
        <w:right w:w="108" w:type="dxa"/>
      </w:tblCellMar>
    </w:tblPr>
  </w:style>
  <w:style w:type="table" w:customStyle="1" w:styleId="a9">
    <w:basedOn w:val="TableNormal0"/>
    <w:rsid w:val="000C4D4F"/>
    <w:tblPr>
      <w:tblStyleRowBandSize w:val="1"/>
      <w:tblStyleColBandSize w:val="1"/>
      <w:tblCellMar>
        <w:left w:w="108" w:type="dxa"/>
        <w:right w:w="108" w:type="dxa"/>
      </w:tblCellMar>
    </w:tblPr>
  </w:style>
  <w:style w:type="table" w:customStyle="1" w:styleId="aa">
    <w:basedOn w:val="TableNormal0"/>
    <w:rsid w:val="000C4D4F"/>
    <w:tblPr>
      <w:tblStyleRowBandSize w:val="1"/>
      <w:tblStyleColBandSize w:val="1"/>
      <w:tblCellMar>
        <w:left w:w="108" w:type="dxa"/>
        <w:right w:w="108" w:type="dxa"/>
      </w:tblCellMar>
    </w:tblPr>
  </w:style>
  <w:style w:type="table" w:customStyle="1" w:styleId="ab">
    <w:basedOn w:val="TableNormal0"/>
    <w:rsid w:val="000C4D4F"/>
    <w:tblPr>
      <w:tblStyleRowBandSize w:val="1"/>
      <w:tblStyleColBandSize w:val="1"/>
      <w:tblCellMar>
        <w:left w:w="115" w:type="dxa"/>
        <w:right w:w="115" w:type="dxa"/>
      </w:tblCellMar>
    </w:tblPr>
  </w:style>
  <w:style w:type="table" w:customStyle="1" w:styleId="ac">
    <w:basedOn w:val="TableNormal0"/>
    <w:rsid w:val="000C4D4F"/>
    <w:tblPr>
      <w:tblStyleRowBandSize w:val="1"/>
      <w:tblStyleColBandSize w:val="1"/>
      <w:tblCellMar>
        <w:left w:w="115" w:type="dxa"/>
        <w:right w:w="115" w:type="dxa"/>
      </w:tblCellMar>
    </w:tblPr>
  </w:style>
  <w:style w:type="table" w:customStyle="1" w:styleId="ad">
    <w:basedOn w:val="TableNormal0"/>
    <w:rsid w:val="000C4D4F"/>
    <w:tblPr>
      <w:tblStyleRowBandSize w:val="1"/>
      <w:tblStyleColBandSize w:val="1"/>
      <w:tblCellMar>
        <w:left w:w="115" w:type="dxa"/>
        <w:right w:w="115" w:type="dxa"/>
      </w:tblCellMar>
    </w:tblPr>
  </w:style>
  <w:style w:type="table" w:customStyle="1" w:styleId="ae">
    <w:basedOn w:val="TableNormal0"/>
    <w:rsid w:val="000C4D4F"/>
    <w:tblPr>
      <w:tblStyleRowBandSize w:val="1"/>
      <w:tblStyleColBandSize w:val="1"/>
      <w:tblCellMar>
        <w:left w:w="115" w:type="dxa"/>
        <w:right w:w="115" w:type="dxa"/>
      </w:tblCellMar>
    </w:tblPr>
  </w:style>
  <w:style w:type="table" w:customStyle="1" w:styleId="af">
    <w:basedOn w:val="TableNormal0"/>
    <w:rsid w:val="000C4D4F"/>
    <w:tblPr>
      <w:tblStyleRowBandSize w:val="1"/>
      <w:tblStyleColBandSize w:val="1"/>
      <w:tblCellMar>
        <w:left w:w="115" w:type="dxa"/>
        <w:right w:w="115" w:type="dxa"/>
      </w:tblCellMar>
    </w:tblPr>
  </w:style>
  <w:style w:type="table" w:customStyle="1" w:styleId="af0">
    <w:basedOn w:val="TableNormal0"/>
    <w:rsid w:val="000C4D4F"/>
    <w:tblPr>
      <w:tblStyleRowBandSize w:val="1"/>
      <w:tblStyleColBandSize w:val="1"/>
      <w:tblCellMar>
        <w:left w:w="115" w:type="dxa"/>
        <w:right w:w="115" w:type="dxa"/>
      </w:tblCellMar>
    </w:tblPr>
  </w:style>
  <w:style w:type="table" w:customStyle="1" w:styleId="af1">
    <w:basedOn w:val="TableNormal0"/>
    <w:rsid w:val="000C4D4F"/>
    <w:tblPr>
      <w:tblStyleRowBandSize w:val="1"/>
      <w:tblStyleColBandSize w:val="1"/>
      <w:tblCellMar>
        <w:left w:w="115" w:type="dxa"/>
        <w:right w:w="115" w:type="dxa"/>
      </w:tblCellMar>
    </w:tblPr>
  </w:style>
  <w:style w:type="table" w:customStyle="1" w:styleId="af2">
    <w:basedOn w:val="TableNormal0"/>
    <w:rsid w:val="000C4D4F"/>
    <w:tblPr>
      <w:tblStyleRowBandSize w:val="1"/>
      <w:tblStyleColBandSize w:val="1"/>
      <w:tblCellMar>
        <w:left w:w="115" w:type="dxa"/>
        <w:right w:w="115" w:type="dxa"/>
      </w:tblCellMar>
    </w:tblPr>
  </w:style>
  <w:style w:type="table" w:customStyle="1" w:styleId="af3">
    <w:basedOn w:val="TableNormal0"/>
    <w:rsid w:val="000C4D4F"/>
    <w:tblPr>
      <w:tblStyleRowBandSize w:val="1"/>
      <w:tblStyleColBandSize w:val="1"/>
      <w:tblCellMar>
        <w:left w:w="108" w:type="dxa"/>
        <w:right w:w="108" w:type="dxa"/>
      </w:tblCellMar>
    </w:tblPr>
  </w:style>
  <w:style w:type="table" w:customStyle="1" w:styleId="af4">
    <w:basedOn w:val="TableNormal0"/>
    <w:rsid w:val="000C4D4F"/>
    <w:tblPr>
      <w:tblStyleRowBandSize w:val="1"/>
      <w:tblStyleColBandSize w:val="1"/>
      <w:tblCellMar>
        <w:left w:w="108" w:type="dxa"/>
        <w:right w:w="108" w:type="dxa"/>
      </w:tblCellMar>
    </w:tblPr>
  </w:style>
  <w:style w:type="table" w:customStyle="1" w:styleId="af5">
    <w:basedOn w:val="TableNormal0"/>
    <w:rsid w:val="000C4D4F"/>
    <w:tblPr>
      <w:tblStyleRowBandSize w:val="1"/>
      <w:tblStyleColBandSize w:val="1"/>
      <w:tblCellMar>
        <w:left w:w="108" w:type="dxa"/>
        <w:right w:w="108" w:type="dxa"/>
      </w:tblCellMar>
    </w:tblPr>
  </w:style>
  <w:style w:type="table" w:customStyle="1" w:styleId="af6">
    <w:basedOn w:val="TableNormal0"/>
    <w:rsid w:val="000C4D4F"/>
    <w:tblPr>
      <w:tblStyleRowBandSize w:val="1"/>
      <w:tblStyleColBandSize w:val="1"/>
      <w:tblCellMar>
        <w:left w:w="108" w:type="dxa"/>
        <w:right w:w="108" w:type="dxa"/>
      </w:tblCellMar>
    </w:tblPr>
  </w:style>
  <w:style w:type="table" w:customStyle="1" w:styleId="af7">
    <w:basedOn w:val="TableNormal0"/>
    <w:rsid w:val="000C4D4F"/>
    <w:tblPr>
      <w:tblStyleRowBandSize w:val="1"/>
      <w:tblStyleColBandSize w:val="1"/>
      <w:tblCellMar>
        <w:left w:w="108" w:type="dxa"/>
        <w:right w:w="108" w:type="dxa"/>
      </w:tblCellMar>
    </w:tblPr>
  </w:style>
  <w:style w:type="table" w:customStyle="1" w:styleId="af8">
    <w:basedOn w:val="TableNormal0"/>
    <w:rsid w:val="000C4D4F"/>
    <w:tblPr>
      <w:tblStyleRowBandSize w:val="1"/>
      <w:tblStyleColBandSize w:val="1"/>
      <w:tblCellMar>
        <w:left w:w="108" w:type="dxa"/>
        <w:right w:w="108" w:type="dxa"/>
      </w:tblCellMar>
    </w:tblPr>
  </w:style>
  <w:style w:type="table" w:customStyle="1" w:styleId="af9">
    <w:basedOn w:val="TableNormal0"/>
    <w:rsid w:val="000C4D4F"/>
    <w:tblPr>
      <w:tblStyleRowBandSize w:val="1"/>
      <w:tblStyleColBandSize w:val="1"/>
    </w:tblPr>
  </w:style>
  <w:style w:type="table" w:customStyle="1" w:styleId="afa">
    <w:basedOn w:val="TableNormal0"/>
    <w:rsid w:val="000C4D4F"/>
    <w:tblPr>
      <w:tblStyleRowBandSize w:val="1"/>
      <w:tblStyleColBandSize w:val="1"/>
      <w:tblCellMar>
        <w:left w:w="115" w:type="dxa"/>
        <w:right w:w="115" w:type="dxa"/>
      </w:tblCellMar>
    </w:tblPr>
  </w:style>
  <w:style w:type="table" w:customStyle="1" w:styleId="afb">
    <w:basedOn w:val="TableNormal0"/>
    <w:rsid w:val="000C4D4F"/>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es.wikipedia.org/wiki/Fotolog" TargetMode="External"/><Relationship Id="rId7" Type="http://schemas.openxmlformats.org/officeDocument/2006/relationships/endnotes" Target="endnotes.xml"/><Relationship Id="rId12" Type="http://schemas.openxmlformats.org/officeDocument/2006/relationships/hyperlink" Target="http://www.mineduc.cl/usuarios/convivencia_escolar/doc/201103050132480.Ley_N_18962_Alumnas_en_situacion_de_embarazo_y_maternidad.pdf" TargetMode="External"/><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mailto:escuelaartesycultura@daem.imo.cl" TargetMode="External"/><Relationship Id="rId28" Type="http://schemas.openxmlformats.org/officeDocument/2006/relationships/header" Target="header3.xml"/><Relationship Id="rId10" Type="http://schemas.openxmlformats.org/officeDocument/2006/relationships/hyperlink" Target="mailto:escuelaartesycultura@daem.imo.cl" TargetMode="Externa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header" Target="header4.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hyperlink" Target="mailto:escuelaartesycultura@daem.imo.cl"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escuelaartesycultura@daem.imo.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_rels/header4.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mf3pQad521coZmz1U0qZSby5A==">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191</Pages>
  <Words>49961</Words>
  <Characters>274788</Characters>
  <Application>Microsoft Office Word</Application>
  <DocSecurity>0</DocSecurity>
  <Lines>2289</Lines>
  <Paragraphs>648</Paragraphs>
  <ScaleCrop>false</ScaleCrop>
  <Company/>
  <LinksUpToDate>false</LinksUpToDate>
  <CharactersWithSpaces>324101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DAEM</dc:creator>
  <cp:lastModifiedBy>Gabriel</cp:lastModifiedBy>
  <cp:revision>2</cp:revision>
  <cp:lastPrinted>2025-07-22T16:25:00Z</cp:lastPrinted>
  <dcterms:created xsi:type="dcterms:W3CDTF">2025-07-22T16:32:00Z</dcterms:created>
  <dcterms:modified xsi:type="dcterms:W3CDTF">2025-07-22T16:32:00Z</dcterms:modified>
</cp:coreProperties>
</file>